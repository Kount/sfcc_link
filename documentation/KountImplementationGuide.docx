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rsidR="00A06C58" w:rsidRDefault="00A06C58">
      <w:pPr>
        <w:widowControl w:val="0"/>
      </w:pPr>
    </w:p>
    <w:p w:rsidR="00A06C58" w:rsidRDefault="00A06C58">
      <w:pPr>
        <w:widowControl w:val="0"/>
      </w:pPr>
    </w:p>
    <w:p w:rsidR="00A06C58" w:rsidRDefault="00A06C58">
      <w:pPr>
        <w:widowControl w:val="0"/>
      </w:pPr>
    </w:p>
    <w:p w:rsidR="00A06C58" w:rsidRDefault="00CA2844">
      <w:pPr>
        <w:widowControl w:val="0"/>
      </w:pPr>
      <w:r>
        <w:rPr>
          <w:noProof/>
        </w:rPr>
        <w:drawing>
          <wp:anchor distT="0" distB="0" distL="0" distR="0" simplePos="0" relativeHeight="3" behindDoc="0" locked="0" layoutInCell="1" allowOverlap="1">
            <wp:simplePos x="0" y="0"/>
            <wp:positionH relativeFrom="column">
              <wp:posOffset>1485900</wp:posOffset>
            </wp:positionH>
            <wp:positionV relativeFrom="paragraph">
              <wp:posOffset>66675</wp:posOffset>
            </wp:positionV>
            <wp:extent cx="2861945" cy="2527300"/>
            <wp:effectExtent l="0" t="0" r="0" b="0"/>
            <wp:wrapSquare wrapText="bothSides"/>
            <wp:docPr id="1"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jpg"/>
                    <pic:cNvPicPr>
                      <a:picLocks noChangeAspect="1" noChangeArrowheads="1"/>
                    </pic:cNvPicPr>
                  </pic:nvPicPr>
                  <pic:blipFill>
                    <a:blip r:embed="rId7"/>
                    <a:stretch>
                      <a:fillRect/>
                    </a:stretch>
                  </pic:blipFill>
                  <pic:spPr bwMode="auto">
                    <a:xfrm>
                      <a:off x="0" y="0"/>
                      <a:ext cx="2861945" cy="2527300"/>
                    </a:xfrm>
                    <a:prstGeom prst="rect">
                      <a:avLst/>
                    </a:prstGeom>
                  </pic:spPr>
                </pic:pic>
              </a:graphicData>
            </a:graphic>
          </wp:anchor>
        </w:drawing>
      </w:r>
    </w:p>
    <w:p w:rsidR="00A06C58" w:rsidRDefault="00A06C58">
      <w:pPr>
        <w:widowControl w:val="0"/>
      </w:pPr>
    </w:p>
    <w:p w:rsidR="00A06C58" w:rsidRDefault="00A06C58">
      <w:pPr>
        <w:widowControl w:val="0"/>
      </w:pPr>
    </w:p>
    <w:p w:rsidR="00A06C58" w:rsidRDefault="00A06C58">
      <w:pPr>
        <w:widowControl w:val="0"/>
      </w:pPr>
    </w:p>
    <w:p w:rsidR="00A06C58" w:rsidRDefault="00A06C58">
      <w:pPr>
        <w:widowControl w:val="0"/>
      </w:pPr>
    </w:p>
    <w:p w:rsidR="00A06C58" w:rsidRDefault="00A06C58">
      <w:pPr>
        <w:widowControl w:val="0"/>
      </w:pPr>
    </w:p>
    <w:p w:rsidR="00A06C58" w:rsidRDefault="00A06C58">
      <w:pPr>
        <w:widowControl w:val="0"/>
      </w:pPr>
    </w:p>
    <w:p w:rsidR="00A06C58" w:rsidRDefault="00A06C58">
      <w:pPr>
        <w:widowControl w:val="0"/>
      </w:pPr>
    </w:p>
    <w:p w:rsidR="00A06C58" w:rsidRDefault="00A06C58">
      <w:pPr>
        <w:widowControl w:val="0"/>
      </w:pPr>
    </w:p>
    <w:p w:rsidR="00A06C58" w:rsidRDefault="00A06C58">
      <w:pPr>
        <w:widowControl w:val="0"/>
        <w:rPr>
          <w:lang w:val="en-US"/>
        </w:rPr>
      </w:pPr>
    </w:p>
    <w:p w:rsidR="00A06C58" w:rsidRDefault="00CA2844">
      <w:pPr>
        <w:spacing w:after="200"/>
        <w:ind w:right="-1187"/>
        <w:jc w:val="center"/>
      </w:pPr>
      <w:r>
        <w:rPr>
          <w:noProof/>
        </w:rPr>
        <w:drawing>
          <wp:inline distT="0" distB="0" distL="0" distR="0">
            <wp:extent cx="3806825" cy="925830"/>
            <wp:effectExtent l="0" t="0" r="0" b="0"/>
            <wp:docPr id="2"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8.png"/>
                    <pic:cNvPicPr>
                      <a:picLocks noChangeAspect="1" noChangeArrowheads="1"/>
                    </pic:cNvPicPr>
                  </pic:nvPicPr>
                  <pic:blipFill>
                    <a:blip r:embed="rId8"/>
                    <a:stretch>
                      <a:fillRect/>
                    </a:stretch>
                  </pic:blipFill>
                  <pic:spPr bwMode="auto">
                    <a:xfrm>
                      <a:off x="0" y="0"/>
                      <a:ext cx="3806825" cy="925830"/>
                    </a:xfrm>
                    <a:prstGeom prst="rect">
                      <a:avLst/>
                    </a:prstGeom>
                  </pic:spPr>
                </pic:pic>
              </a:graphicData>
            </a:graphic>
          </wp:inline>
        </w:drawing>
      </w:r>
    </w:p>
    <w:p w:rsidR="00A06C58" w:rsidRDefault="00A06C58">
      <w:pPr>
        <w:widowControl w:val="0"/>
      </w:pPr>
    </w:p>
    <w:p w:rsidR="00A06C58" w:rsidRDefault="00CA2844">
      <w:pPr>
        <w:widowControl w:val="0"/>
        <w:jc w:val="center"/>
        <w:rPr>
          <w:rFonts w:ascii="Cambria" w:eastAsia="Cambria" w:hAnsi="Cambria" w:cs="Cambria"/>
          <w:b/>
          <w:color w:val="366091"/>
          <w:sz w:val="48"/>
          <w:szCs w:val="48"/>
        </w:rPr>
      </w:pPr>
      <w:r>
        <w:rPr>
          <w:rFonts w:ascii="Cambria" w:eastAsia="Cambria" w:hAnsi="Cambria" w:cs="Cambria"/>
          <w:b/>
          <w:color w:val="366091"/>
          <w:sz w:val="48"/>
          <w:szCs w:val="48"/>
        </w:rPr>
        <w:t>SFCC Implementation Guide</w:t>
      </w:r>
    </w:p>
    <w:p w:rsidR="00A06C58" w:rsidRDefault="00CA2844">
      <w:pPr>
        <w:widowControl w:val="0"/>
        <w:jc w:val="center"/>
        <w:rPr>
          <w:rFonts w:ascii="Cambria" w:eastAsia="Cambria" w:hAnsi="Cambria" w:cs="Cambria"/>
          <w:b/>
          <w:color w:val="366091"/>
          <w:sz w:val="48"/>
          <w:szCs w:val="48"/>
        </w:rPr>
      </w:pPr>
      <w:r>
        <w:rPr>
          <w:rFonts w:ascii="Cambria" w:eastAsia="Cambria" w:hAnsi="Cambria" w:cs="Cambria"/>
          <w:b/>
          <w:color w:val="366091"/>
          <w:sz w:val="48"/>
          <w:szCs w:val="48"/>
        </w:rPr>
        <w:t>(JS Controllers)</w:t>
      </w:r>
    </w:p>
    <w:p w:rsidR="00A06C58" w:rsidRDefault="00A06C58">
      <w:pPr>
        <w:widowControl w:val="0"/>
        <w:jc w:val="center"/>
      </w:pPr>
    </w:p>
    <w:p w:rsidR="00A06C58" w:rsidRDefault="00A06C58">
      <w:pPr>
        <w:widowControl w:val="0"/>
        <w:jc w:val="center"/>
      </w:pPr>
    </w:p>
    <w:p w:rsidR="00A06C58" w:rsidRDefault="00A06C58">
      <w:pPr>
        <w:widowControl w:val="0"/>
        <w:spacing w:after="200"/>
        <w:jc w:val="center"/>
      </w:pPr>
    </w:p>
    <w:tbl>
      <w:tblPr>
        <w:tblW w:w="10282" w:type="dxa"/>
        <w:tblInd w:w="-578" w:type="dxa"/>
        <w:tblCellMar>
          <w:left w:w="103" w:type="dxa"/>
        </w:tblCellMar>
        <w:tblLook w:val="0400" w:firstRow="0" w:lastRow="0" w:firstColumn="0" w:lastColumn="0" w:noHBand="0" w:noVBand="1"/>
      </w:tblPr>
      <w:tblGrid>
        <w:gridCol w:w="10282"/>
      </w:tblGrid>
      <w:tr w:rsidR="00A06C58">
        <w:tc>
          <w:tcPr>
            <w:tcW w:w="10282"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pPr>
            <w:r>
              <w:rPr>
                <w:b/>
              </w:rPr>
              <w:t>Client Success</w:t>
            </w:r>
          </w:p>
        </w:tc>
      </w:tr>
      <w:tr w:rsidR="00A06C58">
        <w:tc>
          <w:tcPr>
            <w:tcW w:w="10282"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pPr>
            <w:r>
              <w:rPr>
                <w:b/>
              </w:rPr>
              <w:t>MM  DD, 2020</w:t>
            </w:r>
          </w:p>
        </w:tc>
      </w:tr>
      <w:tr w:rsidR="00A06C58">
        <w:tc>
          <w:tcPr>
            <w:tcW w:w="10282"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pPr>
            <w:bookmarkStart w:id="0" w:name="_gjdgxs"/>
            <w:bookmarkEnd w:id="0"/>
            <w:r>
              <w:rPr>
                <w:b/>
              </w:rPr>
              <w:t>Version 20.1.0</w:t>
            </w:r>
          </w:p>
          <w:p w:rsidR="00A06C58" w:rsidRDefault="00A06C58">
            <w:pPr>
              <w:widowControl w:val="0"/>
            </w:pPr>
          </w:p>
          <w:p w:rsidR="00A06C58" w:rsidRDefault="00A06C58">
            <w:pPr>
              <w:widowControl w:val="0"/>
            </w:pPr>
          </w:p>
          <w:p w:rsidR="00A06C58" w:rsidRDefault="00CA2844">
            <w:pPr>
              <w:widowControl w:val="0"/>
            </w:pPr>
            <w:r>
              <w:rPr>
                <w:b/>
                <w:sz w:val="20"/>
                <w:szCs w:val="20"/>
              </w:rPr>
              <w:t xml:space="preserve">DISCLAIMER: </w:t>
            </w:r>
            <w:r>
              <w:rPr>
                <w:sz w:val="20"/>
                <w:szCs w:val="20"/>
              </w:rPr>
              <w:t xml:space="preserve">This is an internal document of Kount Inc. Distribution to third parties is unauthorized. Kount Inc. believes this </w:t>
            </w:r>
            <w:r>
              <w:rPr>
                <w:sz w:val="20"/>
                <w:szCs w:val="20"/>
              </w:rPr>
              <w:lastRenderedPageBreak/>
              <w:t>information to be accurate as of the date of publication but makes no guarantees with regard to the information or its accuracy. All information is subject to change without notice. All company and product names used herein are trademarks of their respecti</w:t>
            </w:r>
            <w:r>
              <w:rPr>
                <w:sz w:val="20"/>
                <w:szCs w:val="20"/>
              </w:rPr>
              <w:t>ve owners.</w:t>
            </w:r>
          </w:p>
          <w:p w:rsidR="00A06C58" w:rsidRDefault="00A06C58">
            <w:pPr>
              <w:widowControl w:val="0"/>
            </w:pPr>
          </w:p>
        </w:tc>
      </w:tr>
    </w:tbl>
    <w:p w:rsidR="00A06C58" w:rsidRDefault="00A06C58">
      <w:pPr>
        <w:widowControl w:val="0"/>
        <w:jc w:val="center"/>
      </w:pPr>
    </w:p>
    <w:p w:rsidR="00A06C58" w:rsidRDefault="00CA2844">
      <w:pPr>
        <w:widowControl w:val="0"/>
        <w:jc w:val="center"/>
      </w:pPr>
      <w:r>
        <w:rPr>
          <w:sz w:val="44"/>
          <w:szCs w:val="44"/>
        </w:rPr>
        <w:t>Copyright © 2012-2020</w:t>
      </w:r>
    </w:p>
    <w:p w:rsidR="00A06C58" w:rsidRDefault="00CA2844">
      <w:pPr>
        <w:widowControl w:val="0"/>
        <w:jc w:val="center"/>
      </w:pPr>
      <w:r>
        <w:rPr>
          <w:sz w:val="44"/>
          <w:szCs w:val="44"/>
        </w:rPr>
        <w:t>Kount Inc.</w:t>
      </w:r>
    </w:p>
    <w:p w:rsidR="00A06C58" w:rsidRDefault="00CA2844">
      <w:pPr>
        <w:widowControl w:val="0"/>
        <w:spacing w:after="200"/>
        <w:jc w:val="center"/>
      </w:pPr>
      <w:r>
        <w:rPr>
          <w:sz w:val="44"/>
          <w:szCs w:val="44"/>
        </w:rPr>
        <w:t>All Rights Reserved</w:t>
      </w:r>
    </w:p>
    <w:p w:rsidR="00A06C58" w:rsidRDefault="00A06C58">
      <w:pPr>
        <w:widowControl w:val="0"/>
        <w:spacing w:after="200"/>
        <w:jc w:val="center"/>
      </w:pPr>
    </w:p>
    <w:p w:rsidR="00A06C58" w:rsidRDefault="00A06C58">
      <w:pPr>
        <w:widowControl w:val="0"/>
        <w:spacing w:after="200"/>
        <w:jc w:val="center"/>
      </w:pPr>
    </w:p>
    <w:p w:rsidR="00A06C58" w:rsidRDefault="00A06C58">
      <w:pPr>
        <w:widowControl w:val="0"/>
        <w:spacing w:after="200"/>
        <w:jc w:val="center"/>
      </w:pPr>
    </w:p>
    <w:p w:rsidR="00A06C58" w:rsidRDefault="00A06C58">
      <w:pPr>
        <w:widowControl w:val="0"/>
        <w:spacing w:after="200"/>
        <w:jc w:val="center"/>
      </w:pPr>
    </w:p>
    <w:p w:rsidR="00A06C58" w:rsidRDefault="00A06C58">
      <w:pPr>
        <w:widowControl w:val="0"/>
        <w:spacing w:after="200"/>
        <w:jc w:val="center"/>
      </w:pPr>
    </w:p>
    <w:p w:rsidR="00A06C58" w:rsidRDefault="00A06C58">
      <w:pPr>
        <w:widowControl w:val="0"/>
        <w:spacing w:after="200"/>
        <w:jc w:val="center"/>
      </w:pPr>
    </w:p>
    <w:p w:rsidR="00A06C58" w:rsidRDefault="00CA2844">
      <w:r>
        <w:br w:type="page"/>
      </w:r>
    </w:p>
    <w:p w:rsidR="00A06C58" w:rsidRDefault="00CA2844">
      <w:pPr>
        <w:keepLines/>
        <w:widowControl w:val="0"/>
        <w:spacing w:before="240"/>
      </w:pPr>
      <w:bookmarkStart w:id="1" w:name="_wbzaae4oe05y"/>
      <w:bookmarkEnd w:id="1"/>
      <w:r>
        <w:rPr>
          <w:color w:val="2F5496"/>
          <w:sz w:val="32"/>
          <w:szCs w:val="32"/>
        </w:rPr>
        <w:lastRenderedPageBreak/>
        <w:t>Table of Contents</w:t>
      </w:r>
    </w:p>
    <w:p w:rsidR="00A06C58" w:rsidRDefault="00A06C58">
      <w:pPr>
        <w:sectPr w:rsidR="00A06C58">
          <w:headerReference w:type="even" r:id="rId9"/>
          <w:headerReference w:type="default" r:id="rId10"/>
          <w:footerReference w:type="even" r:id="rId11"/>
          <w:footerReference w:type="default" r:id="rId12"/>
          <w:headerReference w:type="first" r:id="rId13"/>
          <w:footerReference w:type="first" r:id="rId14"/>
          <w:pgSz w:w="11906" w:h="16838"/>
          <w:pgMar w:top="566" w:right="1440" w:bottom="777" w:left="1440" w:header="0" w:footer="720" w:gutter="0"/>
          <w:pgNumType w:start="1"/>
          <w:cols w:space="720"/>
          <w:formProt w:val="0"/>
          <w:titlePg/>
          <w:docGrid w:linePitch="100" w:charSpace="8192"/>
        </w:sectPr>
      </w:pPr>
    </w:p>
    <w:p w:rsidR="00A06C58" w:rsidRDefault="00A06C58">
      <w:pPr>
        <w:widowControl w:val="0"/>
        <w:spacing w:before="240"/>
        <w:rPr>
          <w:color w:val="2F5496"/>
          <w:sz w:val="32"/>
          <w:szCs w:val="32"/>
        </w:rPr>
      </w:pPr>
    </w:p>
    <w:sdt>
      <w:sdtPr>
        <w:id w:val="1442949033"/>
        <w:docPartObj>
          <w:docPartGallery w:val="Table of Contents"/>
          <w:docPartUnique/>
        </w:docPartObj>
      </w:sdtPr>
      <w:sdtEndPr/>
      <w:sdtContent>
        <w:p w:rsidR="00A06C58" w:rsidRDefault="00CA2844">
          <w:pPr>
            <w:pStyle w:val="TOC1"/>
            <w:tabs>
              <w:tab w:val="right" w:pos="9016"/>
            </w:tabs>
            <w:rPr>
              <w:rFonts w:asciiTheme="minorHAnsi" w:eastAsiaTheme="minorEastAsia" w:hAnsiTheme="minorHAnsi" w:cstheme="minorBidi"/>
              <w:lang w:val="sk-SK"/>
            </w:rPr>
          </w:pPr>
          <w:r>
            <w:fldChar w:fldCharType="begin"/>
          </w:r>
          <w:r>
            <w:rPr>
              <w:rStyle w:val="IndexLink"/>
              <w:webHidden/>
            </w:rPr>
            <w:instrText>TOC \z \o "1-9" \u \h</w:instrText>
          </w:r>
          <w:r>
            <w:rPr>
              <w:rStyle w:val="IndexLink"/>
            </w:rPr>
            <w:fldChar w:fldCharType="separate"/>
          </w:r>
          <w:hyperlink w:anchor="_Toc531855250">
            <w:r>
              <w:rPr>
                <w:rStyle w:val="IndexLink"/>
                <w:webHidden/>
              </w:rPr>
              <w:t>Overview</w:t>
            </w:r>
            <w:r>
              <w:rPr>
                <w:webHidden/>
              </w:rPr>
              <w:fldChar w:fldCharType="begin"/>
            </w:r>
            <w:r>
              <w:rPr>
                <w:webHidden/>
              </w:rPr>
              <w:instrText xml:space="preserve">PAGEREF </w:instrText>
            </w:r>
            <w:r>
              <w:rPr>
                <w:webHidden/>
              </w:rPr>
              <w:instrText>_Toc531855250 \h</w:instrText>
            </w:r>
            <w:r>
              <w:rPr>
                <w:webHidden/>
              </w:rPr>
            </w:r>
            <w:r>
              <w:rPr>
                <w:webHidden/>
              </w:rPr>
              <w:fldChar w:fldCharType="separate"/>
            </w:r>
            <w:r>
              <w:rPr>
                <w:rStyle w:val="IndexLink"/>
              </w:rPr>
              <w:tab/>
              <w:t>4</w:t>
            </w:r>
            <w:r>
              <w:rPr>
                <w:webHidden/>
              </w:rPr>
              <w:fldChar w:fldCharType="end"/>
            </w:r>
          </w:hyperlink>
        </w:p>
        <w:p w:rsidR="00A06C58" w:rsidRDefault="00CA2844">
          <w:pPr>
            <w:pStyle w:val="TOC2"/>
            <w:tabs>
              <w:tab w:val="right" w:pos="9016"/>
            </w:tabs>
            <w:rPr>
              <w:rFonts w:asciiTheme="minorHAnsi" w:eastAsiaTheme="minorEastAsia" w:hAnsiTheme="minorHAnsi" w:cstheme="minorBidi"/>
              <w:lang w:val="sk-SK"/>
            </w:rPr>
          </w:pPr>
          <w:hyperlink w:anchor="_Toc531855251">
            <w:r>
              <w:rPr>
                <w:rStyle w:val="IndexLink"/>
                <w:webHidden/>
              </w:rPr>
              <w:t>Summary</w:t>
            </w:r>
            <w:r>
              <w:rPr>
                <w:webHidden/>
              </w:rPr>
              <w:fldChar w:fldCharType="begin"/>
            </w:r>
            <w:r>
              <w:rPr>
                <w:webHidden/>
              </w:rPr>
              <w:instrText>PAGEREF _Toc531855251 \h</w:instrText>
            </w:r>
            <w:r>
              <w:rPr>
                <w:webHidden/>
              </w:rPr>
            </w:r>
            <w:r>
              <w:rPr>
                <w:webHidden/>
              </w:rPr>
              <w:fldChar w:fldCharType="separate"/>
            </w:r>
            <w:r>
              <w:rPr>
                <w:rStyle w:val="IndexLink"/>
              </w:rPr>
              <w:tab/>
              <w:t>5</w:t>
            </w:r>
            <w:r>
              <w:rPr>
                <w:webHidden/>
              </w:rPr>
              <w:fldChar w:fldCharType="end"/>
            </w:r>
          </w:hyperlink>
        </w:p>
        <w:p w:rsidR="00A06C58" w:rsidRDefault="00CA2844">
          <w:pPr>
            <w:pStyle w:val="TOC2"/>
            <w:tabs>
              <w:tab w:val="right" w:pos="9016"/>
            </w:tabs>
            <w:rPr>
              <w:rFonts w:asciiTheme="minorHAnsi" w:eastAsiaTheme="minorEastAsia" w:hAnsiTheme="minorHAnsi" w:cstheme="minorBidi"/>
              <w:lang w:val="sk-SK"/>
            </w:rPr>
          </w:pPr>
          <w:hyperlink w:anchor="_Toc531855252">
            <w:r>
              <w:rPr>
                <w:rStyle w:val="IndexLink"/>
                <w:webHidden/>
              </w:rPr>
              <w:t>Requirements</w:t>
            </w:r>
            <w:r>
              <w:rPr>
                <w:webHidden/>
              </w:rPr>
              <w:fldChar w:fldCharType="begin"/>
            </w:r>
            <w:r>
              <w:rPr>
                <w:webHidden/>
              </w:rPr>
              <w:instrText>PAGEREF _Toc531855252 \h</w:instrText>
            </w:r>
            <w:r>
              <w:rPr>
                <w:webHidden/>
              </w:rPr>
            </w:r>
            <w:r>
              <w:rPr>
                <w:webHidden/>
              </w:rPr>
              <w:fldChar w:fldCharType="separate"/>
            </w:r>
            <w:r>
              <w:rPr>
                <w:rStyle w:val="IndexLink"/>
              </w:rPr>
              <w:tab/>
              <w:t>6</w:t>
            </w:r>
            <w:r>
              <w:rPr>
                <w:webHidden/>
              </w:rPr>
              <w:fldChar w:fldCharType="end"/>
            </w:r>
          </w:hyperlink>
        </w:p>
        <w:p w:rsidR="00A06C58" w:rsidRDefault="00CA2844">
          <w:pPr>
            <w:pStyle w:val="TOC2"/>
            <w:tabs>
              <w:tab w:val="right" w:pos="9016"/>
            </w:tabs>
            <w:rPr>
              <w:rFonts w:asciiTheme="minorHAnsi" w:eastAsiaTheme="minorEastAsia" w:hAnsiTheme="minorHAnsi" w:cstheme="minorBidi"/>
              <w:lang w:val="sk-SK"/>
            </w:rPr>
          </w:pPr>
          <w:hyperlink w:anchor="_Toc531855253">
            <w:r>
              <w:rPr>
                <w:rStyle w:val="IndexLink"/>
                <w:webHidden/>
              </w:rPr>
              <w:t>Functional Ov</w:t>
            </w:r>
            <w:r>
              <w:rPr>
                <w:rStyle w:val="IndexLink"/>
                <w:webHidden/>
              </w:rPr>
              <w:t>erview</w:t>
            </w:r>
            <w:r>
              <w:rPr>
                <w:webHidden/>
              </w:rPr>
              <w:fldChar w:fldCharType="begin"/>
            </w:r>
            <w:r>
              <w:rPr>
                <w:webHidden/>
              </w:rPr>
              <w:instrText>PAGEREF _Toc531855253 \h</w:instrText>
            </w:r>
            <w:r>
              <w:rPr>
                <w:webHidden/>
              </w:rPr>
            </w:r>
            <w:r>
              <w:rPr>
                <w:webHidden/>
              </w:rPr>
              <w:fldChar w:fldCharType="separate"/>
            </w:r>
            <w:r>
              <w:rPr>
                <w:rStyle w:val="IndexLink"/>
              </w:rPr>
              <w:tab/>
              <w:t>6</w:t>
            </w:r>
            <w:r>
              <w:rPr>
                <w:webHidden/>
              </w:rPr>
              <w:fldChar w:fldCharType="end"/>
            </w:r>
          </w:hyperlink>
        </w:p>
        <w:p w:rsidR="00A06C58" w:rsidRDefault="00CA2844">
          <w:pPr>
            <w:pStyle w:val="TOC2"/>
            <w:tabs>
              <w:tab w:val="right" w:pos="9016"/>
            </w:tabs>
            <w:rPr>
              <w:rFonts w:asciiTheme="minorHAnsi" w:eastAsiaTheme="minorEastAsia" w:hAnsiTheme="minorHAnsi" w:cstheme="minorBidi"/>
              <w:lang w:val="sk-SK"/>
            </w:rPr>
          </w:pPr>
          <w:hyperlink w:anchor="_Toc531855254">
            <w:r>
              <w:rPr>
                <w:rStyle w:val="IndexLink"/>
                <w:webHidden/>
              </w:rPr>
              <w:t>Limitations / Constraints</w:t>
            </w:r>
            <w:r>
              <w:rPr>
                <w:webHidden/>
              </w:rPr>
              <w:fldChar w:fldCharType="begin"/>
            </w:r>
            <w:r>
              <w:rPr>
                <w:webHidden/>
              </w:rPr>
              <w:instrText>PAGEREF _Toc531855254 \h</w:instrText>
            </w:r>
            <w:r>
              <w:rPr>
                <w:webHidden/>
              </w:rPr>
            </w:r>
            <w:r>
              <w:rPr>
                <w:webHidden/>
              </w:rPr>
              <w:fldChar w:fldCharType="separate"/>
            </w:r>
            <w:r>
              <w:rPr>
                <w:rStyle w:val="IndexLink"/>
              </w:rPr>
              <w:tab/>
              <w:t>6</w:t>
            </w:r>
            <w:r>
              <w:rPr>
                <w:webHidden/>
              </w:rPr>
              <w:fldChar w:fldCharType="end"/>
            </w:r>
          </w:hyperlink>
        </w:p>
        <w:p w:rsidR="00A06C58" w:rsidRDefault="00CA2844">
          <w:pPr>
            <w:pStyle w:val="TOC2"/>
            <w:tabs>
              <w:tab w:val="right" w:pos="9016"/>
            </w:tabs>
            <w:rPr>
              <w:rFonts w:asciiTheme="minorHAnsi" w:eastAsiaTheme="minorEastAsia" w:hAnsiTheme="minorHAnsi" w:cstheme="minorBidi"/>
              <w:lang w:val="sk-SK"/>
            </w:rPr>
          </w:pPr>
          <w:hyperlink w:anchor="_Toc531855255">
            <w:r>
              <w:rPr>
                <w:rStyle w:val="IndexLink"/>
                <w:webHidden/>
              </w:rPr>
              <w:t>Compatibility</w:t>
            </w:r>
            <w:r>
              <w:rPr>
                <w:webHidden/>
              </w:rPr>
              <w:fldChar w:fldCharType="begin"/>
            </w:r>
            <w:r>
              <w:rPr>
                <w:webHidden/>
              </w:rPr>
              <w:instrText>PAGEREF _Toc531855255 \h</w:instrText>
            </w:r>
            <w:r>
              <w:rPr>
                <w:webHidden/>
              </w:rPr>
            </w:r>
            <w:r>
              <w:rPr>
                <w:webHidden/>
              </w:rPr>
              <w:fldChar w:fldCharType="separate"/>
            </w:r>
            <w:r>
              <w:rPr>
                <w:rStyle w:val="IndexLink"/>
              </w:rPr>
              <w:tab/>
              <w:t>6</w:t>
            </w:r>
            <w:r>
              <w:rPr>
                <w:webHidden/>
              </w:rPr>
              <w:fldChar w:fldCharType="end"/>
            </w:r>
          </w:hyperlink>
        </w:p>
        <w:p w:rsidR="00A06C58" w:rsidRDefault="00CA2844">
          <w:pPr>
            <w:pStyle w:val="TOC2"/>
            <w:tabs>
              <w:tab w:val="right" w:pos="9016"/>
            </w:tabs>
            <w:rPr>
              <w:rFonts w:asciiTheme="minorHAnsi" w:eastAsiaTheme="minorEastAsia" w:hAnsiTheme="minorHAnsi" w:cstheme="minorBidi"/>
              <w:lang w:val="sk-SK"/>
            </w:rPr>
          </w:pPr>
          <w:hyperlink w:anchor="_Toc531855256">
            <w:r>
              <w:rPr>
                <w:rStyle w:val="IndexLink"/>
                <w:webHidden/>
              </w:rPr>
              <w:t>Privacy, Payment</w:t>
            </w:r>
            <w:r>
              <w:rPr>
                <w:webHidden/>
              </w:rPr>
              <w:fldChar w:fldCharType="begin"/>
            </w:r>
            <w:r>
              <w:rPr>
                <w:webHidden/>
              </w:rPr>
              <w:instrText>PAGEREF _Toc531855256 \h</w:instrText>
            </w:r>
            <w:r>
              <w:rPr>
                <w:webHidden/>
              </w:rPr>
            </w:r>
            <w:r>
              <w:rPr>
                <w:webHidden/>
              </w:rPr>
              <w:fldChar w:fldCharType="separate"/>
            </w:r>
            <w:r>
              <w:rPr>
                <w:rStyle w:val="IndexLink"/>
              </w:rPr>
              <w:tab/>
              <w:t>6</w:t>
            </w:r>
            <w:r>
              <w:rPr>
                <w:webHidden/>
              </w:rPr>
              <w:fldChar w:fldCharType="end"/>
            </w:r>
          </w:hyperlink>
        </w:p>
        <w:p w:rsidR="00A06C58" w:rsidRDefault="00CA2844">
          <w:pPr>
            <w:pStyle w:val="TOC1"/>
            <w:tabs>
              <w:tab w:val="right" w:pos="9016"/>
            </w:tabs>
            <w:rPr>
              <w:rFonts w:asciiTheme="minorHAnsi" w:eastAsiaTheme="minorEastAsia" w:hAnsiTheme="minorHAnsi" w:cstheme="minorBidi"/>
              <w:lang w:val="sk-SK"/>
            </w:rPr>
          </w:pPr>
          <w:hyperlink w:anchor="_Toc531855257">
            <w:r>
              <w:rPr>
                <w:rStyle w:val="IndexLink"/>
                <w:webHidden/>
              </w:rPr>
              <w:t>Kount Environments</w:t>
            </w:r>
            <w:r>
              <w:rPr>
                <w:webHidden/>
              </w:rPr>
              <w:fldChar w:fldCharType="begin"/>
            </w:r>
            <w:r>
              <w:rPr>
                <w:webHidden/>
              </w:rPr>
              <w:instrText>PAGEREF _Toc531855257 \h</w:instrText>
            </w:r>
            <w:r>
              <w:rPr>
                <w:webHidden/>
              </w:rPr>
            </w:r>
            <w:r>
              <w:rPr>
                <w:webHidden/>
              </w:rPr>
              <w:fldChar w:fldCharType="separate"/>
            </w:r>
            <w:r>
              <w:rPr>
                <w:rStyle w:val="IndexLink"/>
              </w:rPr>
              <w:tab/>
              <w:t>6</w:t>
            </w:r>
            <w:r>
              <w:rPr>
                <w:webHidden/>
              </w:rPr>
              <w:fldChar w:fldCharType="end"/>
            </w:r>
          </w:hyperlink>
        </w:p>
        <w:p w:rsidR="00A06C58" w:rsidRDefault="00CA2844">
          <w:pPr>
            <w:pStyle w:val="TOC1"/>
            <w:tabs>
              <w:tab w:val="right" w:pos="9016"/>
            </w:tabs>
            <w:rPr>
              <w:rFonts w:asciiTheme="minorHAnsi" w:eastAsiaTheme="minorEastAsia" w:hAnsiTheme="minorHAnsi" w:cstheme="minorBidi"/>
              <w:lang w:val="sk-SK"/>
            </w:rPr>
          </w:pPr>
          <w:hyperlink w:anchor="_Toc531855258">
            <w:r>
              <w:rPr>
                <w:rStyle w:val="IndexLink"/>
                <w:webHidden/>
              </w:rPr>
              <w:t>Integration Certification</w:t>
            </w:r>
            <w:r>
              <w:rPr>
                <w:webHidden/>
              </w:rPr>
              <w:fldChar w:fldCharType="begin"/>
            </w:r>
            <w:r>
              <w:rPr>
                <w:webHidden/>
              </w:rPr>
              <w:instrText>PAGEREF _Toc531855258 \h</w:instrText>
            </w:r>
            <w:r>
              <w:rPr>
                <w:webHidden/>
              </w:rPr>
            </w:r>
            <w:r>
              <w:rPr>
                <w:webHidden/>
              </w:rPr>
              <w:fldChar w:fldCharType="separate"/>
            </w:r>
            <w:r>
              <w:rPr>
                <w:rStyle w:val="IndexLink"/>
              </w:rPr>
              <w:tab/>
              <w:t>8</w:t>
            </w:r>
            <w:r>
              <w:rPr>
                <w:webHidden/>
              </w:rPr>
              <w:fldChar w:fldCharType="end"/>
            </w:r>
          </w:hyperlink>
        </w:p>
        <w:p w:rsidR="00A06C58" w:rsidRDefault="00CA2844">
          <w:pPr>
            <w:pStyle w:val="TOC1"/>
            <w:tabs>
              <w:tab w:val="right" w:pos="9016"/>
            </w:tabs>
            <w:rPr>
              <w:rFonts w:asciiTheme="minorHAnsi" w:eastAsiaTheme="minorEastAsia" w:hAnsiTheme="minorHAnsi" w:cstheme="minorBidi"/>
              <w:lang w:val="sk-SK"/>
            </w:rPr>
          </w:pPr>
          <w:hyperlink w:anchor="_Toc531855259">
            <w:r>
              <w:rPr>
                <w:rStyle w:val="IndexLink"/>
                <w:webHidden/>
              </w:rPr>
              <w:t>Logging</w:t>
            </w:r>
            <w:r>
              <w:rPr>
                <w:webHidden/>
              </w:rPr>
              <w:fldChar w:fldCharType="begin"/>
            </w:r>
            <w:r>
              <w:rPr>
                <w:webHidden/>
              </w:rPr>
              <w:instrText>PAGEREF _Toc531855259 \h</w:instrText>
            </w:r>
            <w:r>
              <w:rPr>
                <w:webHidden/>
              </w:rPr>
            </w:r>
            <w:r>
              <w:rPr>
                <w:webHidden/>
              </w:rPr>
              <w:fldChar w:fldCharType="separate"/>
            </w:r>
            <w:r>
              <w:rPr>
                <w:rStyle w:val="IndexLink"/>
              </w:rPr>
              <w:tab/>
              <w:t>8</w:t>
            </w:r>
            <w:r>
              <w:rPr>
                <w:webHidden/>
              </w:rPr>
              <w:fldChar w:fldCharType="end"/>
            </w:r>
          </w:hyperlink>
        </w:p>
        <w:p w:rsidR="00A06C58" w:rsidRDefault="00CA2844">
          <w:pPr>
            <w:pStyle w:val="TOC1"/>
            <w:tabs>
              <w:tab w:val="right" w:pos="9016"/>
            </w:tabs>
            <w:rPr>
              <w:rFonts w:asciiTheme="minorHAnsi" w:eastAsiaTheme="minorEastAsia" w:hAnsiTheme="minorHAnsi" w:cstheme="minorBidi"/>
              <w:lang w:val="sk-SK"/>
            </w:rPr>
          </w:pPr>
          <w:hyperlink w:anchor="_Toc531855260">
            <w:r>
              <w:rPr>
                <w:rStyle w:val="IndexLink"/>
                <w:webHidden/>
              </w:rPr>
              <w:t>SFCC Workflow</w:t>
            </w:r>
            <w:r>
              <w:rPr>
                <w:webHidden/>
              </w:rPr>
              <w:fldChar w:fldCharType="begin"/>
            </w:r>
            <w:r>
              <w:rPr>
                <w:webHidden/>
              </w:rPr>
              <w:instrText>PAGEREF _Toc531855260 \h</w:instrText>
            </w:r>
            <w:r>
              <w:rPr>
                <w:webHidden/>
              </w:rPr>
            </w:r>
            <w:r>
              <w:rPr>
                <w:webHidden/>
              </w:rPr>
              <w:fldChar w:fldCharType="separate"/>
            </w:r>
            <w:r>
              <w:rPr>
                <w:rStyle w:val="IndexLink"/>
              </w:rPr>
              <w:tab/>
              <w:t>9</w:t>
            </w:r>
            <w:r>
              <w:rPr>
                <w:webHidden/>
              </w:rPr>
              <w:fldChar w:fldCharType="end"/>
            </w:r>
          </w:hyperlink>
        </w:p>
        <w:p w:rsidR="00A06C58" w:rsidRDefault="00CA2844">
          <w:pPr>
            <w:pStyle w:val="TOC1"/>
            <w:tabs>
              <w:tab w:val="right" w:pos="9016"/>
            </w:tabs>
            <w:rPr>
              <w:rFonts w:asciiTheme="minorHAnsi" w:eastAsiaTheme="minorEastAsia" w:hAnsiTheme="minorHAnsi" w:cstheme="minorBidi"/>
              <w:lang w:val="sk-SK"/>
            </w:rPr>
          </w:pPr>
          <w:hyperlink w:anchor="_Toc531855261">
            <w:r>
              <w:rPr>
                <w:rStyle w:val="IndexLink"/>
                <w:webHidden/>
              </w:rPr>
              <w:t>Implementation Setup</w:t>
            </w:r>
            <w:r>
              <w:rPr>
                <w:webHidden/>
              </w:rPr>
              <w:fldChar w:fldCharType="begin"/>
            </w:r>
            <w:r>
              <w:rPr>
                <w:webHidden/>
              </w:rPr>
              <w:instrText>PAGEREF _Toc531855261 \h</w:instrText>
            </w:r>
            <w:r>
              <w:rPr>
                <w:webHidden/>
              </w:rPr>
            </w:r>
            <w:r>
              <w:rPr>
                <w:webHidden/>
              </w:rPr>
              <w:fldChar w:fldCharType="separate"/>
            </w:r>
            <w:r>
              <w:rPr>
                <w:rStyle w:val="IndexLink"/>
              </w:rPr>
              <w:tab/>
              <w:t>10</w:t>
            </w:r>
            <w:r>
              <w:rPr>
                <w:webHidden/>
              </w:rPr>
              <w:fldChar w:fldCharType="end"/>
            </w:r>
          </w:hyperlink>
        </w:p>
        <w:p w:rsidR="00A06C58" w:rsidRDefault="00CA2844">
          <w:pPr>
            <w:pStyle w:val="TOC2"/>
            <w:tabs>
              <w:tab w:val="right" w:pos="9016"/>
            </w:tabs>
            <w:rPr>
              <w:rFonts w:asciiTheme="minorHAnsi" w:eastAsiaTheme="minorEastAsia" w:hAnsiTheme="minorHAnsi" w:cstheme="minorBidi"/>
              <w:lang w:val="sk-SK"/>
            </w:rPr>
          </w:pPr>
          <w:hyperlink w:anchor="_Toc531855262">
            <w:r>
              <w:rPr>
                <w:rStyle w:val="IndexLink"/>
                <w:webHidden/>
              </w:rPr>
              <w:t>Configuration</w:t>
            </w:r>
            <w:r>
              <w:rPr>
                <w:webHidden/>
              </w:rPr>
              <w:fldChar w:fldCharType="begin"/>
            </w:r>
            <w:r>
              <w:rPr>
                <w:webHidden/>
              </w:rPr>
              <w:instrText>PAGEREF _Toc531855262 \h</w:instrText>
            </w:r>
            <w:r>
              <w:rPr>
                <w:webHidden/>
              </w:rPr>
            </w:r>
            <w:r>
              <w:rPr>
                <w:webHidden/>
              </w:rPr>
              <w:fldChar w:fldCharType="separate"/>
            </w:r>
            <w:r>
              <w:rPr>
                <w:rStyle w:val="IndexLink"/>
              </w:rPr>
              <w:tab/>
              <w:t>10</w:t>
            </w:r>
            <w:r>
              <w:rPr>
                <w:webHidden/>
              </w:rPr>
              <w:fldChar w:fldCharType="end"/>
            </w:r>
          </w:hyperlink>
        </w:p>
        <w:p w:rsidR="00A06C58" w:rsidRDefault="00CA2844">
          <w:pPr>
            <w:pStyle w:val="TOC3"/>
            <w:tabs>
              <w:tab w:val="right" w:pos="9016"/>
            </w:tabs>
            <w:rPr>
              <w:rFonts w:asciiTheme="minorHAnsi" w:eastAsiaTheme="minorEastAsia" w:hAnsiTheme="minorHAnsi" w:cstheme="minorBidi"/>
              <w:lang w:val="sk-SK"/>
            </w:rPr>
          </w:pPr>
          <w:hyperlink w:anchor="_Toc531855263">
            <w:r>
              <w:rPr>
                <w:rStyle w:val="IndexLink"/>
                <w:webHidden/>
              </w:rPr>
              <w:t>Step 1 – Site Import</w:t>
            </w:r>
            <w:r>
              <w:rPr>
                <w:webHidden/>
              </w:rPr>
              <w:fldChar w:fldCharType="begin"/>
            </w:r>
            <w:r>
              <w:rPr>
                <w:webHidden/>
              </w:rPr>
              <w:instrText>PAGEREF _Toc531855263 \h</w:instrText>
            </w:r>
            <w:r>
              <w:rPr>
                <w:webHidden/>
              </w:rPr>
            </w:r>
            <w:r>
              <w:rPr>
                <w:webHidden/>
              </w:rPr>
              <w:fldChar w:fldCharType="separate"/>
            </w:r>
            <w:r>
              <w:rPr>
                <w:rStyle w:val="IndexLink"/>
              </w:rPr>
              <w:tab/>
              <w:t>11</w:t>
            </w:r>
            <w:r>
              <w:rPr>
                <w:webHidden/>
              </w:rPr>
              <w:fldChar w:fldCharType="end"/>
            </w:r>
          </w:hyperlink>
        </w:p>
        <w:p w:rsidR="00A06C58" w:rsidRDefault="00CA2844">
          <w:pPr>
            <w:pStyle w:val="TOC3"/>
            <w:tabs>
              <w:tab w:val="right" w:pos="9016"/>
            </w:tabs>
            <w:rPr>
              <w:rFonts w:asciiTheme="minorHAnsi" w:eastAsiaTheme="minorEastAsia" w:hAnsiTheme="minorHAnsi" w:cstheme="minorBidi"/>
              <w:lang w:val="sk-SK"/>
            </w:rPr>
          </w:pPr>
          <w:hyperlink w:anchor="_Toc531855264">
            <w:r>
              <w:rPr>
                <w:rStyle w:val="IndexLink"/>
                <w:webHidden/>
              </w:rPr>
              <w:t>Step 2 - Import Service</w:t>
            </w:r>
            <w:r>
              <w:rPr>
                <w:webHidden/>
              </w:rPr>
              <w:fldChar w:fldCharType="begin"/>
            </w:r>
            <w:r>
              <w:rPr>
                <w:webHidden/>
              </w:rPr>
              <w:instrText>PAGEREF _Toc531855264 \h</w:instrText>
            </w:r>
            <w:r>
              <w:rPr>
                <w:webHidden/>
              </w:rPr>
            </w:r>
            <w:r>
              <w:rPr>
                <w:webHidden/>
              </w:rPr>
              <w:fldChar w:fldCharType="separate"/>
            </w:r>
            <w:r>
              <w:rPr>
                <w:rStyle w:val="IndexLink"/>
              </w:rPr>
              <w:tab/>
              <w:t>13</w:t>
            </w:r>
            <w:r>
              <w:rPr>
                <w:webHidden/>
              </w:rPr>
              <w:fldChar w:fldCharType="end"/>
            </w:r>
          </w:hyperlink>
        </w:p>
        <w:p w:rsidR="00A06C58" w:rsidRDefault="00CA2844">
          <w:pPr>
            <w:pStyle w:val="TOC3"/>
            <w:tabs>
              <w:tab w:val="right" w:pos="9016"/>
            </w:tabs>
            <w:rPr>
              <w:rFonts w:asciiTheme="minorHAnsi" w:eastAsiaTheme="minorEastAsia" w:hAnsiTheme="minorHAnsi" w:cstheme="minorBidi"/>
              <w:lang w:val="sk-SK"/>
            </w:rPr>
          </w:pPr>
          <w:hyperlink w:anchor="_Toc531855265">
            <w:r>
              <w:rPr>
                <w:rStyle w:val="IndexLink"/>
                <w:webHidden/>
              </w:rPr>
              <w:t>S</w:t>
            </w:r>
            <w:r>
              <w:rPr>
                <w:rStyle w:val="IndexLink"/>
                <w:webHidden/>
              </w:rPr>
              <w:t>tep 3 - Kount Site Preferences</w:t>
            </w:r>
            <w:r>
              <w:rPr>
                <w:webHidden/>
              </w:rPr>
              <w:fldChar w:fldCharType="begin"/>
            </w:r>
            <w:r>
              <w:rPr>
                <w:webHidden/>
              </w:rPr>
              <w:instrText>PAGEREF _Toc531855265 \h</w:instrText>
            </w:r>
            <w:r>
              <w:rPr>
                <w:webHidden/>
              </w:rPr>
            </w:r>
            <w:r>
              <w:rPr>
                <w:webHidden/>
              </w:rPr>
              <w:fldChar w:fldCharType="separate"/>
            </w:r>
            <w:r>
              <w:rPr>
                <w:rStyle w:val="IndexLink"/>
              </w:rPr>
              <w:tab/>
              <w:t>14</w:t>
            </w:r>
            <w:r>
              <w:rPr>
                <w:webHidden/>
              </w:rPr>
              <w:fldChar w:fldCharType="end"/>
            </w:r>
          </w:hyperlink>
        </w:p>
        <w:p w:rsidR="00A06C58" w:rsidRDefault="00CA2844">
          <w:pPr>
            <w:pStyle w:val="TOC3"/>
            <w:tabs>
              <w:tab w:val="right" w:pos="9016"/>
            </w:tabs>
            <w:rPr>
              <w:rFonts w:asciiTheme="minorHAnsi" w:eastAsiaTheme="minorEastAsia" w:hAnsiTheme="minorHAnsi" w:cstheme="minorBidi"/>
              <w:lang w:val="sk-SK"/>
            </w:rPr>
          </w:pPr>
          <w:hyperlink w:anchor="_Toc531855266">
            <w:r>
              <w:rPr>
                <w:rStyle w:val="IndexLink"/>
                <w:webHidden/>
              </w:rPr>
              <w:t>Step 4 - Assign Cartridge to Site</w:t>
            </w:r>
            <w:r>
              <w:rPr>
                <w:webHidden/>
              </w:rPr>
              <w:fldChar w:fldCharType="begin"/>
            </w:r>
            <w:r>
              <w:rPr>
                <w:webHidden/>
              </w:rPr>
              <w:instrText>PAGEREF _Toc531855266 \h</w:instrText>
            </w:r>
            <w:r>
              <w:rPr>
                <w:webHidden/>
              </w:rPr>
            </w:r>
            <w:r>
              <w:rPr>
                <w:webHidden/>
              </w:rPr>
              <w:fldChar w:fldCharType="separate"/>
            </w:r>
            <w:r>
              <w:rPr>
                <w:rStyle w:val="IndexLink"/>
              </w:rPr>
              <w:tab/>
              <w:t>18</w:t>
            </w:r>
            <w:r>
              <w:rPr>
                <w:webHidden/>
              </w:rPr>
              <w:fldChar w:fldCharType="end"/>
            </w:r>
          </w:hyperlink>
        </w:p>
        <w:p w:rsidR="00A06C58" w:rsidRDefault="00CA2844">
          <w:pPr>
            <w:pStyle w:val="TOC3"/>
            <w:tabs>
              <w:tab w:val="right" w:pos="9016"/>
            </w:tabs>
            <w:rPr>
              <w:rFonts w:asciiTheme="minorHAnsi" w:eastAsiaTheme="minorEastAsia" w:hAnsiTheme="minorHAnsi" w:cstheme="minorBidi"/>
              <w:lang w:val="sk-SK"/>
            </w:rPr>
          </w:pPr>
          <w:hyperlink w:anchor="_Toc531855267">
            <w:r>
              <w:rPr>
                <w:rStyle w:val="IndexLink"/>
                <w:webHidden/>
              </w:rPr>
              <w:t>Step 5 - Modify Storefront Code (Custom Coding Requirements)</w:t>
            </w:r>
            <w:r>
              <w:rPr>
                <w:webHidden/>
              </w:rPr>
              <w:fldChar w:fldCharType="begin"/>
            </w:r>
            <w:r>
              <w:rPr>
                <w:webHidden/>
              </w:rPr>
              <w:instrText>PAGEREF _Toc531855267 \h</w:instrText>
            </w:r>
            <w:r>
              <w:rPr>
                <w:webHidden/>
              </w:rPr>
            </w:r>
            <w:r>
              <w:rPr>
                <w:webHidden/>
              </w:rPr>
              <w:fldChar w:fldCharType="separate"/>
            </w:r>
            <w:r>
              <w:rPr>
                <w:rStyle w:val="IndexLink"/>
              </w:rPr>
              <w:tab/>
              <w:t>18</w:t>
            </w:r>
            <w:r>
              <w:rPr>
                <w:webHidden/>
              </w:rPr>
              <w:fldChar w:fldCharType="end"/>
            </w:r>
          </w:hyperlink>
        </w:p>
        <w:p w:rsidR="00A06C58" w:rsidRDefault="00CA2844">
          <w:pPr>
            <w:pStyle w:val="TOC3"/>
            <w:tabs>
              <w:tab w:val="right" w:pos="9016"/>
            </w:tabs>
            <w:rPr>
              <w:rFonts w:asciiTheme="minorHAnsi" w:eastAsiaTheme="minorEastAsia" w:hAnsiTheme="minorHAnsi" w:cstheme="minorBidi"/>
              <w:lang w:val="sk-SK"/>
            </w:rPr>
          </w:pPr>
          <w:hyperlink w:anchor="_Toc531855268">
            <w:r>
              <w:rPr>
                <w:rStyle w:val="IndexLink"/>
                <w:webHidden/>
              </w:rPr>
              <w:t>Step 6 -Modify Controllers</w:t>
            </w:r>
            <w:r>
              <w:rPr>
                <w:webHidden/>
              </w:rPr>
              <w:fldChar w:fldCharType="begin"/>
            </w:r>
            <w:r>
              <w:rPr>
                <w:webHidden/>
              </w:rPr>
              <w:instrText>PAGEREF _Toc531855268 \h</w:instrText>
            </w:r>
            <w:r>
              <w:rPr>
                <w:webHidden/>
              </w:rPr>
            </w:r>
            <w:r>
              <w:rPr>
                <w:webHidden/>
              </w:rPr>
              <w:fldChar w:fldCharType="separate"/>
            </w:r>
            <w:r>
              <w:rPr>
                <w:rStyle w:val="IndexLink"/>
              </w:rPr>
              <w:tab/>
              <w:t>21</w:t>
            </w:r>
            <w:r>
              <w:rPr>
                <w:webHidden/>
              </w:rPr>
              <w:fldChar w:fldCharType="end"/>
            </w:r>
          </w:hyperlink>
        </w:p>
        <w:p w:rsidR="00A06C58" w:rsidRDefault="00CA2844">
          <w:pPr>
            <w:pStyle w:val="TOC3"/>
            <w:tabs>
              <w:tab w:val="right" w:pos="9016"/>
            </w:tabs>
            <w:rPr>
              <w:rFonts w:asciiTheme="minorHAnsi" w:eastAsiaTheme="minorEastAsia" w:hAnsiTheme="minorHAnsi" w:cstheme="minorBidi"/>
              <w:lang w:val="sk-SK"/>
            </w:rPr>
          </w:pPr>
          <w:hyperlink w:anchor="_Toc531855269">
            <w:r>
              <w:rPr>
                <w:rStyle w:val="IndexLink"/>
                <w:webHidden/>
              </w:rPr>
              <w:t>Step 7 - Configure the Event Notification Service (Optional)</w:t>
            </w:r>
            <w:r>
              <w:rPr>
                <w:webHidden/>
              </w:rPr>
              <w:fldChar w:fldCharType="begin"/>
            </w:r>
            <w:r>
              <w:rPr>
                <w:webHidden/>
              </w:rPr>
              <w:instrText>PAGEREF _Toc531855269 \h</w:instrText>
            </w:r>
            <w:r>
              <w:rPr>
                <w:webHidden/>
              </w:rPr>
            </w:r>
            <w:r>
              <w:rPr>
                <w:webHidden/>
              </w:rPr>
              <w:fldChar w:fldCharType="separate"/>
            </w:r>
            <w:r>
              <w:rPr>
                <w:rStyle w:val="IndexLink"/>
              </w:rPr>
              <w:tab/>
              <w:t>28</w:t>
            </w:r>
            <w:r>
              <w:rPr>
                <w:webHidden/>
              </w:rPr>
              <w:fldChar w:fldCharType="end"/>
            </w:r>
          </w:hyperlink>
        </w:p>
        <w:p w:rsidR="00A06C58" w:rsidRDefault="00CA2844">
          <w:pPr>
            <w:pStyle w:val="TOC3"/>
            <w:tabs>
              <w:tab w:val="right" w:pos="9016"/>
            </w:tabs>
            <w:rPr>
              <w:rFonts w:asciiTheme="minorHAnsi" w:eastAsiaTheme="minorEastAsia" w:hAnsiTheme="minorHAnsi" w:cstheme="minorBidi"/>
              <w:lang w:val="sk-SK"/>
            </w:rPr>
          </w:pPr>
          <w:hyperlink w:anchor="_Toc531855270">
            <w:r>
              <w:rPr>
                <w:rStyle w:val="IndexLink"/>
                <w:webHidden/>
              </w:rPr>
              <w:t>External Interfaces (Communication between Kount and SFCC)</w:t>
            </w:r>
            <w:r>
              <w:rPr>
                <w:webHidden/>
              </w:rPr>
              <w:fldChar w:fldCharType="begin"/>
            </w:r>
            <w:r>
              <w:rPr>
                <w:webHidden/>
              </w:rPr>
              <w:instrText>PAGEREF _Toc531855270 \h</w:instrText>
            </w:r>
            <w:r>
              <w:rPr>
                <w:webHidden/>
              </w:rPr>
            </w:r>
            <w:r>
              <w:rPr>
                <w:webHidden/>
              </w:rPr>
              <w:fldChar w:fldCharType="separate"/>
            </w:r>
            <w:r>
              <w:rPr>
                <w:rStyle w:val="IndexLink"/>
              </w:rPr>
              <w:tab/>
              <w:t>29</w:t>
            </w:r>
            <w:r>
              <w:rPr>
                <w:webHidden/>
              </w:rPr>
              <w:fldChar w:fldCharType="end"/>
            </w:r>
          </w:hyperlink>
        </w:p>
        <w:p w:rsidR="00A06C58" w:rsidRDefault="00CA2844">
          <w:pPr>
            <w:pStyle w:val="TOC1"/>
            <w:tabs>
              <w:tab w:val="right" w:pos="9016"/>
            </w:tabs>
            <w:rPr>
              <w:rFonts w:asciiTheme="minorHAnsi" w:eastAsiaTheme="minorEastAsia" w:hAnsiTheme="minorHAnsi" w:cstheme="minorBidi"/>
              <w:lang w:val="sk-SK"/>
            </w:rPr>
          </w:pPr>
          <w:hyperlink w:anchor="_Toc531855271">
            <w:r>
              <w:rPr>
                <w:rStyle w:val="IndexLink"/>
                <w:webHidden/>
              </w:rPr>
              <w:t>User Defined Fields Setup and Configuration</w:t>
            </w:r>
            <w:r>
              <w:rPr>
                <w:webHidden/>
              </w:rPr>
              <w:fldChar w:fldCharType="begin"/>
            </w:r>
            <w:r>
              <w:rPr>
                <w:webHidden/>
              </w:rPr>
              <w:instrText>PAGEREF _Toc531855271 \h</w:instrText>
            </w:r>
            <w:r>
              <w:rPr>
                <w:webHidden/>
              </w:rPr>
            </w:r>
            <w:r>
              <w:rPr>
                <w:webHidden/>
              </w:rPr>
              <w:fldChar w:fldCharType="separate"/>
            </w:r>
            <w:r>
              <w:rPr>
                <w:rStyle w:val="IndexLink"/>
              </w:rPr>
              <w:tab/>
              <w:t>30</w:t>
            </w:r>
            <w:r>
              <w:rPr>
                <w:webHidden/>
              </w:rPr>
              <w:fldChar w:fldCharType="end"/>
            </w:r>
          </w:hyperlink>
        </w:p>
        <w:p w:rsidR="00A06C58" w:rsidRDefault="00CA2844">
          <w:pPr>
            <w:pStyle w:val="TOC2"/>
            <w:tabs>
              <w:tab w:val="right" w:pos="9016"/>
            </w:tabs>
            <w:rPr>
              <w:rFonts w:asciiTheme="minorHAnsi" w:eastAsiaTheme="minorEastAsia" w:hAnsiTheme="minorHAnsi" w:cstheme="minorBidi"/>
              <w:lang w:val="sk-SK"/>
            </w:rPr>
          </w:pPr>
          <w:hyperlink w:anchor="_Toc531855272">
            <w:r>
              <w:rPr>
                <w:rStyle w:val="IndexLink"/>
                <w:webHidden/>
              </w:rPr>
              <w:t>Configuration of User Defined Fields (UDFs) within Kount</w:t>
            </w:r>
            <w:r>
              <w:rPr>
                <w:webHidden/>
              </w:rPr>
              <w:fldChar w:fldCharType="begin"/>
            </w:r>
            <w:r>
              <w:rPr>
                <w:webHidden/>
              </w:rPr>
              <w:instrText>PAGEREF _Toc531855272 \h</w:instrText>
            </w:r>
            <w:r>
              <w:rPr>
                <w:webHidden/>
              </w:rPr>
            </w:r>
            <w:r>
              <w:rPr>
                <w:webHidden/>
              </w:rPr>
              <w:fldChar w:fldCharType="separate"/>
            </w:r>
            <w:r>
              <w:rPr>
                <w:rStyle w:val="IndexLink"/>
              </w:rPr>
              <w:tab/>
              <w:t>30</w:t>
            </w:r>
            <w:r>
              <w:rPr>
                <w:webHidden/>
              </w:rPr>
              <w:fldChar w:fldCharType="end"/>
            </w:r>
          </w:hyperlink>
        </w:p>
        <w:p w:rsidR="00A06C58" w:rsidRDefault="00CA2844">
          <w:pPr>
            <w:pStyle w:val="TOC2"/>
            <w:tabs>
              <w:tab w:val="right" w:pos="9016"/>
            </w:tabs>
            <w:rPr>
              <w:rFonts w:asciiTheme="minorHAnsi" w:eastAsiaTheme="minorEastAsia" w:hAnsiTheme="minorHAnsi" w:cstheme="minorBidi"/>
              <w:lang w:val="sk-SK"/>
            </w:rPr>
          </w:pPr>
          <w:hyperlink w:anchor="_Toc531855273">
            <w:r>
              <w:rPr>
                <w:rStyle w:val="IndexLink"/>
                <w:webHidden/>
              </w:rPr>
              <w:t>UDF Settings within SFCC Custom Preferences</w:t>
            </w:r>
            <w:r>
              <w:rPr>
                <w:webHidden/>
              </w:rPr>
              <w:fldChar w:fldCharType="begin"/>
            </w:r>
            <w:r>
              <w:rPr>
                <w:webHidden/>
              </w:rPr>
              <w:instrText>PAGERE</w:instrText>
            </w:r>
            <w:r>
              <w:rPr>
                <w:webHidden/>
              </w:rPr>
              <w:instrText>F _Toc531855273 \h</w:instrText>
            </w:r>
            <w:r>
              <w:rPr>
                <w:webHidden/>
              </w:rPr>
            </w:r>
            <w:r>
              <w:rPr>
                <w:webHidden/>
              </w:rPr>
              <w:fldChar w:fldCharType="separate"/>
            </w:r>
            <w:r>
              <w:rPr>
                <w:rStyle w:val="IndexLink"/>
              </w:rPr>
              <w:tab/>
              <w:t>31</w:t>
            </w:r>
            <w:r>
              <w:rPr>
                <w:webHidden/>
              </w:rPr>
              <w:fldChar w:fldCharType="end"/>
            </w:r>
          </w:hyperlink>
        </w:p>
        <w:p w:rsidR="00A06C58" w:rsidRDefault="00CA2844">
          <w:pPr>
            <w:pStyle w:val="TOC2"/>
            <w:tabs>
              <w:tab w:val="right" w:pos="9016"/>
            </w:tabs>
            <w:rPr>
              <w:rFonts w:asciiTheme="minorHAnsi" w:eastAsiaTheme="minorEastAsia" w:hAnsiTheme="minorHAnsi" w:cstheme="minorBidi"/>
              <w:lang w:val="sk-SK"/>
            </w:rPr>
          </w:pPr>
          <w:hyperlink w:anchor="_Toc531855274">
            <w:r>
              <w:rPr>
                <w:rStyle w:val="IndexLink"/>
                <w:webHidden/>
              </w:rPr>
              <w:t>Modifying UDF map within SFCC</w:t>
            </w:r>
            <w:r>
              <w:rPr>
                <w:webHidden/>
              </w:rPr>
              <w:fldChar w:fldCharType="begin"/>
            </w:r>
            <w:r>
              <w:rPr>
                <w:webHidden/>
              </w:rPr>
              <w:instrText>PAGEREF _Toc531855274 \h</w:instrText>
            </w:r>
            <w:r>
              <w:rPr>
                <w:webHidden/>
              </w:rPr>
            </w:r>
            <w:r>
              <w:rPr>
                <w:webHidden/>
              </w:rPr>
              <w:fldChar w:fldCharType="separate"/>
            </w:r>
            <w:r>
              <w:rPr>
                <w:rStyle w:val="IndexLink"/>
              </w:rPr>
              <w:tab/>
              <w:t>31</w:t>
            </w:r>
            <w:r>
              <w:rPr>
                <w:webHidden/>
              </w:rPr>
              <w:fldChar w:fldCharType="end"/>
            </w:r>
          </w:hyperlink>
        </w:p>
        <w:p w:rsidR="00A06C58" w:rsidRDefault="00CA2844">
          <w:pPr>
            <w:pStyle w:val="TOC1"/>
            <w:tabs>
              <w:tab w:val="right" w:pos="9016"/>
            </w:tabs>
            <w:rPr>
              <w:rFonts w:asciiTheme="minorHAnsi" w:eastAsiaTheme="minorEastAsia" w:hAnsiTheme="minorHAnsi" w:cstheme="minorBidi"/>
              <w:lang w:val="sk-SK"/>
            </w:rPr>
          </w:pPr>
          <w:hyperlink w:anchor="_Toc531855275">
            <w:r>
              <w:rPr>
                <w:rStyle w:val="IndexLink"/>
                <w:webHidden/>
              </w:rPr>
              <w:t>Error Logging and Notifications</w:t>
            </w:r>
            <w:r>
              <w:rPr>
                <w:webHidden/>
              </w:rPr>
              <w:fldChar w:fldCharType="begin"/>
            </w:r>
            <w:r>
              <w:rPr>
                <w:webHidden/>
              </w:rPr>
              <w:instrText>PAGEREF _Toc531855275 \h</w:instrText>
            </w:r>
            <w:r>
              <w:rPr>
                <w:webHidden/>
              </w:rPr>
            </w:r>
            <w:r>
              <w:rPr>
                <w:webHidden/>
              </w:rPr>
              <w:fldChar w:fldCharType="separate"/>
            </w:r>
            <w:r>
              <w:rPr>
                <w:rStyle w:val="IndexLink"/>
              </w:rPr>
              <w:tab/>
              <w:t>33</w:t>
            </w:r>
            <w:r>
              <w:rPr>
                <w:webHidden/>
              </w:rPr>
              <w:fldChar w:fldCharType="end"/>
            </w:r>
          </w:hyperlink>
        </w:p>
        <w:p w:rsidR="00A06C58" w:rsidRDefault="00CA2844">
          <w:pPr>
            <w:pStyle w:val="TOC1"/>
            <w:tabs>
              <w:tab w:val="right" w:pos="9016"/>
            </w:tabs>
            <w:rPr>
              <w:rFonts w:asciiTheme="minorHAnsi" w:eastAsiaTheme="minorEastAsia" w:hAnsiTheme="minorHAnsi" w:cstheme="minorBidi"/>
              <w:lang w:val="sk-SK"/>
            </w:rPr>
          </w:pPr>
          <w:hyperlink w:anchor="_Toc531855276">
            <w:r>
              <w:rPr>
                <w:rStyle w:val="IndexLink"/>
                <w:webHidden/>
              </w:rPr>
              <w:t>Appendix A: Upgrading/Updating the Link Cartridge</w:t>
            </w:r>
            <w:r>
              <w:rPr>
                <w:webHidden/>
              </w:rPr>
              <w:fldChar w:fldCharType="begin"/>
            </w:r>
            <w:r>
              <w:rPr>
                <w:webHidden/>
              </w:rPr>
              <w:instrText xml:space="preserve">PAGEREF </w:instrText>
            </w:r>
            <w:r>
              <w:rPr>
                <w:webHidden/>
              </w:rPr>
              <w:instrText>_Toc531855276 \h</w:instrText>
            </w:r>
            <w:r>
              <w:rPr>
                <w:webHidden/>
              </w:rPr>
            </w:r>
            <w:r>
              <w:rPr>
                <w:webHidden/>
              </w:rPr>
              <w:fldChar w:fldCharType="separate"/>
            </w:r>
            <w:r>
              <w:rPr>
                <w:rStyle w:val="IndexLink"/>
              </w:rPr>
              <w:tab/>
              <w:t>34</w:t>
            </w:r>
            <w:r>
              <w:rPr>
                <w:webHidden/>
              </w:rPr>
              <w:fldChar w:fldCharType="end"/>
            </w:r>
          </w:hyperlink>
        </w:p>
        <w:p w:rsidR="00A06C58" w:rsidRDefault="00CA2844">
          <w:pPr>
            <w:pStyle w:val="TOC1"/>
            <w:tabs>
              <w:tab w:val="right" w:pos="9016"/>
            </w:tabs>
            <w:rPr>
              <w:rFonts w:asciiTheme="minorHAnsi" w:eastAsiaTheme="minorEastAsia" w:hAnsiTheme="minorHAnsi" w:cstheme="minorBidi"/>
              <w:lang w:val="sk-SK"/>
            </w:rPr>
          </w:pPr>
          <w:hyperlink w:anchor="_Toc531855277">
            <w:r>
              <w:rPr>
                <w:rStyle w:val="IndexLink"/>
                <w:webHidden/>
              </w:rPr>
              <w:t>Appendix B: SFCC Order Post-Authorization Workflow</w:t>
            </w:r>
            <w:r>
              <w:rPr>
                <w:webHidden/>
              </w:rPr>
              <w:fldChar w:fldCharType="begin"/>
            </w:r>
            <w:r>
              <w:rPr>
                <w:webHidden/>
              </w:rPr>
              <w:instrText>PAGEREF _Toc531855277 \h</w:instrText>
            </w:r>
            <w:r>
              <w:rPr>
                <w:webHidden/>
              </w:rPr>
            </w:r>
            <w:r>
              <w:rPr>
                <w:webHidden/>
              </w:rPr>
              <w:fldChar w:fldCharType="separate"/>
            </w:r>
            <w:r>
              <w:rPr>
                <w:rStyle w:val="IndexLink"/>
              </w:rPr>
              <w:tab/>
              <w:t>35</w:t>
            </w:r>
            <w:r>
              <w:rPr>
                <w:webHidden/>
              </w:rPr>
              <w:fldChar w:fldCharType="end"/>
            </w:r>
          </w:hyperlink>
        </w:p>
        <w:p w:rsidR="00A06C58" w:rsidRDefault="00CA2844">
          <w:pPr>
            <w:pStyle w:val="TOC2"/>
            <w:tabs>
              <w:tab w:val="right" w:pos="9016"/>
            </w:tabs>
            <w:rPr>
              <w:rFonts w:asciiTheme="minorHAnsi" w:eastAsiaTheme="minorEastAsia" w:hAnsiTheme="minorHAnsi" w:cstheme="minorBidi"/>
              <w:lang w:val="sk-SK"/>
            </w:rPr>
          </w:pPr>
          <w:hyperlink w:anchor="_Toc531855278">
            <w:r>
              <w:rPr>
                <w:rStyle w:val="IndexLink"/>
                <w:webHidden/>
              </w:rPr>
              <w:t>Kount Review/Escalate</w:t>
            </w:r>
            <w:r>
              <w:rPr>
                <w:webHidden/>
              </w:rPr>
              <w:fldChar w:fldCharType="begin"/>
            </w:r>
            <w:r>
              <w:rPr>
                <w:webHidden/>
              </w:rPr>
              <w:instrText>PAGEREF _Toc531855278 \h</w:instrText>
            </w:r>
            <w:r>
              <w:rPr>
                <w:webHidden/>
              </w:rPr>
            </w:r>
            <w:r>
              <w:rPr>
                <w:webHidden/>
              </w:rPr>
              <w:fldChar w:fldCharType="separate"/>
            </w:r>
            <w:r>
              <w:rPr>
                <w:rStyle w:val="IndexLink"/>
              </w:rPr>
              <w:tab/>
              <w:t>36</w:t>
            </w:r>
            <w:r>
              <w:rPr>
                <w:webHidden/>
              </w:rPr>
              <w:fldChar w:fldCharType="end"/>
            </w:r>
          </w:hyperlink>
        </w:p>
        <w:p w:rsidR="00A06C58" w:rsidRDefault="00CA2844">
          <w:pPr>
            <w:pStyle w:val="TOC2"/>
            <w:tabs>
              <w:tab w:val="right" w:pos="9016"/>
            </w:tabs>
            <w:rPr>
              <w:rFonts w:asciiTheme="minorHAnsi" w:eastAsiaTheme="minorEastAsia" w:hAnsiTheme="minorHAnsi" w:cstheme="minorBidi"/>
              <w:lang w:val="sk-SK"/>
            </w:rPr>
          </w:pPr>
          <w:hyperlink w:anchor="_Toc531855279">
            <w:r>
              <w:rPr>
                <w:rStyle w:val="IndexLink"/>
                <w:webHidden/>
              </w:rPr>
              <w:t>Kount Approved</w:t>
            </w:r>
            <w:r>
              <w:rPr>
                <w:webHidden/>
              </w:rPr>
              <w:fldChar w:fldCharType="begin"/>
            </w:r>
            <w:r>
              <w:rPr>
                <w:webHidden/>
              </w:rPr>
              <w:instrText>PAGEREF _Toc531855279 \h</w:instrText>
            </w:r>
            <w:r>
              <w:rPr>
                <w:webHidden/>
              </w:rPr>
            </w:r>
            <w:r>
              <w:rPr>
                <w:webHidden/>
              </w:rPr>
              <w:fldChar w:fldCharType="separate"/>
            </w:r>
            <w:r>
              <w:rPr>
                <w:rStyle w:val="IndexLink"/>
              </w:rPr>
              <w:tab/>
              <w:t>37</w:t>
            </w:r>
            <w:r>
              <w:rPr>
                <w:webHidden/>
              </w:rPr>
              <w:fldChar w:fldCharType="end"/>
            </w:r>
          </w:hyperlink>
        </w:p>
        <w:p w:rsidR="00A06C58" w:rsidRDefault="00CA2844">
          <w:pPr>
            <w:pStyle w:val="TOC2"/>
            <w:tabs>
              <w:tab w:val="right" w:pos="9016"/>
            </w:tabs>
            <w:rPr>
              <w:rFonts w:asciiTheme="minorHAnsi" w:eastAsiaTheme="minorEastAsia" w:hAnsiTheme="minorHAnsi" w:cstheme="minorBidi"/>
              <w:lang w:val="sk-SK"/>
            </w:rPr>
          </w:pPr>
          <w:hyperlink w:anchor="_Toc531855280">
            <w:r>
              <w:rPr>
                <w:rStyle w:val="IndexLink"/>
                <w:webHidden/>
              </w:rPr>
              <w:t>Kount Dec</w:t>
            </w:r>
            <w:r>
              <w:rPr>
                <w:rStyle w:val="IndexLink"/>
                <w:webHidden/>
              </w:rPr>
              <w:t>line</w:t>
            </w:r>
            <w:r>
              <w:rPr>
                <w:webHidden/>
              </w:rPr>
              <w:fldChar w:fldCharType="begin"/>
            </w:r>
            <w:r>
              <w:rPr>
                <w:webHidden/>
              </w:rPr>
              <w:instrText>PAGEREF _Toc531855280 \h</w:instrText>
            </w:r>
            <w:r>
              <w:rPr>
                <w:webHidden/>
              </w:rPr>
            </w:r>
            <w:r>
              <w:rPr>
                <w:webHidden/>
              </w:rPr>
              <w:fldChar w:fldCharType="separate"/>
            </w:r>
            <w:r>
              <w:rPr>
                <w:rStyle w:val="IndexLink"/>
              </w:rPr>
              <w:tab/>
              <w:t>38</w:t>
            </w:r>
            <w:r>
              <w:rPr>
                <w:webHidden/>
              </w:rPr>
              <w:fldChar w:fldCharType="end"/>
            </w:r>
          </w:hyperlink>
        </w:p>
        <w:p w:rsidR="00A06C58" w:rsidRDefault="00CA2844">
          <w:pPr>
            <w:pStyle w:val="TOC1"/>
            <w:tabs>
              <w:tab w:val="right" w:pos="9016"/>
            </w:tabs>
            <w:rPr>
              <w:rFonts w:asciiTheme="minorHAnsi" w:eastAsiaTheme="minorEastAsia" w:hAnsiTheme="minorHAnsi" w:cstheme="minorBidi"/>
              <w:lang w:val="sk-SK"/>
            </w:rPr>
          </w:pPr>
          <w:hyperlink w:anchor="_Toc531855281">
            <w:r>
              <w:rPr>
                <w:rStyle w:val="IndexLink"/>
                <w:webHidden/>
              </w:rPr>
              <w:t>Appendix C: Test Cases</w:t>
            </w:r>
            <w:r>
              <w:rPr>
                <w:webHidden/>
              </w:rPr>
              <w:fldChar w:fldCharType="begin"/>
            </w:r>
            <w:r>
              <w:rPr>
                <w:webHidden/>
              </w:rPr>
              <w:instrText>PAGEREF _Toc531855281 \h</w:instrText>
            </w:r>
            <w:r>
              <w:rPr>
                <w:webHidden/>
              </w:rPr>
            </w:r>
            <w:r>
              <w:rPr>
                <w:webHidden/>
              </w:rPr>
              <w:fldChar w:fldCharType="separate"/>
            </w:r>
            <w:r>
              <w:rPr>
                <w:rStyle w:val="IndexLink"/>
              </w:rPr>
              <w:tab/>
              <w:t>38</w:t>
            </w:r>
            <w:r>
              <w:rPr>
                <w:webHidden/>
              </w:rPr>
              <w:fldChar w:fldCharType="end"/>
            </w:r>
          </w:hyperlink>
        </w:p>
        <w:p w:rsidR="00A06C58" w:rsidRDefault="00CA2844">
          <w:pPr>
            <w:pStyle w:val="TOC2"/>
            <w:tabs>
              <w:tab w:val="right" w:pos="9016"/>
            </w:tabs>
            <w:rPr>
              <w:rFonts w:asciiTheme="minorHAnsi" w:eastAsiaTheme="minorEastAsia" w:hAnsiTheme="minorHAnsi" w:cstheme="minorBidi"/>
              <w:lang w:val="sk-SK"/>
            </w:rPr>
          </w:pPr>
          <w:hyperlink w:anchor="_Toc531855282">
            <w:r>
              <w:rPr>
                <w:rStyle w:val="IndexLink"/>
                <w:webHidden/>
              </w:rPr>
              <w:t>Verifying the Functionality of the Cartridge: Test Cases</w:t>
            </w:r>
            <w:r>
              <w:rPr>
                <w:webHidden/>
              </w:rPr>
              <w:fldChar w:fldCharType="begin"/>
            </w:r>
            <w:r>
              <w:rPr>
                <w:webHidden/>
              </w:rPr>
              <w:instrText>PAGEREF _Toc531855282 \h</w:instrText>
            </w:r>
            <w:r>
              <w:rPr>
                <w:webHidden/>
              </w:rPr>
            </w:r>
            <w:r>
              <w:rPr>
                <w:webHidden/>
              </w:rPr>
              <w:fldChar w:fldCharType="separate"/>
            </w:r>
            <w:r>
              <w:rPr>
                <w:rStyle w:val="IndexLink"/>
              </w:rPr>
              <w:tab/>
              <w:t>38</w:t>
            </w:r>
            <w:r>
              <w:rPr>
                <w:webHidden/>
              </w:rPr>
              <w:fldChar w:fldCharType="end"/>
            </w:r>
          </w:hyperlink>
        </w:p>
        <w:p w:rsidR="00A06C58" w:rsidRDefault="00CA2844">
          <w:pPr>
            <w:pStyle w:val="TOC3"/>
            <w:tabs>
              <w:tab w:val="right" w:pos="9016"/>
            </w:tabs>
            <w:rPr>
              <w:rFonts w:asciiTheme="minorHAnsi" w:eastAsiaTheme="minorEastAsia" w:hAnsiTheme="minorHAnsi" w:cstheme="minorBidi"/>
              <w:lang w:val="sk-SK"/>
            </w:rPr>
          </w:pPr>
          <w:hyperlink w:anchor="_Toc531855283">
            <w:r>
              <w:rPr>
                <w:rStyle w:val="IndexLink"/>
                <w:webHidden/>
              </w:rPr>
              <w:t>Controllers/Pipelines</w:t>
            </w:r>
            <w:r>
              <w:rPr>
                <w:webHidden/>
              </w:rPr>
              <w:fldChar w:fldCharType="begin"/>
            </w:r>
            <w:r>
              <w:rPr>
                <w:webHidden/>
              </w:rPr>
              <w:instrText>PAGEREF _Toc531855283 \h</w:instrText>
            </w:r>
            <w:r>
              <w:rPr>
                <w:webHidden/>
              </w:rPr>
            </w:r>
            <w:r>
              <w:rPr>
                <w:webHidden/>
              </w:rPr>
              <w:fldChar w:fldCharType="separate"/>
            </w:r>
            <w:r>
              <w:rPr>
                <w:rStyle w:val="IndexLink"/>
              </w:rPr>
              <w:tab/>
              <w:t>39</w:t>
            </w:r>
            <w:r>
              <w:rPr>
                <w:webHidden/>
              </w:rPr>
              <w:fldChar w:fldCharType="end"/>
            </w:r>
          </w:hyperlink>
        </w:p>
        <w:p w:rsidR="00A06C58" w:rsidRDefault="00CA2844">
          <w:pPr>
            <w:pStyle w:val="TOC3"/>
            <w:tabs>
              <w:tab w:val="right" w:pos="9016"/>
            </w:tabs>
            <w:rPr>
              <w:rFonts w:asciiTheme="minorHAnsi" w:eastAsiaTheme="minorEastAsia" w:hAnsiTheme="minorHAnsi" w:cstheme="minorBidi"/>
              <w:lang w:val="sk-SK"/>
            </w:rPr>
          </w:pPr>
          <w:hyperlink w:anchor="_Toc531855284">
            <w:r>
              <w:rPr>
                <w:rStyle w:val="IndexLink"/>
                <w:webHidden/>
              </w:rPr>
              <w:t>Requirements for Test Cases:</w:t>
            </w:r>
            <w:r>
              <w:rPr>
                <w:webHidden/>
              </w:rPr>
              <w:fldChar w:fldCharType="begin"/>
            </w:r>
            <w:r>
              <w:rPr>
                <w:webHidden/>
              </w:rPr>
              <w:instrText>PAGEREF _Toc531855284 \h</w:instrText>
            </w:r>
            <w:r>
              <w:rPr>
                <w:webHidden/>
              </w:rPr>
            </w:r>
            <w:r>
              <w:rPr>
                <w:webHidden/>
              </w:rPr>
              <w:fldChar w:fldCharType="separate"/>
            </w:r>
            <w:r>
              <w:rPr>
                <w:rStyle w:val="IndexLink"/>
              </w:rPr>
              <w:tab/>
              <w:t>39</w:t>
            </w:r>
            <w:r>
              <w:rPr>
                <w:webHidden/>
              </w:rPr>
              <w:fldChar w:fldCharType="end"/>
            </w:r>
          </w:hyperlink>
        </w:p>
        <w:p w:rsidR="00A06C58" w:rsidRDefault="00CA2844">
          <w:pPr>
            <w:pStyle w:val="TOC4"/>
            <w:tabs>
              <w:tab w:val="right" w:pos="9016"/>
            </w:tabs>
            <w:rPr>
              <w:rFonts w:asciiTheme="minorHAnsi" w:eastAsiaTheme="minorEastAsia" w:hAnsiTheme="minorHAnsi" w:cstheme="minorBidi"/>
              <w:lang w:val="sk-SK"/>
            </w:rPr>
          </w:pPr>
          <w:hyperlink w:anchor="_Toc531855285">
            <w:r>
              <w:rPr>
                <w:rStyle w:val="IndexLink"/>
                <w:webHidden/>
              </w:rPr>
              <w:t>Prerequisites:</w:t>
            </w:r>
            <w:r>
              <w:rPr>
                <w:webHidden/>
              </w:rPr>
              <w:fldChar w:fldCharType="begin"/>
            </w:r>
            <w:r>
              <w:rPr>
                <w:webHidden/>
              </w:rPr>
              <w:instrText>PAGEREF _Toc531855285 \h</w:instrText>
            </w:r>
            <w:r>
              <w:rPr>
                <w:webHidden/>
              </w:rPr>
            </w:r>
            <w:r>
              <w:rPr>
                <w:webHidden/>
              </w:rPr>
              <w:fldChar w:fldCharType="separate"/>
            </w:r>
            <w:r>
              <w:rPr>
                <w:rStyle w:val="IndexLink"/>
              </w:rPr>
              <w:tab/>
              <w:t>39</w:t>
            </w:r>
            <w:r>
              <w:rPr>
                <w:webHidden/>
              </w:rPr>
              <w:fldChar w:fldCharType="end"/>
            </w:r>
          </w:hyperlink>
        </w:p>
        <w:p w:rsidR="00A06C58" w:rsidRDefault="00CA2844">
          <w:pPr>
            <w:pStyle w:val="TOC5"/>
            <w:tabs>
              <w:tab w:val="right" w:pos="9016"/>
            </w:tabs>
            <w:rPr>
              <w:rFonts w:asciiTheme="minorHAnsi" w:eastAsiaTheme="minorEastAsia" w:hAnsiTheme="minorHAnsi" w:cstheme="minorBidi"/>
              <w:lang w:val="sk-SK"/>
            </w:rPr>
          </w:pPr>
          <w:hyperlink w:anchor="_Toc531855286">
            <w:r>
              <w:rPr>
                <w:rStyle w:val="IndexLink"/>
                <w:webHidden/>
              </w:rPr>
              <w:t>TestCase 1: Verify all fields and choices are present</w:t>
            </w:r>
            <w:r>
              <w:rPr>
                <w:rStyle w:val="IndexLink"/>
                <w:webHidden/>
              </w:rPr>
              <w:t xml:space="preserve"> within the Business Manager (BM) after installing the Kount Link Cartridge</w:t>
            </w:r>
            <w:r>
              <w:rPr>
                <w:webHidden/>
              </w:rPr>
              <w:fldChar w:fldCharType="begin"/>
            </w:r>
            <w:r>
              <w:rPr>
                <w:webHidden/>
              </w:rPr>
              <w:instrText>PAGEREF _Toc531855286 \h</w:instrText>
            </w:r>
            <w:r>
              <w:rPr>
                <w:webHidden/>
              </w:rPr>
            </w:r>
            <w:r>
              <w:rPr>
                <w:webHidden/>
              </w:rPr>
              <w:fldChar w:fldCharType="separate"/>
            </w:r>
            <w:r>
              <w:rPr>
                <w:rStyle w:val="IndexLink"/>
              </w:rPr>
              <w:tab/>
              <w:t>39</w:t>
            </w:r>
            <w:r>
              <w:rPr>
                <w:webHidden/>
              </w:rPr>
              <w:fldChar w:fldCharType="end"/>
            </w:r>
          </w:hyperlink>
        </w:p>
        <w:p w:rsidR="00A06C58" w:rsidRDefault="00CA2844">
          <w:pPr>
            <w:pStyle w:val="TOC5"/>
            <w:tabs>
              <w:tab w:val="right" w:pos="9016"/>
            </w:tabs>
            <w:rPr>
              <w:rFonts w:asciiTheme="minorHAnsi" w:eastAsiaTheme="minorEastAsia" w:hAnsiTheme="minorHAnsi" w:cstheme="minorBidi"/>
              <w:lang w:val="sk-SK"/>
            </w:rPr>
          </w:pPr>
          <w:hyperlink w:anchor="_Toc531855287">
            <w:r>
              <w:rPr>
                <w:rStyle w:val="IndexLink"/>
                <w:webHidden/>
              </w:rPr>
              <w:t>TestCase 2: Verify the Attributes values within t</w:t>
            </w:r>
            <w:r>
              <w:rPr>
                <w:rStyle w:val="IndexLink"/>
                <w:webHidden/>
              </w:rPr>
              <w:t>he Order Attributes tab within the Business Manager (BM).</w:t>
            </w:r>
            <w:r>
              <w:rPr>
                <w:webHidden/>
              </w:rPr>
              <w:fldChar w:fldCharType="begin"/>
            </w:r>
            <w:r>
              <w:rPr>
                <w:webHidden/>
              </w:rPr>
              <w:instrText>PAGEREF _Toc531855287 \h</w:instrText>
            </w:r>
            <w:r>
              <w:rPr>
                <w:webHidden/>
              </w:rPr>
            </w:r>
            <w:r>
              <w:rPr>
                <w:webHidden/>
              </w:rPr>
              <w:fldChar w:fldCharType="separate"/>
            </w:r>
            <w:r>
              <w:rPr>
                <w:rStyle w:val="IndexLink"/>
              </w:rPr>
              <w:tab/>
              <w:t>40</w:t>
            </w:r>
            <w:r>
              <w:rPr>
                <w:webHidden/>
              </w:rPr>
              <w:fldChar w:fldCharType="end"/>
            </w:r>
          </w:hyperlink>
        </w:p>
        <w:p w:rsidR="00A06C58" w:rsidRDefault="00CA2844">
          <w:pPr>
            <w:pStyle w:val="TOC3"/>
            <w:tabs>
              <w:tab w:val="right" w:pos="9016"/>
            </w:tabs>
            <w:rPr>
              <w:rFonts w:asciiTheme="minorHAnsi" w:eastAsiaTheme="minorEastAsia" w:hAnsiTheme="minorHAnsi" w:cstheme="minorBidi"/>
              <w:lang w:val="sk-SK"/>
            </w:rPr>
          </w:pPr>
          <w:hyperlink w:anchor="_Toc531855288">
            <w:r>
              <w:rPr>
                <w:rStyle w:val="IndexLink"/>
                <w:webHidden/>
              </w:rPr>
              <w:t>Part 1.1. Pre authorization</w:t>
            </w:r>
            <w:r>
              <w:rPr>
                <w:webHidden/>
              </w:rPr>
              <w:fldChar w:fldCharType="begin"/>
            </w:r>
            <w:r>
              <w:rPr>
                <w:webHidden/>
              </w:rPr>
              <w:instrText>PAGEREF _Toc531855288 \h</w:instrText>
            </w:r>
            <w:r>
              <w:rPr>
                <w:webHidden/>
              </w:rPr>
            </w:r>
            <w:r>
              <w:rPr>
                <w:webHidden/>
              </w:rPr>
              <w:fldChar w:fldCharType="separate"/>
            </w:r>
            <w:r>
              <w:rPr>
                <w:rStyle w:val="IndexLink"/>
              </w:rPr>
              <w:tab/>
              <w:t>40</w:t>
            </w:r>
            <w:r>
              <w:rPr>
                <w:webHidden/>
              </w:rPr>
              <w:fldChar w:fldCharType="end"/>
            </w:r>
          </w:hyperlink>
        </w:p>
        <w:p w:rsidR="00A06C58" w:rsidRDefault="00CA2844">
          <w:pPr>
            <w:pStyle w:val="TOC4"/>
            <w:tabs>
              <w:tab w:val="right" w:pos="9016"/>
            </w:tabs>
            <w:rPr>
              <w:rFonts w:asciiTheme="minorHAnsi" w:eastAsiaTheme="minorEastAsia" w:hAnsiTheme="minorHAnsi" w:cstheme="minorBidi"/>
              <w:lang w:val="sk-SK"/>
            </w:rPr>
          </w:pPr>
          <w:hyperlink w:anchor="_Toc531855289">
            <w:r>
              <w:rPr>
                <w:rStyle w:val="IndexLink"/>
                <w:webHidden/>
              </w:rPr>
              <w:t>Prerequisites:</w:t>
            </w:r>
            <w:r>
              <w:rPr>
                <w:webHidden/>
              </w:rPr>
              <w:fldChar w:fldCharType="begin"/>
            </w:r>
            <w:r>
              <w:rPr>
                <w:webHidden/>
              </w:rPr>
              <w:instrText>PAGEREF _Toc531855289 \h</w:instrText>
            </w:r>
            <w:r>
              <w:rPr>
                <w:webHidden/>
              </w:rPr>
            </w:r>
            <w:r>
              <w:rPr>
                <w:webHidden/>
              </w:rPr>
              <w:fldChar w:fldCharType="separate"/>
            </w:r>
            <w:r>
              <w:rPr>
                <w:rStyle w:val="IndexLink"/>
              </w:rPr>
              <w:tab/>
              <w:t>40</w:t>
            </w:r>
            <w:r>
              <w:rPr>
                <w:webHidden/>
              </w:rPr>
              <w:fldChar w:fldCharType="end"/>
            </w:r>
          </w:hyperlink>
        </w:p>
        <w:p w:rsidR="00A06C58" w:rsidRDefault="00CA2844">
          <w:pPr>
            <w:pStyle w:val="TOC5"/>
            <w:tabs>
              <w:tab w:val="right" w:pos="9016"/>
            </w:tabs>
            <w:rPr>
              <w:rFonts w:asciiTheme="minorHAnsi" w:eastAsiaTheme="minorEastAsia" w:hAnsiTheme="minorHAnsi" w:cstheme="minorBidi"/>
              <w:lang w:val="sk-SK"/>
            </w:rPr>
          </w:pPr>
          <w:hyperlink w:anchor="_Toc531855290">
            <w:r>
              <w:rPr>
                <w:rStyle w:val="IndexLink"/>
                <w:webHidden/>
              </w:rPr>
              <w:t>Test Case 3: Testing the Functionality of the iFrame</w:t>
            </w:r>
            <w:r>
              <w:rPr>
                <w:webHidden/>
              </w:rPr>
              <w:fldChar w:fldCharType="begin"/>
            </w:r>
            <w:r>
              <w:rPr>
                <w:webHidden/>
              </w:rPr>
              <w:instrText>PAGEREF _Toc531855290 \h</w:instrText>
            </w:r>
            <w:r>
              <w:rPr>
                <w:webHidden/>
              </w:rPr>
            </w:r>
            <w:r>
              <w:rPr>
                <w:webHidden/>
              </w:rPr>
              <w:fldChar w:fldCharType="separate"/>
            </w:r>
            <w:r>
              <w:rPr>
                <w:rStyle w:val="IndexLink"/>
              </w:rPr>
              <w:tab/>
              <w:t>40</w:t>
            </w:r>
            <w:r>
              <w:rPr>
                <w:webHidden/>
              </w:rPr>
              <w:fldChar w:fldCharType="end"/>
            </w:r>
          </w:hyperlink>
        </w:p>
        <w:p w:rsidR="00A06C58" w:rsidRDefault="00CA2844">
          <w:pPr>
            <w:pStyle w:val="TOC5"/>
            <w:tabs>
              <w:tab w:val="right" w:pos="9016"/>
            </w:tabs>
            <w:rPr>
              <w:rFonts w:asciiTheme="minorHAnsi" w:eastAsiaTheme="minorEastAsia" w:hAnsiTheme="minorHAnsi" w:cstheme="minorBidi"/>
              <w:lang w:val="sk-SK"/>
            </w:rPr>
          </w:pPr>
          <w:hyperlink w:anchor="_Toc531855291">
            <w:r>
              <w:rPr>
                <w:rStyle w:val="IndexLink"/>
                <w:webHidden/>
              </w:rPr>
              <w:t>TestCase 4: Verify internal orders do not collect Device Data via the iFrame</w:t>
            </w:r>
            <w:r>
              <w:rPr>
                <w:webHidden/>
              </w:rPr>
              <w:fldChar w:fldCharType="begin"/>
            </w:r>
            <w:r>
              <w:rPr>
                <w:webHidden/>
              </w:rPr>
              <w:instrText>PAGEREF _Toc531855291 \h</w:instrText>
            </w:r>
            <w:r>
              <w:rPr>
                <w:webHidden/>
              </w:rPr>
            </w:r>
            <w:r>
              <w:rPr>
                <w:webHidden/>
              </w:rPr>
              <w:fldChar w:fldCharType="separate"/>
            </w:r>
            <w:r>
              <w:rPr>
                <w:rStyle w:val="IndexLink"/>
              </w:rPr>
              <w:tab/>
              <w:t>40</w:t>
            </w:r>
            <w:r>
              <w:rPr>
                <w:webHidden/>
              </w:rPr>
              <w:fldChar w:fldCharType="end"/>
            </w:r>
          </w:hyperlink>
        </w:p>
        <w:p w:rsidR="00A06C58" w:rsidRDefault="00CA2844">
          <w:pPr>
            <w:pStyle w:val="TOC5"/>
            <w:tabs>
              <w:tab w:val="right" w:pos="9016"/>
            </w:tabs>
            <w:rPr>
              <w:rFonts w:asciiTheme="minorHAnsi" w:eastAsiaTheme="minorEastAsia" w:hAnsiTheme="minorHAnsi" w:cstheme="minorBidi"/>
              <w:lang w:val="sk-SK"/>
            </w:rPr>
          </w:pPr>
          <w:hyperlink w:anchor="_Toc531855292">
            <w:r>
              <w:rPr>
                <w:rStyle w:val="IndexLink"/>
                <w:webHidden/>
              </w:rPr>
              <w:t>TestCase 5: Session</w:t>
            </w:r>
            <w:r>
              <w:rPr>
                <w:rStyle w:val="IndexLink"/>
                <w:webHidden/>
              </w:rPr>
              <w:t xml:space="preserve"> ID values for both iFrame collection and HTTPS RIS post are matching</w:t>
            </w:r>
            <w:r>
              <w:rPr>
                <w:webHidden/>
              </w:rPr>
              <w:fldChar w:fldCharType="begin"/>
            </w:r>
            <w:r>
              <w:rPr>
                <w:webHidden/>
              </w:rPr>
              <w:instrText>PAGEREF _Toc531855292 \h</w:instrText>
            </w:r>
            <w:r>
              <w:rPr>
                <w:webHidden/>
              </w:rPr>
            </w:r>
            <w:r>
              <w:rPr>
                <w:webHidden/>
              </w:rPr>
              <w:fldChar w:fldCharType="separate"/>
            </w:r>
            <w:r>
              <w:rPr>
                <w:rStyle w:val="IndexLink"/>
              </w:rPr>
              <w:tab/>
              <w:t>41</w:t>
            </w:r>
            <w:r>
              <w:rPr>
                <w:webHidden/>
              </w:rPr>
              <w:fldChar w:fldCharType="end"/>
            </w:r>
          </w:hyperlink>
        </w:p>
        <w:p w:rsidR="00A06C58" w:rsidRDefault="00CA2844">
          <w:pPr>
            <w:pStyle w:val="TOC5"/>
            <w:tabs>
              <w:tab w:val="right" w:pos="9016"/>
            </w:tabs>
            <w:rPr>
              <w:rFonts w:asciiTheme="minorHAnsi" w:eastAsiaTheme="minorEastAsia" w:hAnsiTheme="minorHAnsi" w:cstheme="minorBidi"/>
              <w:lang w:val="sk-SK"/>
            </w:rPr>
          </w:pPr>
          <w:hyperlink w:anchor="_Toc531855293">
            <w:r>
              <w:rPr>
                <w:rStyle w:val="IndexLink"/>
                <w:webHidden/>
              </w:rPr>
              <w:t xml:space="preserve">Test Case 6: Send data to Kount. Check that guest user </w:t>
            </w:r>
            <w:r>
              <w:rPr>
                <w:rStyle w:val="IndexLink"/>
                <w:webHidden/>
              </w:rPr>
              <w:t>and order data sent correctly to Kount.</w:t>
            </w:r>
            <w:r>
              <w:rPr>
                <w:webHidden/>
              </w:rPr>
              <w:fldChar w:fldCharType="begin"/>
            </w:r>
            <w:r>
              <w:rPr>
                <w:webHidden/>
              </w:rPr>
              <w:instrText>PAGEREF _Toc531855293 \h</w:instrText>
            </w:r>
            <w:r>
              <w:rPr>
                <w:webHidden/>
              </w:rPr>
            </w:r>
            <w:r>
              <w:rPr>
                <w:webHidden/>
              </w:rPr>
              <w:fldChar w:fldCharType="separate"/>
            </w:r>
            <w:r>
              <w:rPr>
                <w:rStyle w:val="IndexLink"/>
              </w:rPr>
              <w:tab/>
              <w:t>41</w:t>
            </w:r>
            <w:r>
              <w:rPr>
                <w:webHidden/>
              </w:rPr>
              <w:fldChar w:fldCharType="end"/>
            </w:r>
          </w:hyperlink>
        </w:p>
        <w:p w:rsidR="00A06C58" w:rsidRDefault="00CA2844">
          <w:pPr>
            <w:pStyle w:val="TOC5"/>
            <w:tabs>
              <w:tab w:val="right" w:pos="9016"/>
            </w:tabs>
            <w:rPr>
              <w:rFonts w:asciiTheme="minorHAnsi" w:eastAsiaTheme="minorEastAsia" w:hAnsiTheme="minorHAnsi" w:cstheme="minorBidi"/>
              <w:lang w:val="sk-SK"/>
            </w:rPr>
          </w:pPr>
          <w:hyperlink w:anchor="_Toc531855294">
            <w:r>
              <w:rPr>
                <w:rStyle w:val="IndexLink"/>
                <w:webHidden/>
              </w:rPr>
              <w:t>TestCase 7: Send data to Kount. Check that registered user and order data sent correc</w:t>
            </w:r>
            <w:r>
              <w:rPr>
                <w:rStyle w:val="IndexLink"/>
                <w:webHidden/>
              </w:rPr>
              <w:t>tly to Kount.</w:t>
            </w:r>
            <w:r>
              <w:rPr>
                <w:webHidden/>
              </w:rPr>
              <w:fldChar w:fldCharType="begin"/>
            </w:r>
            <w:r>
              <w:rPr>
                <w:webHidden/>
              </w:rPr>
              <w:instrText>PAGEREF _Toc531855294 \h</w:instrText>
            </w:r>
            <w:r>
              <w:rPr>
                <w:webHidden/>
              </w:rPr>
            </w:r>
            <w:r>
              <w:rPr>
                <w:webHidden/>
              </w:rPr>
              <w:fldChar w:fldCharType="separate"/>
            </w:r>
            <w:r>
              <w:rPr>
                <w:rStyle w:val="IndexLink"/>
              </w:rPr>
              <w:tab/>
              <w:t>42</w:t>
            </w:r>
            <w:r>
              <w:rPr>
                <w:webHidden/>
              </w:rPr>
              <w:fldChar w:fldCharType="end"/>
            </w:r>
          </w:hyperlink>
        </w:p>
        <w:p w:rsidR="00A06C58" w:rsidRDefault="00CA2844">
          <w:pPr>
            <w:pStyle w:val="TOC5"/>
            <w:tabs>
              <w:tab w:val="right" w:pos="9016"/>
            </w:tabs>
            <w:rPr>
              <w:rFonts w:asciiTheme="minorHAnsi" w:eastAsiaTheme="minorEastAsia" w:hAnsiTheme="minorHAnsi" w:cstheme="minorBidi"/>
              <w:lang w:val="sk-SK"/>
            </w:rPr>
          </w:pPr>
          <w:hyperlink w:anchor="_Toc531855295">
            <w:r>
              <w:rPr>
                <w:rStyle w:val="IndexLink"/>
                <w:webHidden/>
              </w:rPr>
              <w:t>TestCase 8.: Decline Order. Check that declined order return user to billing page with proper message.</w:t>
            </w:r>
            <w:r>
              <w:rPr>
                <w:webHidden/>
              </w:rPr>
              <w:fldChar w:fldCharType="begin"/>
            </w:r>
            <w:r>
              <w:rPr>
                <w:webHidden/>
              </w:rPr>
              <w:instrText>PAGEREF _</w:instrText>
            </w:r>
            <w:r>
              <w:rPr>
                <w:webHidden/>
              </w:rPr>
              <w:instrText>Toc531855295 \h</w:instrText>
            </w:r>
            <w:r>
              <w:rPr>
                <w:webHidden/>
              </w:rPr>
            </w:r>
            <w:r>
              <w:rPr>
                <w:webHidden/>
              </w:rPr>
              <w:fldChar w:fldCharType="separate"/>
            </w:r>
            <w:r>
              <w:rPr>
                <w:rStyle w:val="IndexLink"/>
              </w:rPr>
              <w:tab/>
              <w:t>42</w:t>
            </w:r>
            <w:r>
              <w:rPr>
                <w:webHidden/>
              </w:rPr>
              <w:fldChar w:fldCharType="end"/>
            </w:r>
          </w:hyperlink>
        </w:p>
        <w:p w:rsidR="00A06C58" w:rsidRDefault="00CA2844">
          <w:pPr>
            <w:pStyle w:val="TOC5"/>
            <w:tabs>
              <w:tab w:val="right" w:pos="9016"/>
            </w:tabs>
            <w:rPr>
              <w:rFonts w:asciiTheme="minorHAnsi" w:eastAsiaTheme="minorEastAsia" w:hAnsiTheme="minorHAnsi" w:cstheme="minorBidi"/>
              <w:lang w:val="sk-SK"/>
            </w:rPr>
          </w:pPr>
          <w:hyperlink w:anchor="_Toc531855296">
            <w:r>
              <w:rPr>
                <w:rStyle w:val="IndexLink"/>
                <w:webHidden/>
              </w:rPr>
              <w:t>TestCase 9: Workflow Reevaluate. Check that order status changed in OMS (BM), when it changed on Kount.</w:t>
            </w:r>
            <w:r>
              <w:rPr>
                <w:webHidden/>
              </w:rPr>
              <w:fldChar w:fldCharType="begin"/>
            </w:r>
            <w:r>
              <w:rPr>
                <w:webHidden/>
              </w:rPr>
              <w:instrText xml:space="preserve">PAGEREF </w:instrText>
            </w:r>
            <w:r>
              <w:rPr>
                <w:webHidden/>
              </w:rPr>
              <w:instrText>_Toc531855296 \h</w:instrText>
            </w:r>
            <w:r>
              <w:rPr>
                <w:webHidden/>
              </w:rPr>
            </w:r>
            <w:r>
              <w:rPr>
                <w:webHidden/>
              </w:rPr>
              <w:fldChar w:fldCharType="separate"/>
            </w:r>
            <w:r>
              <w:rPr>
                <w:rStyle w:val="IndexLink"/>
              </w:rPr>
              <w:tab/>
              <w:t>43</w:t>
            </w:r>
            <w:r>
              <w:rPr>
                <w:webHidden/>
              </w:rPr>
              <w:fldChar w:fldCharType="end"/>
            </w:r>
          </w:hyperlink>
        </w:p>
        <w:p w:rsidR="00A06C58" w:rsidRDefault="00CA2844">
          <w:pPr>
            <w:pStyle w:val="TOC5"/>
            <w:tabs>
              <w:tab w:val="right" w:pos="9016"/>
            </w:tabs>
            <w:rPr>
              <w:rFonts w:asciiTheme="minorHAnsi" w:eastAsiaTheme="minorEastAsia" w:hAnsiTheme="minorHAnsi" w:cstheme="minorBidi"/>
              <w:lang w:val="sk-SK"/>
            </w:rPr>
          </w:pPr>
          <w:hyperlink w:anchor="_Toc531855297">
            <w:r>
              <w:rPr>
                <w:rStyle w:val="IndexLink"/>
                <w:webHidden/>
              </w:rPr>
              <w:t>TestCase 10: Risk Change Score. Check that order risk evaluation changed OMS (BM), when it changed on Kount.</w:t>
            </w:r>
            <w:r>
              <w:rPr>
                <w:webHidden/>
              </w:rPr>
              <w:fldChar w:fldCharType="begin"/>
            </w:r>
            <w:r>
              <w:rPr>
                <w:webHidden/>
              </w:rPr>
              <w:instrText>PAGEREF _Toc531855297 \h</w:instrText>
            </w:r>
            <w:r>
              <w:rPr>
                <w:webHidden/>
              </w:rPr>
            </w:r>
            <w:r>
              <w:rPr>
                <w:webHidden/>
              </w:rPr>
              <w:fldChar w:fldCharType="separate"/>
            </w:r>
            <w:r>
              <w:rPr>
                <w:rStyle w:val="IndexLink"/>
              </w:rPr>
              <w:tab/>
            </w:r>
            <w:r>
              <w:rPr>
                <w:rStyle w:val="IndexLink"/>
              </w:rPr>
              <w:t>43</w:t>
            </w:r>
            <w:r>
              <w:rPr>
                <w:webHidden/>
              </w:rPr>
              <w:fldChar w:fldCharType="end"/>
            </w:r>
          </w:hyperlink>
        </w:p>
        <w:p w:rsidR="00A06C58" w:rsidRDefault="00CA2844">
          <w:pPr>
            <w:pStyle w:val="TOC5"/>
            <w:tabs>
              <w:tab w:val="right" w:pos="9016"/>
            </w:tabs>
            <w:rPr>
              <w:rFonts w:asciiTheme="minorHAnsi" w:eastAsiaTheme="minorEastAsia" w:hAnsiTheme="minorHAnsi" w:cstheme="minorBidi"/>
              <w:lang w:val="sk-SK"/>
            </w:rPr>
          </w:pPr>
          <w:hyperlink w:anchor="_Toc531855298">
            <w:r>
              <w:rPr>
                <w:rStyle w:val="IndexLink"/>
                <w:webHidden/>
              </w:rPr>
              <w:t>TestCase 11. Additional Payment Types verification</w:t>
            </w:r>
            <w:r>
              <w:rPr>
                <w:webHidden/>
              </w:rPr>
              <w:fldChar w:fldCharType="begin"/>
            </w:r>
            <w:r>
              <w:rPr>
                <w:webHidden/>
              </w:rPr>
              <w:instrText>PAGEREF _Toc531855298 \h</w:instrText>
            </w:r>
            <w:r>
              <w:rPr>
                <w:webHidden/>
              </w:rPr>
            </w:r>
            <w:r>
              <w:rPr>
                <w:webHidden/>
              </w:rPr>
              <w:fldChar w:fldCharType="separate"/>
            </w:r>
            <w:r>
              <w:rPr>
                <w:rStyle w:val="IndexLink"/>
              </w:rPr>
              <w:tab/>
              <w:t>44</w:t>
            </w:r>
            <w:r>
              <w:rPr>
                <w:webHidden/>
              </w:rPr>
              <w:fldChar w:fldCharType="end"/>
            </w:r>
          </w:hyperlink>
        </w:p>
        <w:p w:rsidR="00A06C58" w:rsidRDefault="00CA2844">
          <w:pPr>
            <w:pStyle w:val="TOC5"/>
            <w:tabs>
              <w:tab w:val="right" w:pos="9016"/>
            </w:tabs>
            <w:rPr>
              <w:rFonts w:asciiTheme="minorHAnsi" w:eastAsiaTheme="minorEastAsia" w:hAnsiTheme="minorHAnsi" w:cstheme="minorBidi"/>
              <w:lang w:val="sk-SK"/>
            </w:rPr>
          </w:pPr>
          <w:hyperlink w:anchor="_Toc531855299">
            <w:r>
              <w:rPr>
                <w:rStyle w:val="IndexLink"/>
                <w:webHidden/>
              </w:rPr>
              <w:t>TestCase 12. User Defined Fields verification</w:t>
            </w:r>
            <w:r>
              <w:rPr>
                <w:webHidden/>
              </w:rPr>
              <w:fldChar w:fldCharType="begin"/>
            </w:r>
            <w:r>
              <w:rPr>
                <w:webHidden/>
              </w:rPr>
              <w:instrText>PAGEREF _Toc531855299 \h</w:instrText>
            </w:r>
            <w:r>
              <w:rPr>
                <w:webHidden/>
              </w:rPr>
            </w:r>
            <w:r>
              <w:rPr>
                <w:webHidden/>
              </w:rPr>
              <w:fldChar w:fldCharType="separate"/>
            </w:r>
            <w:r>
              <w:rPr>
                <w:rStyle w:val="IndexLink"/>
              </w:rPr>
              <w:tab/>
              <w:t>44</w:t>
            </w:r>
            <w:r>
              <w:rPr>
                <w:webHidden/>
              </w:rPr>
              <w:fldChar w:fldCharType="end"/>
            </w:r>
          </w:hyperlink>
        </w:p>
        <w:p w:rsidR="00A06C58" w:rsidRDefault="00CA2844">
          <w:pPr>
            <w:pStyle w:val="TOC5"/>
            <w:tabs>
              <w:tab w:val="right" w:pos="9016"/>
            </w:tabs>
            <w:rPr>
              <w:rFonts w:asciiTheme="minorHAnsi" w:eastAsiaTheme="minorEastAsia" w:hAnsiTheme="minorHAnsi" w:cstheme="minorBidi"/>
              <w:lang w:val="sk-SK"/>
            </w:rPr>
          </w:pPr>
          <w:hyperlink w:anchor="_Toc531855300">
            <w:r>
              <w:rPr>
                <w:rStyle w:val="IndexLink"/>
                <w:webHidden/>
              </w:rPr>
              <w:t>TestCase 13. Errors logging and email notificat</w:t>
            </w:r>
            <w:r>
              <w:rPr>
                <w:rStyle w:val="IndexLink"/>
                <w:webHidden/>
              </w:rPr>
              <w:t>ion verification</w:t>
            </w:r>
            <w:r>
              <w:rPr>
                <w:webHidden/>
              </w:rPr>
              <w:fldChar w:fldCharType="begin"/>
            </w:r>
            <w:r>
              <w:rPr>
                <w:webHidden/>
              </w:rPr>
              <w:instrText>PAGEREF _Toc531855300 \h</w:instrText>
            </w:r>
            <w:r>
              <w:rPr>
                <w:webHidden/>
              </w:rPr>
            </w:r>
            <w:r>
              <w:rPr>
                <w:webHidden/>
              </w:rPr>
              <w:fldChar w:fldCharType="separate"/>
            </w:r>
            <w:r>
              <w:rPr>
                <w:rStyle w:val="IndexLink"/>
              </w:rPr>
              <w:tab/>
              <w:t>45</w:t>
            </w:r>
            <w:r>
              <w:rPr>
                <w:webHidden/>
              </w:rPr>
              <w:fldChar w:fldCharType="end"/>
            </w:r>
          </w:hyperlink>
        </w:p>
        <w:p w:rsidR="00A06C58" w:rsidRDefault="00CA2844">
          <w:pPr>
            <w:pStyle w:val="TOC5"/>
            <w:tabs>
              <w:tab w:val="right" w:pos="9016"/>
            </w:tabs>
            <w:rPr>
              <w:rFonts w:asciiTheme="minorHAnsi" w:eastAsiaTheme="minorEastAsia" w:hAnsiTheme="minorHAnsi" w:cstheme="minorBidi"/>
              <w:lang w:val="sk-SK"/>
            </w:rPr>
          </w:pPr>
          <w:hyperlink w:anchor="_Toc531855301">
            <w:r>
              <w:rPr>
                <w:rStyle w:val="IndexLink"/>
                <w:webHidden/>
              </w:rPr>
              <w:t>TestCase 14: Risk Change Score. Check that email with old and new Evaluation data receiving, when Risk and Re</w:t>
            </w:r>
            <w:r>
              <w:rPr>
                <w:rStyle w:val="IndexLink"/>
                <w:webHidden/>
              </w:rPr>
              <w:t>evaluation events changed.</w:t>
            </w:r>
            <w:r>
              <w:rPr>
                <w:webHidden/>
              </w:rPr>
              <w:fldChar w:fldCharType="begin"/>
            </w:r>
            <w:r>
              <w:rPr>
                <w:webHidden/>
              </w:rPr>
              <w:instrText>PAGEREF _Toc531855301 \h</w:instrText>
            </w:r>
            <w:r>
              <w:rPr>
                <w:webHidden/>
              </w:rPr>
            </w:r>
            <w:r>
              <w:rPr>
                <w:webHidden/>
              </w:rPr>
              <w:fldChar w:fldCharType="separate"/>
            </w:r>
            <w:r>
              <w:rPr>
                <w:rStyle w:val="IndexLink"/>
              </w:rPr>
              <w:tab/>
              <w:t>46</w:t>
            </w:r>
            <w:r>
              <w:rPr>
                <w:webHidden/>
              </w:rPr>
              <w:fldChar w:fldCharType="end"/>
            </w:r>
          </w:hyperlink>
        </w:p>
        <w:p w:rsidR="00A06C58" w:rsidRDefault="00CA2844">
          <w:pPr>
            <w:pStyle w:val="TOC4"/>
            <w:tabs>
              <w:tab w:val="right" w:pos="9016"/>
            </w:tabs>
            <w:rPr>
              <w:rFonts w:asciiTheme="minorHAnsi" w:eastAsiaTheme="minorEastAsia" w:hAnsiTheme="minorHAnsi" w:cstheme="minorBidi"/>
              <w:lang w:val="sk-SK"/>
            </w:rPr>
          </w:pPr>
          <w:hyperlink w:anchor="_Toc531855302">
            <w:r>
              <w:rPr>
                <w:rStyle w:val="IndexLink"/>
                <w:webHidden/>
              </w:rPr>
              <w:t>Prerequisites:</w:t>
            </w:r>
            <w:r>
              <w:rPr>
                <w:webHidden/>
              </w:rPr>
              <w:fldChar w:fldCharType="begin"/>
            </w:r>
            <w:r>
              <w:rPr>
                <w:webHidden/>
              </w:rPr>
              <w:instrText>PAGEREF _Toc531855302 \h</w:instrText>
            </w:r>
            <w:r>
              <w:rPr>
                <w:webHidden/>
              </w:rPr>
            </w:r>
            <w:r>
              <w:rPr>
                <w:webHidden/>
              </w:rPr>
              <w:fldChar w:fldCharType="separate"/>
            </w:r>
            <w:r>
              <w:rPr>
                <w:rStyle w:val="IndexLink"/>
              </w:rPr>
              <w:tab/>
              <w:t>46</w:t>
            </w:r>
            <w:r>
              <w:rPr>
                <w:webHidden/>
              </w:rPr>
              <w:fldChar w:fldCharType="end"/>
            </w:r>
          </w:hyperlink>
        </w:p>
        <w:p w:rsidR="00A06C58" w:rsidRDefault="00CA2844">
          <w:pPr>
            <w:pStyle w:val="TOC5"/>
            <w:tabs>
              <w:tab w:val="right" w:pos="9016"/>
            </w:tabs>
            <w:rPr>
              <w:rFonts w:asciiTheme="minorHAnsi" w:eastAsiaTheme="minorEastAsia" w:hAnsiTheme="minorHAnsi" w:cstheme="minorBidi"/>
              <w:lang w:val="sk-SK"/>
            </w:rPr>
          </w:pPr>
          <w:hyperlink w:anchor="_Toc531855303">
            <w:r>
              <w:rPr>
                <w:rStyle w:val="IndexLink"/>
                <w:webHidden/>
              </w:rPr>
              <w:t>TestCase 15.: Decline Order. Check that declined order returns user to billing page with proper message.</w:t>
            </w:r>
            <w:r>
              <w:rPr>
                <w:webHidden/>
              </w:rPr>
              <w:fldChar w:fldCharType="begin"/>
            </w:r>
            <w:r>
              <w:rPr>
                <w:webHidden/>
              </w:rPr>
              <w:instrText>PAGEREF _Toc531855303 \h</w:instrText>
            </w:r>
            <w:r>
              <w:rPr>
                <w:webHidden/>
              </w:rPr>
            </w:r>
            <w:r>
              <w:rPr>
                <w:webHidden/>
              </w:rPr>
              <w:fldChar w:fldCharType="separate"/>
            </w:r>
            <w:r>
              <w:rPr>
                <w:rStyle w:val="IndexLink"/>
              </w:rPr>
              <w:tab/>
              <w:t>47</w:t>
            </w:r>
            <w:r>
              <w:rPr>
                <w:webHidden/>
              </w:rPr>
              <w:fldChar w:fldCharType="end"/>
            </w:r>
          </w:hyperlink>
        </w:p>
        <w:p w:rsidR="00A06C58" w:rsidRDefault="00CA2844">
          <w:pPr>
            <w:pStyle w:val="TOC4"/>
            <w:tabs>
              <w:tab w:val="right" w:pos="9016"/>
            </w:tabs>
            <w:rPr>
              <w:rFonts w:asciiTheme="minorHAnsi" w:eastAsiaTheme="minorEastAsia" w:hAnsiTheme="minorHAnsi" w:cstheme="minorBidi"/>
              <w:lang w:val="sk-SK"/>
            </w:rPr>
          </w:pPr>
          <w:hyperlink w:anchor="_Toc531855304">
            <w:r>
              <w:rPr>
                <w:rStyle w:val="IndexLink"/>
                <w:webHidden/>
              </w:rPr>
              <w:t>Prerequisites:</w:t>
            </w:r>
            <w:r>
              <w:rPr>
                <w:webHidden/>
              </w:rPr>
              <w:fldChar w:fldCharType="begin"/>
            </w:r>
            <w:r>
              <w:rPr>
                <w:webHidden/>
              </w:rPr>
              <w:instrText>PAGEREF _Toc531855304 \h</w:instrText>
            </w:r>
            <w:r>
              <w:rPr>
                <w:webHidden/>
              </w:rPr>
            </w:r>
            <w:r>
              <w:rPr>
                <w:webHidden/>
              </w:rPr>
              <w:fldChar w:fldCharType="separate"/>
            </w:r>
            <w:r>
              <w:rPr>
                <w:rStyle w:val="IndexLink"/>
              </w:rPr>
              <w:tab/>
              <w:t>47</w:t>
            </w:r>
            <w:r>
              <w:rPr>
                <w:webHidden/>
              </w:rPr>
              <w:fldChar w:fldCharType="end"/>
            </w:r>
          </w:hyperlink>
        </w:p>
        <w:p w:rsidR="00A06C58" w:rsidRDefault="00CA2844">
          <w:pPr>
            <w:pStyle w:val="TOC5"/>
            <w:tabs>
              <w:tab w:val="right" w:pos="9016"/>
            </w:tabs>
            <w:rPr>
              <w:rFonts w:asciiTheme="minorHAnsi" w:eastAsiaTheme="minorEastAsia" w:hAnsiTheme="minorHAnsi" w:cstheme="minorBidi"/>
              <w:lang w:val="sk-SK"/>
            </w:rPr>
          </w:pPr>
          <w:hyperlink w:anchor="_Toc531855305">
            <w:r>
              <w:rPr>
                <w:rStyle w:val="IndexLink"/>
                <w:webHidden/>
              </w:rPr>
              <w:t>TestCase 16.: Order in Review. Check that order in review is displayed correctly in Kount and DW BM.</w:t>
            </w:r>
            <w:r>
              <w:rPr>
                <w:webHidden/>
              </w:rPr>
              <w:fldChar w:fldCharType="begin"/>
            </w:r>
            <w:r>
              <w:rPr>
                <w:webHidden/>
              </w:rPr>
              <w:instrText>PAGEREF _Toc531855305 \h</w:instrText>
            </w:r>
            <w:r>
              <w:rPr>
                <w:webHidden/>
              </w:rPr>
            </w:r>
            <w:r>
              <w:rPr>
                <w:webHidden/>
              </w:rPr>
              <w:fldChar w:fldCharType="separate"/>
            </w:r>
            <w:r>
              <w:rPr>
                <w:rStyle w:val="IndexLink"/>
              </w:rPr>
              <w:tab/>
              <w:t>47</w:t>
            </w:r>
            <w:r>
              <w:rPr>
                <w:webHidden/>
              </w:rPr>
              <w:fldChar w:fldCharType="end"/>
            </w:r>
          </w:hyperlink>
        </w:p>
        <w:p w:rsidR="00A06C58" w:rsidRDefault="00CA2844">
          <w:pPr>
            <w:pStyle w:val="TOC5"/>
            <w:tabs>
              <w:tab w:val="right" w:pos="9016"/>
            </w:tabs>
            <w:rPr>
              <w:rFonts w:asciiTheme="minorHAnsi" w:eastAsiaTheme="minorEastAsia" w:hAnsiTheme="minorHAnsi" w:cstheme="minorBidi"/>
              <w:lang w:val="sk-SK"/>
            </w:rPr>
          </w:pPr>
          <w:hyperlink w:anchor="_Toc531855306">
            <w:r>
              <w:rPr>
                <w:rStyle w:val="IndexLink"/>
                <w:webHidden/>
              </w:rPr>
              <w:t>TestCase 17.: Approved Order. Check that approved order is displayed correctly in Kount and DW BM.</w:t>
            </w:r>
            <w:r>
              <w:rPr>
                <w:webHidden/>
              </w:rPr>
              <w:fldChar w:fldCharType="begin"/>
            </w:r>
            <w:r>
              <w:rPr>
                <w:webHidden/>
              </w:rPr>
              <w:instrText>PAGEREF _Toc531855306 \h</w:instrText>
            </w:r>
            <w:r>
              <w:rPr>
                <w:webHidden/>
              </w:rPr>
            </w:r>
            <w:r>
              <w:rPr>
                <w:webHidden/>
              </w:rPr>
              <w:fldChar w:fldCharType="separate"/>
            </w:r>
            <w:r>
              <w:rPr>
                <w:rStyle w:val="IndexLink"/>
              </w:rPr>
              <w:tab/>
              <w:t>48</w:t>
            </w:r>
            <w:r>
              <w:rPr>
                <w:webHidden/>
              </w:rPr>
              <w:fldChar w:fldCharType="end"/>
            </w:r>
          </w:hyperlink>
        </w:p>
        <w:p w:rsidR="00A06C58" w:rsidRDefault="00CA2844">
          <w:pPr>
            <w:pStyle w:val="TOC3"/>
            <w:tabs>
              <w:tab w:val="right" w:pos="9016"/>
            </w:tabs>
            <w:rPr>
              <w:rFonts w:asciiTheme="minorHAnsi" w:eastAsiaTheme="minorEastAsia" w:hAnsiTheme="minorHAnsi" w:cstheme="minorBidi"/>
              <w:lang w:val="sk-SK"/>
            </w:rPr>
          </w:pPr>
          <w:hyperlink w:anchor="_Toc531855307">
            <w:r>
              <w:rPr>
                <w:rStyle w:val="IndexLink"/>
                <w:webHidden/>
              </w:rPr>
              <w:t>Part 1.2. Post authorisation)</w:t>
            </w:r>
            <w:r>
              <w:rPr>
                <w:webHidden/>
              </w:rPr>
              <w:fldChar w:fldCharType="begin"/>
            </w:r>
            <w:r>
              <w:rPr>
                <w:webHidden/>
              </w:rPr>
              <w:instrText>PAGEREF _Toc531855307 \h</w:instrText>
            </w:r>
            <w:r>
              <w:rPr>
                <w:webHidden/>
              </w:rPr>
            </w:r>
            <w:r>
              <w:rPr>
                <w:webHidden/>
              </w:rPr>
              <w:fldChar w:fldCharType="separate"/>
            </w:r>
            <w:r>
              <w:rPr>
                <w:rStyle w:val="IndexLink"/>
              </w:rPr>
              <w:tab/>
              <w:t>48</w:t>
            </w:r>
            <w:r>
              <w:rPr>
                <w:webHidden/>
              </w:rPr>
              <w:fldChar w:fldCharType="end"/>
            </w:r>
          </w:hyperlink>
        </w:p>
        <w:p w:rsidR="00A06C58" w:rsidRDefault="00CA2844">
          <w:pPr>
            <w:pStyle w:val="TOC5"/>
            <w:tabs>
              <w:tab w:val="right" w:pos="9016"/>
            </w:tabs>
            <w:rPr>
              <w:rFonts w:asciiTheme="minorHAnsi" w:eastAsiaTheme="minorEastAsia" w:hAnsiTheme="minorHAnsi" w:cstheme="minorBidi"/>
              <w:lang w:val="sk-SK"/>
            </w:rPr>
          </w:pPr>
          <w:hyperlink w:anchor="_Toc531855308">
            <w:r>
              <w:rPr>
                <w:rStyle w:val="IndexLink"/>
                <w:webHidden/>
              </w:rPr>
              <w:t>TestCase 18: Decline Order. Check that declin</w:t>
            </w:r>
            <w:r>
              <w:rPr>
                <w:rStyle w:val="IndexLink"/>
                <w:webHidden/>
              </w:rPr>
              <w:t>ed order return user to billing page with proper message.</w:t>
            </w:r>
            <w:r>
              <w:rPr>
                <w:webHidden/>
              </w:rPr>
              <w:fldChar w:fldCharType="begin"/>
            </w:r>
            <w:r>
              <w:rPr>
                <w:webHidden/>
              </w:rPr>
              <w:instrText>PAGEREF _Toc531855308 \h</w:instrText>
            </w:r>
            <w:r>
              <w:rPr>
                <w:webHidden/>
              </w:rPr>
            </w:r>
            <w:r>
              <w:rPr>
                <w:webHidden/>
              </w:rPr>
              <w:fldChar w:fldCharType="separate"/>
            </w:r>
            <w:r>
              <w:rPr>
                <w:rStyle w:val="IndexLink"/>
              </w:rPr>
              <w:tab/>
              <w:t>48</w:t>
            </w:r>
            <w:r>
              <w:rPr>
                <w:webHidden/>
              </w:rPr>
              <w:fldChar w:fldCharType="end"/>
            </w:r>
          </w:hyperlink>
        </w:p>
        <w:p w:rsidR="00A06C58" w:rsidRDefault="00CA2844">
          <w:pPr>
            <w:pStyle w:val="TOC5"/>
            <w:tabs>
              <w:tab w:val="right" w:pos="9016"/>
            </w:tabs>
            <w:rPr>
              <w:rFonts w:asciiTheme="minorHAnsi" w:eastAsiaTheme="minorEastAsia" w:hAnsiTheme="minorHAnsi" w:cstheme="minorBidi"/>
              <w:lang w:val="sk-SK"/>
            </w:rPr>
          </w:pPr>
          <w:hyperlink w:anchor="_Toc531855309">
            <w:r>
              <w:rPr>
                <w:rStyle w:val="IndexLink"/>
                <w:webHidden/>
              </w:rPr>
              <w:t xml:space="preserve">TestCase 19: Order in Review. Check that order in review is </w:t>
            </w:r>
            <w:r>
              <w:rPr>
                <w:rStyle w:val="IndexLink"/>
                <w:webHidden/>
              </w:rPr>
              <w:t>displayed correctly in Kount and DW BM.</w:t>
            </w:r>
            <w:r>
              <w:rPr>
                <w:webHidden/>
              </w:rPr>
              <w:fldChar w:fldCharType="begin"/>
            </w:r>
            <w:r>
              <w:rPr>
                <w:webHidden/>
              </w:rPr>
              <w:instrText>PAGEREF _Toc531855309 \h</w:instrText>
            </w:r>
            <w:r>
              <w:rPr>
                <w:webHidden/>
              </w:rPr>
            </w:r>
            <w:r>
              <w:rPr>
                <w:webHidden/>
              </w:rPr>
              <w:fldChar w:fldCharType="separate"/>
            </w:r>
            <w:r>
              <w:rPr>
                <w:rStyle w:val="IndexLink"/>
              </w:rPr>
              <w:tab/>
              <w:t>49</w:t>
            </w:r>
            <w:r>
              <w:rPr>
                <w:webHidden/>
              </w:rPr>
              <w:fldChar w:fldCharType="end"/>
            </w:r>
          </w:hyperlink>
        </w:p>
        <w:p w:rsidR="00A06C58" w:rsidRDefault="00CA2844">
          <w:pPr>
            <w:pStyle w:val="TOC5"/>
            <w:tabs>
              <w:tab w:val="right" w:pos="9016"/>
            </w:tabs>
            <w:rPr>
              <w:rFonts w:asciiTheme="minorHAnsi" w:eastAsiaTheme="minorEastAsia" w:hAnsiTheme="minorHAnsi" w:cstheme="minorBidi"/>
              <w:lang w:val="sk-SK"/>
            </w:rPr>
          </w:pPr>
          <w:hyperlink w:anchor="_Toc531855310">
            <w:r>
              <w:rPr>
                <w:rStyle w:val="IndexLink"/>
                <w:webHidden/>
              </w:rPr>
              <w:t>TestCase 20: Approved Order. Check that approved order is displayed correctly in Koun</w:t>
            </w:r>
            <w:r>
              <w:rPr>
                <w:rStyle w:val="IndexLink"/>
                <w:webHidden/>
              </w:rPr>
              <w:t>t and DW BM.</w:t>
            </w:r>
            <w:r>
              <w:rPr>
                <w:webHidden/>
              </w:rPr>
              <w:fldChar w:fldCharType="begin"/>
            </w:r>
            <w:r>
              <w:rPr>
                <w:webHidden/>
              </w:rPr>
              <w:instrText>PAGEREF _Toc531855310 \h</w:instrText>
            </w:r>
            <w:r>
              <w:rPr>
                <w:webHidden/>
              </w:rPr>
            </w:r>
            <w:r>
              <w:rPr>
                <w:webHidden/>
              </w:rPr>
              <w:fldChar w:fldCharType="separate"/>
            </w:r>
            <w:r>
              <w:rPr>
                <w:rStyle w:val="IndexLink"/>
              </w:rPr>
              <w:tab/>
              <w:t>49</w:t>
            </w:r>
            <w:r>
              <w:rPr>
                <w:webHidden/>
              </w:rPr>
              <w:fldChar w:fldCharType="end"/>
            </w:r>
          </w:hyperlink>
        </w:p>
        <w:p w:rsidR="00A06C58" w:rsidRDefault="00CA2844">
          <w:pPr>
            <w:pStyle w:val="TOC1"/>
            <w:tabs>
              <w:tab w:val="right" w:pos="9016"/>
            </w:tabs>
            <w:rPr>
              <w:rFonts w:asciiTheme="minorHAnsi" w:eastAsiaTheme="minorEastAsia" w:hAnsiTheme="minorHAnsi" w:cstheme="minorBidi"/>
              <w:lang w:val="sk-SK"/>
            </w:rPr>
          </w:pPr>
          <w:hyperlink w:anchor="_Toc531855311">
            <w:r>
              <w:rPr>
                <w:rStyle w:val="IndexLink"/>
                <w:webHidden/>
              </w:rPr>
              <w:t>Appendix D: Manual Integration Steps</w:t>
            </w:r>
            <w:r>
              <w:rPr>
                <w:webHidden/>
              </w:rPr>
              <w:fldChar w:fldCharType="begin"/>
            </w:r>
            <w:r>
              <w:rPr>
                <w:webHidden/>
              </w:rPr>
              <w:instrText>PAGEREF _Toc531855311 \h</w:instrText>
            </w:r>
            <w:r>
              <w:rPr>
                <w:webHidden/>
              </w:rPr>
            </w:r>
            <w:r>
              <w:rPr>
                <w:webHidden/>
              </w:rPr>
              <w:fldChar w:fldCharType="separate"/>
            </w:r>
            <w:r>
              <w:rPr>
                <w:rStyle w:val="IndexLink"/>
              </w:rPr>
              <w:tab/>
              <w:t>52</w:t>
            </w:r>
            <w:r>
              <w:rPr>
                <w:webHidden/>
              </w:rPr>
              <w:fldChar w:fldCharType="end"/>
            </w:r>
          </w:hyperlink>
        </w:p>
        <w:p w:rsidR="00A06C58" w:rsidRDefault="00CA2844">
          <w:pPr>
            <w:pStyle w:val="TOC1"/>
            <w:tabs>
              <w:tab w:val="right" w:pos="9016"/>
            </w:tabs>
            <w:rPr>
              <w:rFonts w:asciiTheme="minorHAnsi" w:eastAsiaTheme="minorEastAsia" w:hAnsiTheme="minorHAnsi" w:cstheme="minorBidi"/>
              <w:lang w:val="sk-SK"/>
            </w:rPr>
          </w:pPr>
          <w:hyperlink w:anchor="_Toc531855312">
            <w:r>
              <w:rPr>
                <w:rStyle w:val="IndexLink"/>
                <w:webHidden/>
              </w:rPr>
              <w:t>Appendix E: Errors Description</w:t>
            </w:r>
            <w:r>
              <w:rPr>
                <w:webHidden/>
              </w:rPr>
              <w:fldChar w:fldCharType="begin"/>
            </w:r>
            <w:r>
              <w:rPr>
                <w:webHidden/>
              </w:rPr>
              <w:instrText>PAGEREF _Toc531855312 \h</w:instrText>
            </w:r>
            <w:r>
              <w:rPr>
                <w:webHidden/>
              </w:rPr>
            </w:r>
            <w:r>
              <w:rPr>
                <w:webHidden/>
              </w:rPr>
              <w:fldChar w:fldCharType="separate"/>
            </w:r>
            <w:r>
              <w:rPr>
                <w:rStyle w:val="IndexLink"/>
              </w:rPr>
              <w:tab/>
              <w:t>58</w:t>
            </w:r>
            <w:r>
              <w:rPr>
                <w:webHidden/>
              </w:rPr>
              <w:fldChar w:fldCharType="end"/>
            </w:r>
          </w:hyperlink>
        </w:p>
        <w:p w:rsidR="00A06C58" w:rsidRDefault="00CA2844">
          <w:pPr>
            <w:widowControl w:val="0"/>
            <w:spacing w:line="276" w:lineRule="auto"/>
            <w:rPr>
              <w:sz w:val="20"/>
              <w:szCs w:val="20"/>
            </w:rPr>
          </w:pPr>
          <w:r>
            <w:rPr>
              <w:sz w:val="20"/>
              <w:szCs w:val="20"/>
            </w:rPr>
            <w:lastRenderedPageBreak/>
            <w:fldChar w:fldCharType="end"/>
          </w:r>
        </w:p>
        <w:p w:rsidR="00A06C58" w:rsidRDefault="00CA2844">
          <w:pPr>
            <w:sectPr w:rsidR="00A06C58">
              <w:type w:val="continuous"/>
              <w:pgSz w:w="11906" w:h="16838"/>
              <w:pgMar w:top="566" w:right="1440" w:bottom="777" w:left="1440" w:header="0" w:footer="720" w:gutter="0"/>
              <w:cols w:space="720"/>
              <w:formProt w:val="0"/>
              <w:docGrid w:linePitch="100" w:charSpace="8192"/>
            </w:sectPr>
          </w:pPr>
        </w:p>
      </w:sdtContent>
    </w:sdt>
    <w:p w:rsidR="00A06C58" w:rsidRDefault="00CA2844">
      <w:pPr>
        <w:pStyle w:val="Heading1"/>
        <w:spacing w:line="240" w:lineRule="auto"/>
      </w:pPr>
      <w:bookmarkStart w:id="2" w:name="_Toc531855250"/>
      <w:r>
        <w:t>Overview</w:t>
      </w:r>
      <w:bookmarkEnd w:id="2"/>
    </w:p>
    <w:p w:rsidR="00A06C58" w:rsidRDefault="00CA2844">
      <w:pPr>
        <w:pStyle w:val="Heading2"/>
        <w:spacing w:line="240" w:lineRule="auto"/>
      </w:pPr>
      <w:bookmarkStart w:id="3" w:name="_Toc531855251"/>
      <w:r>
        <w:t>Summary</w:t>
      </w:r>
      <w:bookmarkEnd w:id="3"/>
    </w:p>
    <w:p w:rsidR="00A06C58" w:rsidRDefault="00CA2844">
      <w:pPr>
        <w:widowControl w:val="0"/>
        <w:spacing w:after="200"/>
      </w:pPr>
      <w:r>
        <w:t xml:space="preserve">Kount is a leading innovator of </w:t>
      </w:r>
      <w:r>
        <w:t>solutions for fraud and risk management. Kount's “decision engine” platform is ideal for managing fraud in online/telephone channels that process payments and onboard new customers. Kount is committed to offering an end-to-end, single-source solution focus</w:t>
      </w:r>
      <w:r>
        <w:t>ed on speed, simplicity and ease of use...with a no-compromise approach to providing real-time accuracy in results.</w:t>
      </w:r>
    </w:p>
    <w:p w:rsidR="00A06C58" w:rsidRDefault="00CA2844">
      <w:pPr>
        <w:widowControl w:val="0"/>
        <w:spacing w:after="200"/>
      </w:pPr>
      <w:r>
        <w:t>The Kount SFCC cartridge will provide rapid integration for SFCC implementations. The Kount cartridge is a self-contained cartridge that can</w:t>
      </w:r>
      <w:r>
        <w:t xml:space="preserve"> easily integrate into any project. This cartridge can be configured in the Business Manager and contains all elements necessary to perform a successful best practices implementation of Kount.</w:t>
      </w:r>
    </w:p>
    <w:p w:rsidR="00A06C58" w:rsidRDefault="00CA2844">
      <w:pPr>
        <w:widowControl w:val="0"/>
        <w:spacing w:after="200"/>
      </w:pPr>
      <w:r>
        <w:t>Kount aggregates and evaluates data from three primary sources,</w:t>
      </w:r>
      <w:r>
        <w:t xml:space="preserve"> the Data Collector (DC), the Risk Inquiry Service (RIS), and the Kount Persona technology. From these three sources Kount provides a risk score and a response based upon merchant administered rules. </w:t>
      </w:r>
    </w:p>
    <w:p w:rsidR="00A06C58" w:rsidRDefault="00CA2844">
      <w:pPr>
        <w:widowControl w:val="0"/>
        <w:spacing w:after="200"/>
      </w:pPr>
      <w:r>
        <w:t>The Data Collector gathers information from a customer’</w:t>
      </w:r>
      <w:r>
        <w:t xml:space="preserve">s device by redirecting the device browser momentarily to Kount then back to the merchant. This passive analysis obfuscates Kount’s interaction with the customer and does not affect the customer’s purchasing experience. </w:t>
      </w:r>
    </w:p>
    <w:p w:rsidR="00A06C58" w:rsidRDefault="00CA2844">
      <w:pPr>
        <w:widowControl w:val="0"/>
        <w:spacing w:after="200"/>
      </w:pPr>
      <w:r>
        <w:t xml:space="preserve">The Risk Inquiry Service evaluates </w:t>
      </w:r>
      <w:r>
        <w:t xml:space="preserve">the data provided by the Data Collector and the order-form data submitted to the merchant from the customer to create a fraud score. Merchant specified rules are assessed for each transaction during this evaluation process. </w:t>
      </w:r>
    </w:p>
    <w:p w:rsidR="00A06C58" w:rsidRDefault="00CA2844">
      <w:pPr>
        <w:widowControl w:val="0"/>
        <w:spacing w:after="200"/>
      </w:pPr>
      <w:r>
        <w:t xml:space="preserve">The Kount Persona is </w:t>
      </w:r>
      <w:r>
        <w:t>comprised of linked data points across the breadth of Kount merchants which provide behavioral analytics related to a transaction.</w:t>
      </w:r>
    </w:p>
    <w:p w:rsidR="00A06C58" w:rsidRDefault="00CA2844">
      <w:pPr>
        <w:widowControl w:val="0"/>
        <w:spacing w:after="200"/>
      </w:pPr>
      <w:r>
        <w:t xml:space="preserve">The </w:t>
      </w:r>
      <w:hyperlink w:anchor="_sqyw64">
        <w:r>
          <w:rPr>
            <w:rStyle w:val="ListLabel302"/>
          </w:rPr>
          <w:t>SFCC Workflow Diagram</w:t>
        </w:r>
      </w:hyperlink>
      <w:r>
        <w:t xml:space="preserve"> provides an overview of how a transaction flows through SFCC when the</w:t>
      </w:r>
      <w:r>
        <w:t xml:space="preserve"> Kount SFCC Link Cartridge is enabled. </w:t>
      </w:r>
    </w:p>
    <w:p w:rsidR="00A06C58" w:rsidRDefault="00CA2844">
      <w:pPr>
        <w:widowControl w:val="0"/>
        <w:spacing w:after="200"/>
      </w:pPr>
      <w:r>
        <w:t xml:space="preserve">The Kount SFCC Link Cartridge is written by a third party development firm, support and point releases are ongoing. If additional Link Cartridges or customizations have been added to your instance of SFCC, conflicts </w:t>
      </w:r>
      <w:r>
        <w:t>may occur and may result in additional support and/or maintenance fees outside the Kount standard integration.</w:t>
      </w:r>
    </w:p>
    <w:p w:rsidR="00A06C58" w:rsidRDefault="00CA2844">
      <w:r>
        <w:br w:type="page"/>
      </w:r>
    </w:p>
    <w:p w:rsidR="00A06C58" w:rsidRDefault="00A06C58">
      <w:pPr>
        <w:widowControl w:val="0"/>
      </w:pPr>
    </w:p>
    <w:p w:rsidR="00A06C58" w:rsidRDefault="00A06C58">
      <w:pPr>
        <w:widowControl w:val="0"/>
      </w:pPr>
    </w:p>
    <w:p w:rsidR="00A06C58" w:rsidRDefault="00A06C58">
      <w:pPr>
        <w:widowControl w:val="0"/>
      </w:pPr>
    </w:p>
    <w:p w:rsidR="00A06C58" w:rsidRDefault="00CA2844">
      <w:pPr>
        <w:pStyle w:val="Heading2"/>
        <w:spacing w:line="240" w:lineRule="auto"/>
      </w:pPr>
      <w:bookmarkStart w:id="4" w:name="_Toc531855252"/>
      <w:r>
        <w:t>Requirements</w:t>
      </w:r>
      <w:bookmarkEnd w:id="4"/>
    </w:p>
    <w:p w:rsidR="00A06C58" w:rsidRDefault="00CA2844">
      <w:pPr>
        <w:widowControl w:val="0"/>
        <w:numPr>
          <w:ilvl w:val="0"/>
          <w:numId w:val="3"/>
        </w:numPr>
        <w:ind w:hanging="360"/>
        <w:contextualSpacing/>
      </w:pPr>
      <w:r>
        <w:t>All steps from UX Studio Installation &amp; Sandbox Setup Guide (from SFCC) have been completed</w:t>
      </w:r>
    </w:p>
    <w:p w:rsidR="00A06C58" w:rsidRDefault="00CA2844">
      <w:pPr>
        <w:widowControl w:val="0"/>
        <w:numPr>
          <w:ilvl w:val="0"/>
          <w:numId w:val="3"/>
        </w:numPr>
        <w:ind w:hanging="360"/>
        <w:contextualSpacing/>
      </w:pPr>
      <w:r>
        <w:t xml:space="preserve">A SFCC Development </w:t>
      </w:r>
      <w:r>
        <w:t>Resource: The Integration and installation process includes deployment of a generic cartridge and modification of storefront code &amp; controllers.</w:t>
      </w:r>
    </w:p>
    <w:p w:rsidR="00A06C58" w:rsidRDefault="00A06C58">
      <w:pPr>
        <w:widowControl w:val="0"/>
        <w:ind w:left="720"/>
      </w:pPr>
    </w:p>
    <w:p w:rsidR="00A06C58" w:rsidRDefault="00A06C58">
      <w:pPr>
        <w:widowControl w:val="0"/>
      </w:pPr>
      <w:bookmarkStart w:id="5" w:name="_tyjcwt"/>
      <w:bookmarkEnd w:id="5"/>
    </w:p>
    <w:p w:rsidR="00A06C58" w:rsidRDefault="00CA2844">
      <w:pPr>
        <w:pStyle w:val="Heading2"/>
        <w:spacing w:line="240" w:lineRule="auto"/>
      </w:pPr>
      <w:bookmarkStart w:id="6" w:name="_Toc531855253"/>
      <w:r>
        <w:t>Functional Overview</w:t>
      </w:r>
      <w:bookmarkEnd w:id="6"/>
    </w:p>
    <w:p w:rsidR="00A06C58" w:rsidRDefault="00CA2844">
      <w:pPr>
        <w:widowControl w:val="0"/>
        <w:jc w:val="both"/>
      </w:pPr>
      <w:r>
        <w:rPr>
          <w:color w:val="333333"/>
          <w:highlight w:val="white"/>
        </w:rPr>
        <w:t>Kount Link Cartridge includes:</w:t>
      </w:r>
    </w:p>
    <w:p w:rsidR="00A06C58" w:rsidRDefault="00CA2844" w:rsidP="00CA2844">
      <w:pPr>
        <w:widowControl w:val="0"/>
        <w:numPr>
          <w:ilvl w:val="0"/>
          <w:numId w:val="13"/>
        </w:numPr>
        <w:ind w:hanging="360"/>
        <w:contextualSpacing/>
        <w:jc w:val="both"/>
        <w:rPr>
          <w:color w:val="333333"/>
          <w:highlight w:val="white"/>
        </w:rPr>
      </w:pPr>
      <w:r>
        <w:rPr>
          <w:color w:val="333333"/>
          <w:highlight w:val="white"/>
        </w:rPr>
        <w:t>RIS (</w:t>
      </w:r>
      <w:r>
        <w:t>Risk Inquiry System</w:t>
      </w:r>
      <w:r>
        <w:rPr>
          <w:color w:val="333333"/>
          <w:highlight w:val="white"/>
        </w:rPr>
        <w:t>) HTTPS Post</w:t>
      </w:r>
    </w:p>
    <w:p w:rsidR="00A06C58" w:rsidRDefault="00CA2844" w:rsidP="00CA2844">
      <w:pPr>
        <w:widowControl w:val="0"/>
        <w:numPr>
          <w:ilvl w:val="0"/>
          <w:numId w:val="13"/>
        </w:numPr>
        <w:ind w:hanging="360"/>
        <w:contextualSpacing/>
        <w:jc w:val="both"/>
        <w:rPr>
          <w:color w:val="333333"/>
          <w:highlight w:val="white"/>
        </w:rPr>
      </w:pPr>
      <w:r>
        <w:rPr>
          <w:color w:val="333333"/>
          <w:highlight w:val="white"/>
        </w:rPr>
        <w:t>Device Data Collector</w:t>
      </w:r>
      <w:r>
        <w:rPr>
          <w:color w:val="333333"/>
          <w:highlight w:val="white"/>
        </w:rPr>
        <w:t xml:space="preserve"> implementation within checkout process</w:t>
      </w:r>
    </w:p>
    <w:p w:rsidR="00A06C58" w:rsidRDefault="00CA2844" w:rsidP="00CA2844">
      <w:pPr>
        <w:widowControl w:val="0"/>
        <w:numPr>
          <w:ilvl w:val="0"/>
          <w:numId w:val="13"/>
        </w:numPr>
        <w:ind w:hanging="360"/>
        <w:contextualSpacing/>
        <w:jc w:val="both"/>
        <w:rPr>
          <w:color w:val="333333"/>
          <w:highlight w:val="white"/>
        </w:rPr>
      </w:pPr>
      <w:r>
        <w:rPr>
          <w:color w:val="333333"/>
          <w:highlight w:val="white"/>
        </w:rPr>
        <w:t>Supported payment types:</w:t>
      </w:r>
    </w:p>
    <w:p w:rsidR="00A06C58" w:rsidRDefault="00CA2844" w:rsidP="00CA2844">
      <w:pPr>
        <w:widowControl w:val="0"/>
        <w:numPr>
          <w:ilvl w:val="1"/>
          <w:numId w:val="13"/>
        </w:numPr>
        <w:ind w:hanging="360"/>
        <w:contextualSpacing/>
        <w:jc w:val="both"/>
      </w:pPr>
      <w:r>
        <w:rPr>
          <w:i/>
        </w:rPr>
        <w:t>Credit card type</w:t>
      </w:r>
    </w:p>
    <w:p w:rsidR="00A06C58" w:rsidRDefault="00CA2844" w:rsidP="00CA2844">
      <w:pPr>
        <w:widowControl w:val="0"/>
        <w:numPr>
          <w:ilvl w:val="1"/>
          <w:numId w:val="13"/>
        </w:numPr>
        <w:ind w:hanging="360"/>
        <w:contextualSpacing/>
        <w:jc w:val="both"/>
      </w:pPr>
      <w:r>
        <w:rPr>
          <w:i/>
        </w:rPr>
        <w:t>PayPal</w:t>
      </w:r>
    </w:p>
    <w:p w:rsidR="00A06C58" w:rsidRDefault="00CA2844" w:rsidP="00CA2844">
      <w:pPr>
        <w:widowControl w:val="0"/>
        <w:numPr>
          <w:ilvl w:val="1"/>
          <w:numId w:val="13"/>
        </w:numPr>
        <w:ind w:hanging="360"/>
        <w:contextualSpacing/>
        <w:jc w:val="both"/>
      </w:pPr>
      <w:r>
        <w:rPr>
          <w:i/>
        </w:rPr>
        <w:t>Gift Certificate</w:t>
      </w:r>
    </w:p>
    <w:p w:rsidR="00A06C58" w:rsidRDefault="00CA2844" w:rsidP="00CA2844">
      <w:pPr>
        <w:widowControl w:val="0"/>
        <w:numPr>
          <w:ilvl w:val="0"/>
          <w:numId w:val="13"/>
        </w:numPr>
        <w:ind w:hanging="360"/>
        <w:contextualSpacing/>
        <w:jc w:val="both"/>
        <w:rPr>
          <w:color w:val="333333"/>
          <w:highlight w:val="white"/>
        </w:rPr>
      </w:pPr>
      <w:r>
        <w:rPr>
          <w:color w:val="333333"/>
          <w:highlight w:val="white"/>
        </w:rPr>
        <w:t>ENS (Event Notification System) update to SFCC instance</w:t>
      </w:r>
    </w:p>
    <w:p w:rsidR="00A06C58" w:rsidRDefault="00CA2844" w:rsidP="00CA2844">
      <w:pPr>
        <w:widowControl w:val="0"/>
        <w:numPr>
          <w:ilvl w:val="0"/>
          <w:numId w:val="13"/>
        </w:numPr>
        <w:ind w:hanging="360"/>
        <w:contextualSpacing/>
        <w:jc w:val="both"/>
        <w:rPr>
          <w:color w:val="333333"/>
          <w:highlight w:val="white"/>
        </w:rPr>
      </w:pPr>
      <w:r>
        <w:rPr>
          <w:color w:val="333333"/>
          <w:highlight w:val="white"/>
        </w:rPr>
        <w:t>UDF (User Defined Field) Support</w:t>
      </w:r>
    </w:p>
    <w:p w:rsidR="00A06C58" w:rsidRDefault="00CA2844" w:rsidP="00CA2844">
      <w:pPr>
        <w:widowControl w:val="0"/>
        <w:numPr>
          <w:ilvl w:val="0"/>
          <w:numId w:val="13"/>
        </w:numPr>
        <w:ind w:hanging="360"/>
        <w:contextualSpacing/>
        <w:jc w:val="both"/>
        <w:rPr>
          <w:color w:val="333333"/>
          <w:highlight w:val="white"/>
        </w:rPr>
      </w:pPr>
      <w:r>
        <w:rPr>
          <w:color w:val="333333"/>
          <w:highlight w:val="white"/>
        </w:rPr>
        <w:t>Device Data Exclusion Array (Support for Phone Orders)</w:t>
      </w:r>
    </w:p>
    <w:p w:rsidR="00A06C58" w:rsidRDefault="00CA2844" w:rsidP="00CA2844">
      <w:pPr>
        <w:widowControl w:val="0"/>
        <w:numPr>
          <w:ilvl w:val="0"/>
          <w:numId w:val="13"/>
        </w:numPr>
        <w:ind w:hanging="360"/>
        <w:contextualSpacing/>
        <w:jc w:val="both"/>
        <w:rPr>
          <w:color w:val="333333"/>
          <w:highlight w:val="white"/>
        </w:rPr>
      </w:pPr>
      <w:r>
        <w:rPr>
          <w:color w:val="333333"/>
          <w:highlight w:val="white"/>
        </w:rPr>
        <w:t>Multip</w:t>
      </w:r>
      <w:r>
        <w:rPr>
          <w:color w:val="333333"/>
          <w:highlight w:val="white"/>
        </w:rPr>
        <w:t>le Websites</w:t>
      </w:r>
    </w:p>
    <w:p w:rsidR="00A06C58" w:rsidRDefault="00CA2844" w:rsidP="00CA2844">
      <w:pPr>
        <w:widowControl w:val="0"/>
        <w:numPr>
          <w:ilvl w:val="0"/>
          <w:numId w:val="13"/>
        </w:numPr>
        <w:ind w:hanging="360"/>
        <w:contextualSpacing/>
        <w:jc w:val="both"/>
        <w:rPr>
          <w:color w:val="333333"/>
          <w:highlight w:val="white"/>
        </w:rPr>
      </w:pPr>
      <w:r>
        <w:rPr>
          <w:color w:val="333333"/>
          <w:highlight w:val="white"/>
        </w:rPr>
        <w:t>Email Notifications for Errors, ENS and Risk Change Events</w:t>
      </w:r>
    </w:p>
    <w:p w:rsidR="00A06C58" w:rsidRDefault="00CA2844" w:rsidP="00CA2844">
      <w:pPr>
        <w:widowControl w:val="0"/>
        <w:numPr>
          <w:ilvl w:val="0"/>
          <w:numId w:val="13"/>
        </w:numPr>
        <w:ind w:hanging="360"/>
        <w:contextualSpacing/>
        <w:jc w:val="both"/>
        <w:rPr>
          <w:color w:val="333333"/>
          <w:highlight w:val="white"/>
        </w:rPr>
      </w:pPr>
      <w:r>
        <w:rPr>
          <w:color w:val="333333"/>
          <w:highlight w:val="white"/>
        </w:rPr>
        <w:t>API/RIS Key (in lieu of older Certificate/Key configuration)</w:t>
      </w:r>
    </w:p>
    <w:p w:rsidR="00A06C58" w:rsidRDefault="00A06C58">
      <w:pPr>
        <w:widowControl w:val="0"/>
        <w:spacing w:after="200"/>
      </w:pPr>
      <w:bookmarkStart w:id="7" w:name="_1t3h5sf"/>
      <w:bookmarkEnd w:id="7"/>
    </w:p>
    <w:p w:rsidR="00A06C58" w:rsidRDefault="00CA2844">
      <w:pPr>
        <w:pStyle w:val="Heading2"/>
        <w:spacing w:line="240" w:lineRule="auto"/>
      </w:pPr>
      <w:bookmarkStart w:id="8" w:name="_Toc531855254"/>
      <w:r>
        <w:t>Limitations / Constraints</w:t>
      </w:r>
      <w:bookmarkEnd w:id="8"/>
    </w:p>
    <w:p w:rsidR="00A06C58" w:rsidRDefault="00CA2844" w:rsidP="00CA2844">
      <w:pPr>
        <w:widowControl w:val="0"/>
        <w:numPr>
          <w:ilvl w:val="0"/>
          <w:numId w:val="39"/>
        </w:numPr>
        <w:ind w:hanging="360"/>
        <w:contextualSpacing/>
        <w:jc w:val="both"/>
      </w:pPr>
      <w:r>
        <w:t>No AVS or CVV information has been passed</w:t>
      </w:r>
    </w:p>
    <w:p w:rsidR="00A06C58" w:rsidRDefault="00CA2844" w:rsidP="00CA2844">
      <w:pPr>
        <w:widowControl w:val="0"/>
        <w:numPr>
          <w:ilvl w:val="0"/>
          <w:numId w:val="39"/>
        </w:numPr>
        <w:ind w:hanging="360"/>
        <w:contextualSpacing/>
        <w:jc w:val="both"/>
      </w:pPr>
      <w:r>
        <w:t>Only listed payment methods will be sent to Kount</w:t>
      </w:r>
    </w:p>
    <w:p w:rsidR="00A06C58" w:rsidRDefault="00CA2844" w:rsidP="00CA2844">
      <w:pPr>
        <w:widowControl w:val="0"/>
        <w:numPr>
          <w:ilvl w:val="0"/>
          <w:numId w:val="39"/>
        </w:numPr>
        <w:ind w:hanging="360"/>
        <w:contextualSpacing/>
        <w:jc w:val="both"/>
      </w:pPr>
      <w:r>
        <w:t>Only Post Authorization configuration</w:t>
      </w:r>
    </w:p>
    <w:p w:rsidR="00A06C58" w:rsidRDefault="00A06C58">
      <w:pPr>
        <w:widowControl w:val="0"/>
        <w:spacing w:after="200"/>
      </w:pPr>
      <w:bookmarkStart w:id="9" w:name="_2s8eyo1"/>
      <w:bookmarkEnd w:id="9"/>
    </w:p>
    <w:p w:rsidR="00A06C58" w:rsidRDefault="00CA2844">
      <w:pPr>
        <w:pStyle w:val="Heading2"/>
        <w:spacing w:line="240" w:lineRule="auto"/>
      </w:pPr>
      <w:bookmarkStart w:id="10" w:name="_Toc531855255"/>
      <w:r>
        <w:t>Compatibility</w:t>
      </w:r>
      <w:bookmarkEnd w:id="10"/>
    </w:p>
    <w:p w:rsidR="00A06C58" w:rsidRDefault="00CA2844">
      <w:pPr>
        <w:widowControl w:val="0"/>
        <w:spacing w:after="200"/>
        <w:jc w:val="both"/>
        <w:rPr>
          <w:lang w:val="en-US"/>
        </w:rPr>
      </w:pPr>
      <w:r>
        <w:t xml:space="preserve">Cartridge designed for </w:t>
      </w:r>
      <w:r>
        <w:rPr>
          <w:lang w:val="en-US"/>
        </w:rPr>
        <w:t>the latest version of SFCC (</w:t>
      </w:r>
      <w:r>
        <w:t>SFCC API version 20.5</w:t>
      </w:r>
      <w:r>
        <w:rPr>
          <w:lang w:val="en-US"/>
        </w:rPr>
        <w:t xml:space="preserve">; </w:t>
      </w:r>
      <w:r>
        <w:t>Compatibility Mode: 19.10</w:t>
      </w:r>
      <w:r>
        <w:rPr>
          <w:lang w:val="en-US"/>
        </w:rPr>
        <w:t>, Site Genesis 105.0.0 and SFRA 5.0.0</w:t>
      </w:r>
      <w:r>
        <w:t>)</w:t>
      </w:r>
      <w:r>
        <w:rPr>
          <w:lang w:val="en-US"/>
        </w:rPr>
        <w:t xml:space="preserve">, </w:t>
      </w:r>
      <w:r>
        <w:t xml:space="preserve">and Kount version </w:t>
      </w:r>
      <w:r>
        <w:rPr>
          <w:lang w:val="en-US"/>
        </w:rPr>
        <w:t>0700</w:t>
      </w:r>
      <w:r>
        <w:t>.</w:t>
      </w:r>
      <w:r>
        <w:rPr>
          <w:lang w:val="en-US"/>
        </w:rPr>
        <w:t xml:space="preserve"> It is typically backward comptabile with</w:t>
      </w:r>
      <w:r>
        <w:rPr>
          <w:lang w:val="en-US"/>
        </w:rPr>
        <w:t xml:space="preserve"> older versions of Site Genesis and SFRA version 4.0.0. This cartridge is designed to work with any locale. Pipelines installations are uncertified and at your own risk.</w:t>
      </w:r>
    </w:p>
    <w:p w:rsidR="00A06C58" w:rsidRDefault="00CA2844">
      <w:pPr>
        <w:pStyle w:val="Heading2"/>
        <w:spacing w:line="240" w:lineRule="auto"/>
      </w:pPr>
      <w:bookmarkStart w:id="11" w:name="_Toc531855256"/>
      <w:r>
        <w:t>Privacy, Payment</w:t>
      </w:r>
      <w:bookmarkEnd w:id="11"/>
    </w:p>
    <w:p w:rsidR="00A06C58" w:rsidRDefault="00CA2844">
      <w:pPr>
        <w:widowControl w:val="0"/>
        <w:spacing w:after="200"/>
        <w:jc w:val="both"/>
      </w:pPr>
      <w:r>
        <w:t>Kount supports different payment types and depends on chosen by the c</w:t>
      </w:r>
      <w:r>
        <w:t>ustomer payment type (payment tokens are required). If chosen payment method not supported by Kount, then a value of NONE should be passed.</w:t>
      </w:r>
    </w:p>
    <w:p w:rsidR="00A06C58" w:rsidRDefault="00CA2844">
      <w:pPr>
        <w:widowControl w:val="0"/>
        <w:spacing w:after="200"/>
        <w:jc w:val="both"/>
      </w:pPr>
      <w:r>
        <w:rPr>
          <w:i/>
        </w:rPr>
        <w:t>The integration uses customer profile data, and transfers it to Kount. Hashed credit card data is sent to Kount syst</w:t>
      </w:r>
      <w:r>
        <w:rPr>
          <w:i/>
        </w:rPr>
        <w:t xml:space="preserve">em. The following credit card data is sent: </w:t>
      </w:r>
    </w:p>
    <w:p w:rsidR="00A06C58" w:rsidRDefault="00CA2844">
      <w:pPr>
        <w:widowControl w:val="0"/>
        <w:numPr>
          <w:ilvl w:val="0"/>
          <w:numId w:val="1"/>
        </w:numPr>
        <w:ind w:hanging="360"/>
        <w:contextualSpacing/>
        <w:jc w:val="both"/>
      </w:pPr>
      <w:r>
        <w:rPr>
          <w:i/>
        </w:rPr>
        <w:t>Hashed Credit Card Number (using KHASH - Salted Irreversible Hash; PCI Level 1 Compliant)</w:t>
      </w:r>
    </w:p>
    <w:p w:rsidR="00A06C58" w:rsidRDefault="00CA2844">
      <w:pPr>
        <w:widowControl w:val="0"/>
        <w:numPr>
          <w:ilvl w:val="0"/>
          <w:numId w:val="1"/>
        </w:numPr>
        <w:ind w:hanging="360"/>
        <w:contextualSpacing/>
        <w:jc w:val="both"/>
      </w:pPr>
      <w:r>
        <w:rPr>
          <w:i/>
        </w:rPr>
        <w:t>Customer Name on Order</w:t>
      </w:r>
    </w:p>
    <w:p w:rsidR="00A06C58" w:rsidRDefault="00CA2844">
      <w:pPr>
        <w:widowControl w:val="0"/>
        <w:numPr>
          <w:ilvl w:val="0"/>
          <w:numId w:val="1"/>
        </w:numPr>
        <w:ind w:hanging="360"/>
        <w:contextualSpacing/>
        <w:jc w:val="both"/>
      </w:pPr>
      <w:r>
        <w:rPr>
          <w:i/>
        </w:rPr>
        <w:lastRenderedPageBreak/>
        <w:t>Credit Card Type</w:t>
      </w:r>
    </w:p>
    <w:p w:rsidR="00A06C58" w:rsidRDefault="00A06C58">
      <w:pPr>
        <w:widowControl w:val="0"/>
        <w:jc w:val="both"/>
      </w:pPr>
      <w:bookmarkStart w:id="12" w:name="_lnxbz9"/>
      <w:bookmarkEnd w:id="12"/>
    </w:p>
    <w:p w:rsidR="00A06C58" w:rsidRDefault="00CA2844">
      <w:pPr>
        <w:pStyle w:val="Heading1"/>
        <w:spacing w:line="240" w:lineRule="auto"/>
      </w:pPr>
      <w:bookmarkStart w:id="13" w:name="_Toc531855257"/>
      <w:r>
        <w:t>Kount Environments</w:t>
      </w:r>
      <w:bookmarkEnd w:id="13"/>
      <w:r>
        <w:t xml:space="preserve"> </w:t>
      </w:r>
    </w:p>
    <w:p w:rsidR="00A06C58" w:rsidRDefault="00CA2844">
      <w:pPr>
        <w:widowControl w:val="0"/>
        <w:spacing w:after="200"/>
      </w:pPr>
      <w:r>
        <w:t xml:space="preserve">Kount has separate environments for testing and </w:t>
      </w:r>
      <w:r>
        <w:t>production. The initial integration will first take place in the Kount TEST environment. Boarding documents containing the information for the TEST environment are contained in the “Welcome Email” provided to a merchant when they begin the boarding process</w:t>
      </w:r>
      <w:r>
        <w:t xml:space="preserve"> with Kount.</w:t>
      </w:r>
    </w:p>
    <w:p w:rsidR="00A06C58" w:rsidRDefault="00CA2844">
      <w:pPr>
        <w:widowControl w:val="0"/>
        <w:spacing w:after="200"/>
      </w:pPr>
      <w:r>
        <w:t xml:space="preserve">The test environment is </w:t>
      </w:r>
      <w:r>
        <w:rPr>
          <w:b/>
        </w:rPr>
        <w:t xml:space="preserve">not </w:t>
      </w:r>
      <w:r>
        <w:t>engineered to support load testing; it is designed primarily to verify connectivity and proper data submission. Many features such as order linking, scoring, device location, and persona related information are disa</w:t>
      </w:r>
      <w:r>
        <w:t xml:space="preserve">bled or limited in the test environment. </w:t>
      </w:r>
    </w:p>
    <w:p w:rsidR="00A06C58" w:rsidRDefault="00CA2844" w:rsidP="00CA2844">
      <w:pPr>
        <w:widowControl w:val="0"/>
        <w:numPr>
          <w:ilvl w:val="0"/>
          <w:numId w:val="14"/>
        </w:numPr>
        <w:ind w:hanging="360"/>
        <w:contextualSpacing/>
      </w:pPr>
      <w:r>
        <w:t xml:space="preserve">Test credit cards can be passed into the test environment but will fail in the production environment. </w:t>
      </w:r>
    </w:p>
    <w:p w:rsidR="00A06C58" w:rsidRDefault="00CA2844" w:rsidP="00CA2844">
      <w:pPr>
        <w:widowControl w:val="0"/>
        <w:numPr>
          <w:ilvl w:val="0"/>
          <w:numId w:val="14"/>
        </w:numPr>
        <w:ind w:hanging="360"/>
        <w:contextualSpacing/>
      </w:pPr>
      <w:bookmarkStart w:id="14" w:name="1ksv4uv"/>
      <w:bookmarkEnd w:id="14"/>
      <w:r>
        <w:t xml:space="preserve">Port 443/HTTPS is required for submission and receipt of data in both the test and production environments. </w:t>
      </w:r>
    </w:p>
    <w:p w:rsidR="00A06C58" w:rsidRDefault="00CA2844" w:rsidP="00CA2844">
      <w:pPr>
        <w:widowControl w:val="0"/>
        <w:numPr>
          <w:ilvl w:val="0"/>
          <w:numId w:val="14"/>
        </w:numPr>
        <w:ind w:hanging="360"/>
        <w:contextualSpacing/>
      </w:pPr>
      <w:r>
        <w:rPr>
          <w:color w:val="0000FF"/>
          <w:u w:val="single"/>
        </w:rPr>
        <w:t>A</w:t>
      </w:r>
      <w:r>
        <w:rPr>
          <w:color w:val="0000FF"/>
          <w:u w:val="single"/>
        </w:rPr>
        <w:t>PI Keys</w:t>
      </w:r>
      <w:r>
        <w:t xml:space="preserve"> are required to authenticate to Kount. Each environment requires a separate API key.</w:t>
      </w:r>
    </w:p>
    <w:p w:rsidR="00A06C58" w:rsidRDefault="00CA2844" w:rsidP="00CA2844">
      <w:pPr>
        <w:widowControl w:val="0"/>
        <w:numPr>
          <w:ilvl w:val="1"/>
          <w:numId w:val="14"/>
        </w:numPr>
        <w:ind w:hanging="360"/>
        <w:contextualSpacing/>
      </w:pPr>
      <w:r>
        <w:t xml:space="preserve">API keys are created within the AWC (Agent Web Console). After logging in, browse to the </w:t>
      </w:r>
      <w:r>
        <w:rPr>
          <w:b/>
        </w:rPr>
        <w:t xml:space="preserve">Admin </w:t>
      </w:r>
      <w:r>
        <w:t xml:space="preserve">tab -&gt; </w:t>
      </w:r>
      <w:r>
        <w:rPr>
          <w:b/>
        </w:rPr>
        <w:t>API Keys</w:t>
      </w:r>
      <w:r>
        <w:t xml:space="preserve"> -&gt; </w:t>
      </w:r>
      <w:r>
        <w:rPr>
          <w:b/>
        </w:rPr>
        <w:t>Create API Key</w:t>
      </w:r>
      <w:r>
        <w:t xml:space="preserve">. </w:t>
      </w:r>
    </w:p>
    <w:p w:rsidR="00A06C58" w:rsidRDefault="00CA2844" w:rsidP="00CA2844">
      <w:pPr>
        <w:widowControl w:val="0"/>
        <w:numPr>
          <w:ilvl w:val="1"/>
          <w:numId w:val="14"/>
        </w:numPr>
        <w:ind w:hanging="360"/>
        <w:contextualSpacing/>
      </w:pPr>
      <w:r>
        <w:t xml:space="preserve">Check both the </w:t>
      </w:r>
      <w:r>
        <w:rPr>
          <w:b/>
        </w:rPr>
        <w:t>RIS and API checkboxes</w:t>
      </w:r>
      <w:r>
        <w:t xml:space="preserve"> when creating the API key. </w:t>
      </w:r>
    </w:p>
    <w:p w:rsidR="00A06C58" w:rsidRDefault="00CA2844" w:rsidP="00CA2844">
      <w:pPr>
        <w:widowControl w:val="0"/>
        <w:numPr>
          <w:ilvl w:val="1"/>
          <w:numId w:val="14"/>
        </w:numPr>
        <w:ind w:hanging="360"/>
        <w:contextualSpacing/>
      </w:pPr>
      <w:r>
        <w:t xml:space="preserve">The API keys must reside on each server that is posting to </w:t>
      </w:r>
      <w:r>
        <w:t>Kount.</w:t>
      </w:r>
    </w:p>
    <w:p w:rsidR="00A06C58" w:rsidRDefault="00CA2844">
      <w:pPr>
        <w:widowControl w:val="0"/>
        <w:spacing w:after="200"/>
      </w:pPr>
      <w:r>
        <w:rPr>
          <w:noProof/>
        </w:rPr>
        <w:drawing>
          <wp:anchor distT="0" distB="0" distL="0" distR="0" simplePos="0" relativeHeight="2" behindDoc="0" locked="0" layoutInCell="1" allowOverlap="1">
            <wp:simplePos x="0" y="0"/>
            <wp:positionH relativeFrom="column">
              <wp:posOffset>1195705</wp:posOffset>
            </wp:positionH>
            <wp:positionV relativeFrom="paragraph">
              <wp:posOffset>114300</wp:posOffset>
            </wp:positionV>
            <wp:extent cx="3343275" cy="1609725"/>
            <wp:effectExtent l="0" t="0" r="0" b="0"/>
            <wp:wrapTopAndBottom/>
            <wp:docPr id="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3.png"/>
                    <pic:cNvPicPr>
                      <a:picLocks noChangeAspect="1" noChangeArrowheads="1"/>
                    </pic:cNvPicPr>
                  </pic:nvPicPr>
                  <pic:blipFill>
                    <a:blip r:embed="rId15"/>
                    <a:stretch>
                      <a:fillRect/>
                    </a:stretch>
                  </pic:blipFill>
                  <pic:spPr bwMode="auto">
                    <a:xfrm>
                      <a:off x="0" y="0"/>
                      <a:ext cx="3343275" cy="1609725"/>
                    </a:xfrm>
                    <a:prstGeom prst="rect">
                      <a:avLst/>
                    </a:prstGeom>
                  </pic:spPr>
                </pic:pic>
              </a:graphicData>
            </a:graphic>
          </wp:anchor>
        </w:drawing>
      </w:r>
    </w:p>
    <w:p w:rsidR="00A06C58" w:rsidRDefault="00CA2844">
      <w:pPr>
        <w:widowControl w:val="0"/>
        <w:spacing w:after="200"/>
        <w:rPr>
          <w:b/>
        </w:rPr>
      </w:pPr>
      <w:r>
        <w:rPr>
          <w:b/>
        </w:rPr>
        <w:t>NOTE: API Keys are specific to each environment; Keys created in the TEST environment will not work in the PROD environment and vice versa.</w:t>
      </w:r>
    </w:p>
    <w:p w:rsidR="00A06C58" w:rsidRDefault="00A06C58">
      <w:pPr>
        <w:widowControl w:val="0"/>
        <w:spacing w:after="200"/>
      </w:pPr>
    </w:p>
    <w:p w:rsidR="00A06C58" w:rsidRDefault="00CA2844">
      <w:r>
        <w:br w:type="page"/>
      </w:r>
    </w:p>
    <w:p w:rsidR="00A06C58" w:rsidRDefault="00CA2844">
      <w:pPr>
        <w:pStyle w:val="Heading1"/>
        <w:spacing w:line="240" w:lineRule="auto"/>
      </w:pPr>
      <w:bookmarkStart w:id="15" w:name="_Toc531855258"/>
      <w:r>
        <w:lastRenderedPageBreak/>
        <w:t>Integration Certification</w:t>
      </w:r>
      <w:bookmarkEnd w:id="15"/>
      <w:r>
        <w:t xml:space="preserve"> </w:t>
      </w:r>
    </w:p>
    <w:p w:rsidR="00A06C58" w:rsidRDefault="00CA2844">
      <w:pPr>
        <w:widowControl w:val="0"/>
        <w:spacing w:after="200"/>
      </w:pPr>
      <w:r>
        <w:t>Upon verification that the correct data is being passed for both the Data Col</w:t>
      </w:r>
      <w:r>
        <w:t xml:space="preserve">lector and Risk Inquiry Service the merchant will be issued a Certification Letter along with an additional boarding document providing the Production environment information. </w:t>
      </w:r>
    </w:p>
    <w:p w:rsidR="00A06C58" w:rsidRDefault="00CA2844">
      <w:pPr>
        <w:widowControl w:val="0"/>
        <w:spacing w:after="200"/>
      </w:pPr>
      <w:r>
        <w:t xml:space="preserve">Any customized data created in the test environment will have to be re-created </w:t>
      </w:r>
      <w:r>
        <w:t xml:space="preserve">in the production environment, this includes, users, rules, site IDs, user defined fields and API keys. </w:t>
      </w:r>
    </w:p>
    <w:p w:rsidR="00A06C58" w:rsidRDefault="00CA2844">
      <w:pPr>
        <w:widowControl w:val="0"/>
        <w:spacing w:after="200"/>
      </w:pPr>
      <w:r>
        <w:t>The test environment will continue to be available to the merchant for testing purposes but should not be used with production traffic from the merchan</w:t>
      </w:r>
      <w:r>
        <w:t xml:space="preserve">t. </w:t>
      </w:r>
    </w:p>
    <w:p w:rsidR="00A06C58" w:rsidRDefault="00CA2844">
      <w:pPr>
        <w:pStyle w:val="Heading1"/>
        <w:spacing w:line="240" w:lineRule="auto"/>
      </w:pPr>
      <w:bookmarkStart w:id="16" w:name="_Toc531855259"/>
      <w:r>
        <w:t>Logging</w:t>
      </w:r>
      <w:bookmarkEnd w:id="16"/>
      <w:r>
        <w:t xml:space="preserve"> </w:t>
      </w:r>
    </w:p>
    <w:p w:rsidR="00A06C58" w:rsidRDefault="00CA2844">
      <w:pPr>
        <w:widowControl w:val="0"/>
        <w:spacing w:after="200"/>
      </w:pPr>
      <w:r>
        <w:t>To facilitate troubleshooting ensure that logging is enabled in the SFCC Link Cartridge. The Kount Link Cartridge will not interfere with default checkout flow of a site. If an error occurs within the Kount Link Cartridge or if the Kount Servi</w:t>
      </w:r>
      <w:r>
        <w:t xml:space="preserve">ce cannot be reached errors are written into separate log files. </w:t>
      </w:r>
    </w:p>
    <w:p w:rsidR="00A06C58" w:rsidRDefault="00A06C58">
      <w:pPr>
        <w:widowControl w:val="0"/>
        <w:spacing w:after="200"/>
      </w:pPr>
    </w:p>
    <w:p w:rsidR="00A06C58" w:rsidRDefault="00CA2844">
      <w:pPr>
        <w:widowControl w:val="0"/>
        <w:spacing w:after="200"/>
      </w:pPr>
      <w:r>
        <w:t xml:space="preserve">Logs are located </w:t>
      </w:r>
      <w:r>
        <w:rPr>
          <w:b/>
        </w:rPr>
        <w:t>Administration &gt; Site Development &gt; Development Setup</w:t>
      </w:r>
      <w:r>
        <w:t xml:space="preserve">. </w:t>
      </w:r>
    </w:p>
    <w:p w:rsidR="00A06C58" w:rsidRDefault="00CA2844">
      <w:pPr>
        <w:widowControl w:val="0"/>
        <w:spacing w:after="200"/>
      </w:pPr>
      <w:r>
        <w:t>Navigate to the Log Files section. The Log file naming convention is:</w:t>
      </w:r>
      <w:r>
        <w:br/>
        <w:t xml:space="preserve"> </w:t>
      </w:r>
      <w:r>
        <w:rPr>
          <w:rFonts w:ascii="Courier New" w:eastAsia="Courier New" w:hAnsi="Courier New" w:cs="Courier New"/>
          <w:b/>
        </w:rPr>
        <w:t>custom-Kount-blade0-4-appserver</w:t>
      </w:r>
      <w:r>
        <w:rPr>
          <w:highlight w:val="yellow"/>
        </w:rPr>
        <w:t>-&lt;date stamp&gt;</w:t>
      </w:r>
      <w:r>
        <w:t>.</w:t>
      </w:r>
      <w:r>
        <w:rPr>
          <w:rFonts w:ascii="Courier New" w:eastAsia="Courier New" w:hAnsi="Courier New" w:cs="Courier New"/>
          <w:b/>
        </w:rPr>
        <w:t>log</w:t>
      </w:r>
    </w:p>
    <w:p w:rsidR="00A06C58" w:rsidRDefault="00CA2844">
      <w:pPr>
        <w:widowControl w:val="0"/>
        <w:spacing w:after="200"/>
      </w:pPr>
      <w:r>
        <w:t xml:space="preserve">Notifications can also be enabled to deliver email messages to specific addresses if an error were to occur. </w:t>
      </w:r>
      <w:r>
        <w:rPr>
          <w:noProof/>
        </w:rPr>
        <w:drawing>
          <wp:inline distT="0" distB="0" distL="0" distR="0">
            <wp:extent cx="5731510" cy="736600"/>
            <wp:effectExtent l="0" t="0" r="0" b="0"/>
            <wp:docPr id="4"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6.png"/>
                    <pic:cNvPicPr>
                      <a:picLocks noChangeAspect="1" noChangeArrowheads="1"/>
                    </pic:cNvPicPr>
                  </pic:nvPicPr>
                  <pic:blipFill>
                    <a:blip r:embed="rId16"/>
                    <a:stretch>
                      <a:fillRect/>
                    </a:stretch>
                  </pic:blipFill>
                  <pic:spPr bwMode="auto">
                    <a:xfrm>
                      <a:off x="0" y="0"/>
                      <a:ext cx="5731510" cy="736600"/>
                    </a:xfrm>
                    <a:prstGeom prst="rect">
                      <a:avLst/>
                    </a:prstGeom>
                    <a:ln w="3175">
                      <a:solidFill>
                        <a:srgbClr val="000000"/>
                      </a:solidFill>
                    </a:ln>
                  </pic:spPr>
                </pic:pic>
              </a:graphicData>
            </a:graphic>
          </wp:inline>
        </w:drawing>
      </w:r>
      <w:r>
        <w:t>Example of the email body for a Notification Email:</w:t>
      </w:r>
    </w:p>
    <w:p w:rsidR="00A06C58" w:rsidRDefault="00CA2844">
      <w:pPr>
        <w:widowControl w:val="0"/>
        <w:spacing w:after="200"/>
      </w:pPr>
      <w:r>
        <w:rPr>
          <w:noProof/>
        </w:rPr>
        <w:drawing>
          <wp:inline distT="0" distB="0" distL="0" distR="0">
            <wp:extent cx="5731510" cy="1054100"/>
            <wp:effectExtent l="0" t="0" r="0" b="0"/>
            <wp:docPr id="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5.png"/>
                    <pic:cNvPicPr>
                      <a:picLocks noChangeAspect="1" noChangeArrowheads="1"/>
                    </pic:cNvPicPr>
                  </pic:nvPicPr>
                  <pic:blipFill>
                    <a:blip r:embed="rId17"/>
                    <a:stretch>
                      <a:fillRect/>
                    </a:stretch>
                  </pic:blipFill>
                  <pic:spPr bwMode="auto">
                    <a:xfrm>
                      <a:off x="0" y="0"/>
                      <a:ext cx="5731510" cy="1054100"/>
                    </a:xfrm>
                    <a:prstGeom prst="rect">
                      <a:avLst/>
                    </a:prstGeom>
                    <a:ln w="3175">
                      <a:solidFill>
                        <a:srgbClr val="000000"/>
                      </a:solidFill>
                    </a:ln>
                  </pic:spPr>
                </pic:pic>
              </a:graphicData>
            </a:graphic>
          </wp:inline>
        </w:drawing>
      </w:r>
    </w:p>
    <w:p w:rsidR="00A06C58" w:rsidRDefault="00CA2844">
      <w:r>
        <w:br w:type="page"/>
      </w:r>
    </w:p>
    <w:p w:rsidR="00A06C58" w:rsidRDefault="00A06C58">
      <w:pPr>
        <w:widowControl w:val="0"/>
      </w:pPr>
    </w:p>
    <w:p w:rsidR="00A06C58" w:rsidRDefault="00A06C58">
      <w:pPr>
        <w:widowControl w:val="0"/>
      </w:pPr>
    </w:p>
    <w:p w:rsidR="00A06C58" w:rsidRDefault="00A06C58">
      <w:pPr>
        <w:widowControl w:val="0"/>
      </w:pPr>
    </w:p>
    <w:p w:rsidR="00A06C58" w:rsidRDefault="00CA2844">
      <w:pPr>
        <w:pStyle w:val="Heading1"/>
        <w:spacing w:line="240" w:lineRule="auto"/>
      </w:pPr>
      <w:bookmarkStart w:id="17" w:name="_Toc531855260"/>
      <w:r>
        <w:t>SFCC Workflow</w:t>
      </w:r>
      <w:bookmarkEnd w:id="17"/>
    </w:p>
    <w:p w:rsidR="00A06C58" w:rsidRDefault="00CA2844">
      <w:pPr>
        <w:widowControl w:val="0"/>
        <w:spacing w:after="200"/>
      </w:pPr>
      <w:r>
        <w:t>Within the SFCC workflow, if an order is Declined via a Kount Rule th</w:t>
      </w:r>
      <w:r>
        <w:t>ere is a generic Decline message that displays on the checkout page when the customer is attempting to place their order.  The message that is displayed can be customized within SFCC.</w:t>
      </w:r>
    </w:p>
    <w:p w:rsidR="00A06C58" w:rsidRDefault="00CA2844">
      <w:pPr>
        <w:widowControl w:val="0"/>
        <w:spacing w:after="200"/>
      </w:pPr>
      <w:bookmarkStart w:id="18" w:name="_3j2qqm3"/>
      <w:bookmarkEnd w:id="18"/>
      <w:r>
        <w:t>For customizing Decline Pop-Up open:</w:t>
      </w:r>
    </w:p>
    <w:p w:rsidR="00A06C58" w:rsidRDefault="00CA2844">
      <w:pPr>
        <w:widowControl w:val="0"/>
        <w:spacing w:after="200"/>
      </w:pPr>
      <w:bookmarkStart w:id="19" w:name="_1y810tw"/>
      <w:bookmarkEnd w:id="19"/>
      <w:r>
        <w:t>int_kount/cartridge/templates/resou</w:t>
      </w:r>
      <w:r>
        <w:t>rces/kount.properties</w:t>
      </w:r>
    </w:p>
    <w:p w:rsidR="00A06C58" w:rsidRDefault="00CA2844">
      <w:pPr>
        <w:widowControl w:val="0"/>
        <w:spacing w:after="200"/>
      </w:pPr>
      <w:bookmarkStart w:id="20" w:name="_4i7ojhp"/>
      <w:bookmarkEnd w:id="20"/>
      <w:r>
        <w:rPr>
          <w:noProof/>
        </w:rPr>
        <w:drawing>
          <wp:inline distT="0" distB="0" distL="0" distR="0">
            <wp:extent cx="3905250" cy="2505075"/>
            <wp:effectExtent l="0" t="0" r="0" b="0"/>
            <wp:docPr id="6"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1.png"/>
                    <pic:cNvPicPr>
                      <a:picLocks noChangeAspect="1" noChangeArrowheads="1"/>
                    </pic:cNvPicPr>
                  </pic:nvPicPr>
                  <pic:blipFill>
                    <a:blip r:embed="rId18"/>
                    <a:stretch>
                      <a:fillRect/>
                    </a:stretch>
                  </pic:blipFill>
                  <pic:spPr bwMode="auto">
                    <a:xfrm>
                      <a:off x="0" y="0"/>
                      <a:ext cx="3905250" cy="2505075"/>
                    </a:xfrm>
                    <a:prstGeom prst="rect">
                      <a:avLst/>
                    </a:prstGeom>
                  </pic:spPr>
                </pic:pic>
              </a:graphicData>
            </a:graphic>
          </wp:inline>
        </w:drawing>
      </w:r>
    </w:p>
    <w:p w:rsidR="00A06C58" w:rsidRDefault="00CA2844">
      <w:pPr>
        <w:widowControl w:val="0"/>
        <w:spacing w:after="200"/>
      </w:pPr>
      <w:bookmarkStart w:id="21" w:name="_2xcytpi"/>
      <w:bookmarkEnd w:id="21"/>
      <w:r>
        <w:t>and change value of “kount.DECLINED” line</w:t>
      </w:r>
    </w:p>
    <w:p w:rsidR="00A06C58" w:rsidRDefault="00CA2844">
      <w:pPr>
        <w:widowControl w:val="0"/>
        <w:spacing w:after="200"/>
      </w:pPr>
      <w:bookmarkStart w:id="22" w:name="_1ci93xb"/>
      <w:bookmarkEnd w:id="22"/>
      <w:r>
        <w:rPr>
          <w:noProof/>
        </w:rPr>
        <w:drawing>
          <wp:inline distT="0" distB="0" distL="0" distR="0">
            <wp:extent cx="5731510" cy="1600200"/>
            <wp:effectExtent l="0" t="0" r="0" b="0"/>
            <wp:docPr id="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0.png"/>
                    <pic:cNvPicPr>
                      <a:picLocks noChangeAspect="1" noChangeArrowheads="1"/>
                    </pic:cNvPicPr>
                  </pic:nvPicPr>
                  <pic:blipFill>
                    <a:blip r:embed="rId19"/>
                    <a:stretch>
                      <a:fillRect/>
                    </a:stretch>
                  </pic:blipFill>
                  <pic:spPr bwMode="auto">
                    <a:xfrm>
                      <a:off x="0" y="0"/>
                      <a:ext cx="5731510" cy="1600200"/>
                    </a:xfrm>
                    <a:prstGeom prst="rect">
                      <a:avLst/>
                    </a:prstGeom>
                  </pic:spPr>
                </pic:pic>
              </a:graphicData>
            </a:graphic>
          </wp:inline>
        </w:drawing>
      </w:r>
    </w:p>
    <w:p w:rsidR="00A06C58" w:rsidRDefault="00A06C58">
      <w:pPr>
        <w:widowControl w:val="0"/>
        <w:spacing w:after="200"/>
      </w:pPr>
      <w:bookmarkStart w:id="23" w:name="_3whwml4"/>
      <w:bookmarkEnd w:id="23"/>
    </w:p>
    <w:p w:rsidR="00A06C58" w:rsidRDefault="00CA2844">
      <w:r>
        <w:br w:type="page"/>
      </w:r>
    </w:p>
    <w:p w:rsidR="00A06C58" w:rsidRDefault="00A06C58">
      <w:pPr>
        <w:widowControl w:val="0"/>
      </w:pPr>
    </w:p>
    <w:p w:rsidR="00A06C58" w:rsidRDefault="00A06C58">
      <w:pPr>
        <w:widowControl w:val="0"/>
      </w:pPr>
    </w:p>
    <w:p w:rsidR="00A06C58" w:rsidRDefault="00A06C58">
      <w:pPr>
        <w:widowControl w:val="0"/>
      </w:pPr>
    </w:p>
    <w:p w:rsidR="00A06C58" w:rsidRDefault="00CA2844">
      <w:pPr>
        <w:pStyle w:val="Heading1"/>
        <w:spacing w:line="240" w:lineRule="auto"/>
      </w:pPr>
      <w:bookmarkStart w:id="24" w:name="_Toc531855261"/>
      <w:r>
        <w:t>Implementation Setup</w:t>
      </w:r>
      <w:bookmarkEnd w:id="24"/>
    </w:p>
    <w:p w:rsidR="00A06C58" w:rsidRDefault="00CA2844">
      <w:pPr>
        <w:widowControl w:val="0"/>
        <w:spacing w:after="200"/>
        <w:jc w:val="both"/>
      </w:pPr>
      <w:bookmarkStart w:id="25" w:name="_qsh70q"/>
      <w:bookmarkEnd w:id="25"/>
      <w:r>
        <w:t xml:space="preserve">The </w:t>
      </w:r>
      <w:r>
        <w:rPr>
          <w:b/>
        </w:rPr>
        <w:t>int_kount</w:t>
      </w:r>
      <w:r>
        <w:t xml:space="preserve"> cartridge is required for the integration. Please obtain the cartridge from your Kount Technical Account Manager, if you are not sure who to contact please email </w:t>
      </w:r>
      <w:hyperlink r:id="rId20">
        <w:r>
          <w:rPr>
            <w:rStyle w:val="ListLabel302"/>
          </w:rPr>
          <w:t>support@kount.com</w:t>
        </w:r>
      </w:hyperlink>
      <w:r>
        <w:t xml:space="preserve">. </w:t>
      </w:r>
    </w:p>
    <w:p w:rsidR="00A06C58" w:rsidRDefault="00CA2844">
      <w:pPr>
        <w:pStyle w:val="Heading2"/>
        <w:spacing w:line="240" w:lineRule="auto"/>
      </w:pPr>
      <w:bookmarkStart w:id="26" w:name="_Toc531855262"/>
      <w:r>
        <w:t>Configuration</w:t>
      </w:r>
      <w:bookmarkEnd w:id="26"/>
    </w:p>
    <w:p w:rsidR="00A06C58" w:rsidRDefault="00CA2844">
      <w:pPr>
        <w:widowControl w:val="0"/>
        <w:spacing w:after="200"/>
      </w:pPr>
      <w:r>
        <w:t>There are 6 bas</w:t>
      </w:r>
      <w:r>
        <w:t>ic configuration steps:</w:t>
      </w:r>
    </w:p>
    <w:p w:rsidR="00A06C58" w:rsidRDefault="00CA2844" w:rsidP="00CA2844">
      <w:pPr>
        <w:widowControl w:val="0"/>
        <w:numPr>
          <w:ilvl w:val="0"/>
          <w:numId w:val="28"/>
        </w:numPr>
        <w:ind w:hanging="360"/>
        <w:contextualSpacing/>
        <w:jc w:val="both"/>
        <w:rPr>
          <w:color w:val="333333"/>
          <w:highlight w:val="white"/>
        </w:rPr>
      </w:pPr>
      <w:r>
        <w:rPr>
          <w:color w:val="333333"/>
          <w:highlight w:val="white"/>
        </w:rPr>
        <w:t xml:space="preserve">Import </w:t>
      </w:r>
      <w:r>
        <w:rPr>
          <w:rFonts w:ascii="Courier New" w:eastAsia="Courier New" w:hAnsi="Courier New" w:cs="Courier New"/>
          <w:color w:val="333333"/>
          <w:highlight w:val="white"/>
        </w:rPr>
        <w:t xml:space="preserve">kount_metadata.xml </w:t>
      </w:r>
      <w:r>
        <w:rPr>
          <w:color w:val="333333"/>
          <w:highlight w:val="white"/>
        </w:rPr>
        <w:t>file</w:t>
      </w:r>
    </w:p>
    <w:p w:rsidR="00A06C58" w:rsidRDefault="00CA2844" w:rsidP="00CA2844">
      <w:pPr>
        <w:widowControl w:val="0"/>
        <w:numPr>
          <w:ilvl w:val="0"/>
          <w:numId w:val="28"/>
        </w:numPr>
        <w:ind w:hanging="360"/>
        <w:contextualSpacing/>
        <w:jc w:val="both"/>
        <w:rPr>
          <w:color w:val="333333"/>
          <w:highlight w:val="white"/>
        </w:rPr>
      </w:pPr>
      <w:r>
        <w:t>Kount Site Preferences</w:t>
      </w:r>
    </w:p>
    <w:p w:rsidR="00A06C58" w:rsidRDefault="00CA2844" w:rsidP="00CA2844">
      <w:pPr>
        <w:widowControl w:val="0"/>
        <w:numPr>
          <w:ilvl w:val="0"/>
          <w:numId w:val="28"/>
        </w:numPr>
        <w:ind w:hanging="360"/>
        <w:contextualSpacing/>
        <w:jc w:val="both"/>
        <w:rPr>
          <w:color w:val="333333"/>
          <w:highlight w:val="white"/>
        </w:rPr>
      </w:pPr>
      <w:r>
        <w:rPr>
          <w:color w:val="333333"/>
          <w:highlight w:val="white"/>
        </w:rPr>
        <w:t>Create API key in Kount Admin Panel</w:t>
      </w:r>
    </w:p>
    <w:p w:rsidR="00A06C58" w:rsidRDefault="00CA2844" w:rsidP="00CA2844">
      <w:pPr>
        <w:widowControl w:val="0"/>
        <w:numPr>
          <w:ilvl w:val="0"/>
          <w:numId w:val="28"/>
        </w:numPr>
        <w:ind w:hanging="360"/>
        <w:contextualSpacing/>
        <w:jc w:val="both"/>
        <w:rPr>
          <w:color w:val="333333"/>
          <w:highlight w:val="white"/>
        </w:rPr>
      </w:pPr>
      <w:r>
        <w:rPr>
          <w:color w:val="333333"/>
          <w:highlight w:val="white"/>
        </w:rPr>
        <w:t>Assign the Cartridge to a Site</w:t>
      </w:r>
    </w:p>
    <w:p w:rsidR="00A06C58" w:rsidRDefault="00CA2844" w:rsidP="00CA2844">
      <w:pPr>
        <w:widowControl w:val="0"/>
        <w:numPr>
          <w:ilvl w:val="0"/>
          <w:numId w:val="28"/>
        </w:numPr>
        <w:ind w:hanging="360"/>
        <w:contextualSpacing/>
        <w:jc w:val="both"/>
        <w:rPr>
          <w:color w:val="333333"/>
          <w:highlight w:val="white"/>
        </w:rPr>
      </w:pPr>
      <w:r>
        <w:rPr>
          <w:color w:val="333333"/>
          <w:highlight w:val="white"/>
        </w:rPr>
        <w:t>Modify Storefront Code and Controllers</w:t>
      </w:r>
    </w:p>
    <w:p w:rsidR="00A06C58" w:rsidRDefault="00CA2844" w:rsidP="00CA2844">
      <w:pPr>
        <w:widowControl w:val="0"/>
        <w:numPr>
          <w:ilvl w:val="0"/>
          <w:numId w:val="28"/>
        </w:numPr>
        <w:ind w:hanging="360"/>
        <w:contextualSpacing/>
        <w:jc w:val="both"/>
        <w:rPr>
          <w:color w:val="333333"/>
          <w:highlight w:val="white"/>
        </w:rPr>
      </w:pPr>
      <w:r>
        <w:rPr>
          <w:color w:val="333333"/>
          <w:highlight w:val="white"/>
        </w:rPr>
        <w:t>(Optional) Configure the Event Notification Service</w:t>
      </w:r>
    </w:p>
    <w:p w:rsidR="00A06C58" w:rsidRDefault="00A06C58">
      <w:pPr>
        <w:widowControl w:val="0"/>
        <w:spacing w:after="200"/>
      </w:pPr>
    </w:p>
    <w:p w:rsidR="00A06C58" w:rsidRDefault="00CA2844">
      <w:pPr>
        <w:pStyle w:val="Heading3"/>
        <w:spacing w:line="240" w:lineRule="auto"/>
      </w:pPr>
      <w:bookmarkStart w:id="27" w:name="_Toc531855067"/>
      <w:r>
        <w:t>Step 1 – Site Impor</w:t>
      </w:r>
      <w:r>
        <w:t>t</w:t>
      </w:r>
      <w:bookmarkEnd w:id="27"/>
      <w:r>
        <w:t xml:space="preserve"> </w:t>
      </w:r>
    </w:p>
    <w:p w:rsidR="00A06C58" w:rsidRDefault="00CA2844">
      <w:pPr>
        <w:pStyle w:val="Standard1"/>
        <w:spacing w:before="120"/>
        <w:rPr>
          <w:rFonts w:asciiTheme="majorHAnsi" w:hAnsiTheme="majorHAnsi" w:cstheme="majorHAnsi"/>
          <w:color w:val="000000" w:themeColor="text1"/>
          <w:sz w:val="22"/>
          <w:szCs w:val="22"/>
          <w14:textOutline w14:w="0" w14:cap="flat" w14:cmpd="sng" w14:algn="ctr">
            <w14:noFill/>
            <w14:prstDash w14:val="solid"/>
            <w14:round/>
          </w14:textOutline>
        </w:rPr>
      </w:pPr>
      <w:r>
        <w:rPr>
          <w:rFonts w:asciiTheme="majorHAnsi" w:hAnsiTheme="majorHAnsi" w:cstheme="majorHAnsi"/>
          <w:color w:val="000000" w:themeColor="text1"/>
          <w:sz w:val="22"/>
          <w:szCs w:val="22"/>
          <w14:textOutline w14:w="0" w14:cap="flat" w14:cmpd="sng" w14:algn="ctr">
            <w14:noFill/>
            <w14:prstDash w14:val="solid"/>
            <w14:round/>
          </w14:textOutline>
        </w:rPr>
        <w:t xml:space="preserve">In the Metadata folder you will find a zip file called ‘site_template’. </w:t>
      </w:r>
    </w:p>
    <w:p w:rsidR="00A06C58" w:rsidRDefault="00CA2844">
      <w:pPr>
        <w:pStyle w:val="Standard1"/>
        <w:spacing w:before="120"/>
        <w:rPr>
          <w:rFonts w:asciiTheme="majorHAnsi" w:hAnsiTheme="majorHAnsi" w:cstheme="majorHAnsi"/>
          <w:color w:val="000000" w:themeColor="text1"/>
          <w:sz w:val="22"/>
          <w:szCs w:val="22"/>
          <w14:textOutline w14:w="0" w14:cap="flat" w14:cmpd="sng" w14:algn="ctr">
            <w14:noFill/>
            <w14:prstDash w14:val="solid"/>
            <w14:round/>
          </w14:textOutline>
        </w:rPr>
      </w:pPr>
      <w:r>
        <w:rPr>
          <w:rFonts w:asciiTheme="majorHAnsi" w:hAnsiTheme="majorHAnsi" w:cstheme="majorHAnsi"/>
          <w:color w:val="000000" w:themeColor="text1"/>
          <w:sz w:val="22"/>
          <w:szCs w:val="22"/>
          <w14:textOutline w14:w="0" w14:cap="flat" w14:cmpd="sng" w14:algn="ctr">
            <w14:noFill/>
            <w14:prstDash w14:val="solid"/>
            <w14:round/>
          </w14:textOutline>
        </w:rPr>
        <w:t>1. Go to Administration &gt; Site development &gt; Site Import &amp; Export and upload the zip file.</w:t>
      </w:r>
    </w:p>
    <w:p w:rsidR="00A06C58" w:rsidRDefault="00CA2844">
      <w:pPr>
        <w:pStyle w:val="Standard1"/>
        <w:spacing w:before="120"/>
        <w:rPr>
          <w:rFonts w:asciiTheme="majorHAnsi" w:hAnsiTheme="majorHAnsi" w:cstheme="majorHAnsi"/>
          <w:color w:val="000000" w:themeColor="text1"/>
          <w:sz w:val="22"/>
          <w:szCs w:val="22"/>
          <w14:textOutline w14:w="0" w14:cap="flat" w14:cmpd="sng" w14:algn="ctr">
            <w14:noFill/>
            <w14:prstDash w14:val="solid"/>
            <w14:round/>
          </w14:textOutline>
        </w:rPr>
      </w:pPr>
      <w:r>
        <w:rPr>
          <w:rFonts w:asciiTheme="majorHAnsi" w:hAnsiTheme="majorHAnsi" w:cstheme="majorHAnsi"/>
          <w:color w:val="000000" w:themeColor="text1"/>
          <w:sz w:val="22"/>
          <w:szCs w:val="22"/>
          <w14:textOutline w14:w="0" w14:cap="flat" w14:cmpd="sng" w14:algn="ctr">
            <w14:noFill/>
            <w14:prstDash w14:val="solid"/>
            <w14:round/>
          </w14:textOutline>
        </w:rPr>
        <w:t>2. Select the zip you uploaded, click on Import then on the ok button</w:t>
      </w:r>
      <w:r>
        <w:rPr>
          <w:noProof/>
        </w:rPr>
        <w:drawing>
          <wp:inline distT="0" distB="0" distL="0" distR="0">
            <wp:extent cx="5731510" cy="2169160"/>
            <wp:effectExtent l="0" t="0" r="0" b="0"/>
            <wp:docPr id="8" name="Picture 8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2" descr="A screenshot of a social media post&#10;&#10;Description automatically generated"/>
                    <pic:cNvPicPr>
                      <a:picLocks noChangeAspect="1" noChangeArrowheads="1"/>
                    </pic:cNvPicPr>
                  </pic:nvPicPr>
                  <pic:blipFill>
                    <a:blip r:embed="rId21"/>
                    <a:stretch>
                      <a:fillRect/>
                    </a:stretch>
                  </pic:blipFill>
                  <pic:spPr bwMode="auto">
                    <a:xfrm>
                      <a:off x="0" y="0"/>
                      <a:ext cx="5731510" cy="2169160"/>
                    </a:xfrm>
                    <a:prstGeom prst="rect">
                      <a:avLst/>
                    </a:prstGeom>
                  </pic:spPr>
                </pic:pic>
              </a:graphicData>
            </a:graphic>
          </wp:inline>
        </w:drawing>
      </w:r>
    </w:p>
    <w:p w:rsidR="00A06C58" w:rsidRDefault="00CA2844">
      <w:pPr>
        <w:pStyle w:val="Standard1"/>
        <w:spacing w:before="120"/>
        <w:rPr>
          <w:rFonts w:asciiTheme="majorHAnsi" w:hAnsiTheme="majorHAnsi" w:cstheme="majorHAnsi"/>
          <w:color w:val="000000" w:themeColor="text1"/>
          <w:sz w:val="22"/>
          <w:szCs w:val="22"/>
          <w14:textOutline w14:w="0" w14:cap="flat" w14:cmpd="sng" w14:algn="ctr">
            <w14:noFill/>
            <w14:prstDash w14:val="solid"/>
            <w14:round/>
          </w14:textOutline>
        </w:rPr>
      </w:pPr>
      <w:r>
        <w:rPr>
          <w:noProof/>
        </w:rPr>
        <w:drawing>
          <wp:inline distT="0" distB="0" distL="0" distR="0">
            <wp:extent cx="5731510" cy="2169160"/>
            <wp:effectExtent l="0" t="0" r="0" b="0"/>
            <wp:docPr id="9"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A screenshot of a social media post&#10;&#10;Description automatically generated"/>
                    <pic:cNvPicPr>
                      <a:picLocks noChangeAspect="1" noChangeArrowheads="1"/>
                    </pic:cNvPicPr>
                  </pic:nvPicPr>
                  <pic:blipFill>
                    <a:blip r:embed="rId21"/>
                    <a:stretch>
                      <a:fillRect/>
                    </a:stretch>
                  </pic:blipFill>
                  <pic:spPr bwMode="auto">
                    <a:xfrm>
                      <a:off x="0" y="0"/>
                      <a:ext cx="5731510" cy="2169160"/>
                    </a:xfrm>
                    <a:prstGeom prst="rect">
                      <a:avLst/>
                    </a:prstGeom>
                  </pic:spPr>
                </pic:pic>
              </a:graphicData>
            </a:graphic>
          </wp:inline>
        </w:drawing>
      </w:r>
    </w:p>
    <w:p w:rsidR="00A06C58" w:rsidRDefault="00CA2844">
      <w:pPr>
        <w:pStyle w:val="Heading3"/>
        <w:spacing w:line="240" w:lineRule="auto"/>
      </w:pPr>
      <w:bookmarkStart w:id="28" w:name="_Toc531855265"/>
      <w:r>
        <w:lastRenderedPageBreak/>
        <w:t xml:space="preserve">Step </w:t>
      </w:r>
      <w:r>
        <w:rPr>
          <w:lang w:val="en-US"/>
        </w:rPr>
        <w:t>2</w:t>
      </w:r>
      <w:r>
        <w:t xml:space="preserve"> - Kount Site Preferences</w:t>
      </w:r>
      <w:bookmarkEnd w:id="28"/>
    </w:p>
    <w:p w:rsidR="00A06C58" w:rsidRDefault="00CA2844">
      <w:pPr>
        <w:widowControl w:val="0"/>
        <w:spacing w:after="200"/>
      </w:pPr>
      <w:r>
        <w:t>The Kount Site Preferences will need to be filled into the fields within this page. The script file will display the default values to the right of th</w:t>
      </w:r>
      <w:r>
        <w:t xml:space="preserve">e screen, but does not populate the fields automatically. Verify the Site Preferences by navigating to </w:t>
      </w:r>
      <w:r>
        <w:rPr>
          <w:b/>
        </w:rPr>
        <w:t>Merchant Tools</w:t>
      </w:r>
      <w:r>
        <w:t xml:space="preserve"> -&gt; </w:t>
      </w:r>
      <w:r>
        <w:rPr>
          <w:b/>
        </w:rPr>
        <w:t>Site Preferences</w:t>
      </w:r>
      <w:r>
        <w:t xml:space="preserve"> -&gt; </w:t>
      </w:r>
      <w:r>
        <w:rPr>
          <w:b/>
        </w:rPr>
        <w:t>Custom Preferences</w:t>
      </w:r>
      <w:r>
        <w:t xml:space="preserve">. Select </w:t>
      </w:r>
      <w:r>
        <w:rPr>
          <w:b/>
        </w:rPr>
        <w:t>Kount</w:t>
      </w:r>
      <w:r>
        <w:t xml:space="preserve">. </w:t>
      </w:r>
    </w:p>
    <w:p w:rsidR="00A06C58" w:rsidRDefault="00CA2844">
      <w:pPr>
        <w:widowControl w:val="0"/>
        <w:spacing w:after="200"/>
      </w:pPr>
      <w:r>
        <w:t>The Custom Site Preferences page will display.  All Sandbox Boarding information</w:t>
      </w:r>
      <w:r>
        <w:t xml:space="preserve"> needed for this page will be provided by your Kount Technical Account Manager.</w:t>
      </w:r>
    </w:p>
    <w:p w:rsidR="00A06C58" w:rsidRDefault="00CA2844">
      <w:pPr>
        <w:widowControl w:val="0"/>
        <w:spacing w:after="200"/>
      </w:pPr>
      <w:r>
        <w:t xml:space="preserve">Let’s look at the settings page in sections. </w:t>
      </w:r>
    </w:p>
    <w:p w:rsidR="00A06C58" w:rsidRDefault="00CA2844">
      <w:pPr>
        <w:widowControl w:val="0"/>
        <w:spacing w:after="200"/>
      </w:pPr>
      <w:r>
        <w:rPr>
          <w:noProof/>
        </w:rPr>
        <w:drawing>
          <wp:inline distT="0" distB="0" distL="0" distR="0">
            <wp:extent cx="5731510" cy="3263900"/>
            <wp:effectExtent l="0" t="0" r="0" b="0"/>
            <wp:docPr id="10"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4.png"/>
                    <pic:cNvPicPr>
                      <a:picLocks noChangeAspect="1" noChangeArrowheads="1"/>
                    </pic:cNvPicPr>
                  </pic:nvPicPr>
                  <pic:blipFill>
                    <a:blip r:embed="rId22"/>
                    <a:stretch>
                      <a:fillRect/>
                    </a:stretch>
                  </pic:blipFill>
                  <pic:spPr bwMode="auto">
                    <a:xfrm>
                      <a:off x="0" y="0"/>
                      <a:ext cx="5731510" cy="3263900"/>
                    </a:xfrm>
                    <a:prstGeom prst="rect">
                      <a:avLst/>
                    </a:prstGeom>
                  </pic:spPr>
                </pic:pic>
              </a:graphicData>
            </a:graphic>
          </wp:inline>
        </w:drawing>
      </w:r>
    </w:p>
    <w:p w:rsidR="00A06C58" w:rsidRDefault="00CA2844" w:rsidP="00CA2844">
      <w:pPr>
        <w:widowControl w:val="0"/>
        <w:numPr>
          <w:ilvl w:val="0"/>
          <w:numId w:val="25"/>
        </w:numPr>
        <w:ind w:hanging="360"/>
        <w:contextualSpacing/>
      </w:pPr>
      <w:r>
        <w:t xml:space="preserve">This is where the API/RIS Key that was created earlier in this document is entered. Please use </w:t>
      </w:r>
      <w:hyperlink w:anchor="_lnxbz9">
        <w:r>
          <w:rPr>
            <w:rStyle w:val="ListLabel302"/>
          </w:rPr>
          <w:t>thi</w:t>
        </w:r>
        <w:r>
          <w:rPr>
            <w:rStyle w:val="ListLabel302"/>
          </w:rPr>
          <w:t>s link</w:t>
        </w:r>
      </w:hyperlink>
      <w:r>
        <w:t xml:space="preserve"> if you have questions about API/RIS Key creation. Please note the Key will need </w:t>
      </w:r>
      <w:r>
        <w:rPr>
          <w:highlight w:val="yellow"/>
        </w:rPr>
        <w:t>RIS permissions</w:t>
      </w:r>
      <w:r>
        <w:t xml:space="preserve"> to function properly.</w:t>
      </w:r>
    </w:p>
    <w:p w:rsidR="00A06C58" w:rsidRDefault="00CA2844" w:rsidP="00CA2844">
      <w:pPr>
        <w:widowControl w:val="0"/>
        <w:numPr>
          <w:ilvl w:val="0"/>
          <w:numId w:val="34"/>
        </w:numPr>
        <w:ind w:hanging="360"/>
        <w:contextualSpacing/>
      </w:pPr>
      <w:bookmarkStart w:id="29" w:name="ihv636"/>
      <w:bookmarkEnd w:id="29"/>
      <w:r>
        <w:t xml:space="preserve">Enable Event Notification Service (ENS) toggles on or off. The ENS service communicates status changes in Kount to SFCC and updates them within the order. There are additional steps to enabling and configuring ENS.  Please use </w:t>
      </w:r>
      <w:hyperlink w:anchor="_3fwokq0">
        <w:r>
          <w:rPr>
            <w:rStyle w:val="ListLabel302"/>
          </w:rPr>
          <w:t>this link</w:t>
        </w:r>
      </w:hyperlink>
      <w:r>
        <w:t xml:space="preserve"> or check the index of this document.</w:t>
      </w:r>
    </w:p>
    <w:p w:rsidR="00A06C58" w:rsidRDefault="00CA2844">
      <w:pPr>
        <w:widowControl w:val="0"/>
        <w:numPr>
          <w:ilvl w:val="0"/>
          <w:numId w:val="7"/>
        </w:numPr>
        <w:ind w:hanging="360"/>
        <w:contextualSpacing/>
      </w:pPr>
      <w:r>
        <w:t>If you would like email notifications to be sent when ENS events are posted enter an email address in the “Kount ENS Email list” field.</w:t>
      </w:r>
    </w:p>
    <w:p w:rsidR="00A06C58" w:rsidRDefault="00CA2844">
      <w:pPr>
        <w:widowControl w:val="0"/>
        <w:numPr>
          <w:ilvl w:val="0"/>
          <w:numId w:val="9"/>
        </w:numPr>
        <w:ind w:hanging="360"/>
        <w:contextualSpacing/>
      </w:pPr>
      <w:r>
        <w:t xml:space="preserve">The </w:t>
      </w:r>
      <w:r>
        <w:rPr>
          <w:b/>
        </w:rPr>
        <w:t>Array of Internal IP Addresses</w:t>
      </w:r>
      <w:r>
        <w:t xml:space="preserve"> field is designed for internal IP Ad</w:t>
      </w:r>
      <w:r>
        <w:t>dresses that should ignore device data, so for instance if your organization accepts phone orders you will want to enter the internal IP Addresses of the agents who accept those orders so their devices are not attached to the independent orders being taken</w:t>
      </w:r>
      <w:r>
        <w:t xml:space="preserve"> over the phone.</w:t>
      </w:r>
    </w:p>
    <w:p w:rsidR="00A06C58" w:rsidRDefault="00A06C58">
      <w:pPr>
        <w:widowControl w:val="0"/>
      </w:pPr>
    </w:p>
    <w:p w:rsidR="00A06C58" w:rsidRDefault="00CA2844">
      <w:pPr>
        <w:widowControl w:val="0"/>
      </w:pPr>
      <w:r>
        <w:rPr>
          <w:noProof/>
        </w:rPr>
        <w:lastRenderedPageBreak/>
        <w:drawing>
          <wp:inline distT="0" distB="0" distL="0" distR="0">
            <wp:extent cx="5731510" cy="3251200"/>
            <wp:effectExtent l="0" t="0" r="0" b="0"/>
            <wp:docPr id="1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5.png"/>
                    <pic:cNvPicPr>
                      <a:picLocks noChangeAspect="1" noChangeArrowheads="1"/>
                    </pic:cNvPicPr>
                  </pic:nvPicPr>
                  <pic:blipFill>
                    <a:blip r:embed="rId23"/>
                    <a:stretch>
                      <a:fillRect/>
                    </a:stretch>
                  </pic:blipFill>
                  <pic:spPr bwMode="auto">
                    <a:xfrm>
                      <a:off x="0" y="0"/>
                      <a:ext cx="5731510" cy="3251200"/>
                    </a:xfrm>
                    <a:prstGeom prst="rect">
                      <a:avLst/>
                    </a:prstGeom>
                  </pic:spPr>
                </pic:pic>
              </a:graphicData>
            </a:graphic>
          </wp:inline>
        </w:drawing>
      </w:r>
    </w:p>
    <w:p w:rsidR="00A06C58" w:rsidRDefault="00CA2844" w:rsidP="00CA2844">
      <w:pPr>
        <w:widowControl w:val="0"/>
        <w:numPr>
          <w:ilvl w:val="0"/>
          <w:numId w:val="30"/>
        </w:numPr>
        <w:ind w:hanging="360"/>
        <w:contextualSpacing/>
      </w:pPr>
      <w:r>
        <w:t xml:space="preserve">Website is typically DEFAULT, although website values can be passed. The corresponding Website values will need to be created inside the AWC (Agent Web Console). To do so, navigate to the </w:t>
      </w:r>
      <w:r>
        <w:rPr>
          <w:b/>
        </w:rPr>
        <w:t>Fraud Control</w:t>
      </w:r>
      <w:r>
        <w:t xml:space="preserve"> tab &gt; </w:t>
      </w:r>
      <w:r>
        <w:rPr>
          <w:b/>
        </w:rPr>
        <w:t>Websites</w:t>
      </w:r>
      <w:r>
        <w:t>.</w:t>
      </w:r>
    </w:p>
    <w:p w:rsidR="00A06C58" w:rsidRDefault="00A06C58">
      <w:pPr>
        <w:widowControl w:val="0"/>
      </w:pPr>
    </w:p>
    <w:p w:rsidR="00A06C58" w:rsidRDefault="00CA2844">
      <w:pPr>
        <w:widowControl w:val="0"/>
        <w:numPr>
          <w:ilvl w:val="0"/>
          <w:numId w:val="9"/>
        </w:numPr>
        <w:ind w:hanging="360"/>
        <w:contextualSpacing/>
      </w:pPr>
      <w:r>
        <w:t>Merchant ID or MI</w:t>
      </w:r>
      <w:r>
        <w:t>D value will be provided by your Technical Account Manager.</w:t>
      </w:r>
      <w:r>
        <w:br/>
      </w:r>
    </w:p>
    <w:p w:rsidR="00A06C58" w:rsidRDefault="00CA2844">
      <w:pPr>
        <w:widowControl w:val="0"/>
        <w:ind w:left="720"/>
      </w:pPr>
      <w:r>
        <w:rPr>
          <w:i/>
        </w:rPr>
        <w:t>Note: Kount does not provide email notifications for any events. The SFCC Link Cartridge has the ability to provide email notifications for various features within SFCC, this is not a feature pro</w:t>
      </w:r>
      <w:r>
        <w:rPr>
          <w:i/>
        </w:rPr>
        <w:t>vided by Kount but rather SFCC.</w:t>
      </w:r>
    </w:p>
    <w:p w:rsidR="00A06C58" w:rsidRDefault="00A06C58">
      <w:pPr>
        <w:widowControl w:val="0"/>
        <w:ind w:left="720"/>
      </w:pPr>
    </w:p>
    <w:p w:rsidR="00A06C58" w:rsidRDefault="00CA2844" w:rsidP="00CA2844">
      <w:pPr>
        <w:widowControl w:val="0"/>
        <w:numPr>
          <w:ilvl w:val="0"/>
          <w:numId w:val="35"/>
        </w:numPr>
        <w:ind w:hanging="360"/>
        <w:contextualSpacing/>
      </w:pPr>
      <w:bookmarkStart w:id="30" w:name="32hioqz"/>
      <w:bookmarkEnd w:id="30"/>
      <w:r>
        <w:t xml:space="preserve">The “Kount ERROR Notification Email” is a list of email addresses that you would like any errors or warnings sent to that have occurred within SFCC concerning the Kount Link Cartridge. See the </w:t>
      </w:r>
      <w:r>
        <w:rPr>
          <w:color w:val="0000FF"/>
          <w:u w:val="single"/>
        </w:rPr>
        <w:t>Error Logging</w:t>
      </w:r>
      <w:r>
        <w:t xml:space="preserve"> section of this </w:t>
      </w:r>
      <w:r>
        <w:t>document for more information about the log files.</w:t>
      </w:r>
    </w:p>
    <w:p w:rsidR="00A06C58" w:rsidRDefault="00A06C58">
      <w:pPr>
        <w:widowControl w:val="0"/>
      </w:pPr>
    </w:p>
    <w:p w:rsidR="00A06C58" w:rsidRDefault="00CA2844" w:rsidP="00CA2844">
      <w:pPr>
        <w:widowControl w:val="0"/>
        <w:numPr>
          <w:ilvl w:val="0"/>
          <w:numId w:val="30"/>
        </w:numPr>
        <w:ind w:hanging="360"/>
        <w:contextualSpacing/>
      </w:pPr>
      <w:r>
        <w:t>The next 6 fields are various ENS email notifications. If any of these events are triggered an email will be distributed to anyone listed in Email field in the “Kount ENS Email List”.</w:t>
      </w:r>
    </w:p>
    <w:p w:rsidR="00A06C58" w:rsidRDefault="00CA2844">
      <w:pPr>
        <w:widowControl w:val="0"/>
        <w:jc w:val="center"/>
      </w:pPr>
      <w:r>
        <w:rPr>
          <w:noProof/>
        </w:rPr>
        <w:drawing>
          <wp:inline distT="0" distB="0" distL="0" distR="0">
            <wp:extent cx="5234305" cy="2160270"/>
            <wp:effectExtent l="0" t="0" r="0" b="0"/>
            <wp:docPr id="12"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9.png"/>
                    <pic:cNvPicPr>
                      <a:picLocks noChangeAspect="1" noChangeArrowheads="1"/>
                    </pic:cNvPicPr>
                  </pic:nvPicPr>
                  <pic:blipFill>
                    <a:blip r:embed="rId24"/>
                    <a:stretch>
                      <a:fillRect/>
                    </a:stretch>
                  </pic:blipFill>
                  <pic:spPr bwMode="auto">
                    <a:xfrm>
                      <a:off x="0" y="0"/>
                      <a:ext cx="5234305" cy="2160270"/>
                    </a:xfrm>
                    <a:prstGeom prst="rect">
                      <a:avLst/>
                    </a:prstGeom>
                  </pic:spPr>
                </pic:pic>
              </a:graphicData>
            </a:graphic>
          </wp:inline>
        </w:drawing>
      </w:r>
    </w:p>
    <w:p w:rsidR="00A06C58" w:rsidRDefault="00CA2844" w:rsidP="00CA2844">
      <w:pPr>
        <w:widowControl w:val="0"/>
        <w:numPr>
          <w:ilvl w:val="0"/>
          <w:numId w:val="30"/>
        </w:numPr>
        <w:ind w:hanging="360"/>
        <w:contextualSpacing/>
      </w:pPr>
      <w:bookmarkStart w:id="31" w:name="1hmsyys"/>
      <w:bookmarkEnd w:id="31"/>
      <w:r>
        <w:t xml:space="preserve">UDF (User Defined Fields) can be established in the field. There are additional steps to enabling and configuring UDF values please use </w:t>
      </w:r>
      <w:r>
        <w:rPr>
          <w:color w:val="0000FF"/>
          <w:u w:val="single"/>
        </w:rPr>
        <w:t>this link</w:t>
      </w:r>
      <w:r>
        <w:t xml:space="preserve"> for instructions.</w:t>
      </w:r>
    </w:p>
    <w:p w:rsidR="00A06C58" w:rsidRDefault="00CA2844">
      <w:pPr>
        <w:widowControl w:val="0"/>
        <w:numPr>
          <w:ilvl w:val="0"/>
          <w:numId w:val="9"/>
        </w:numPr>
        <w:ind w:hanging="360"/>
        <w:contextualSpacing/>
      </w:pPr>
      <w:r>
        <w:lastRenderedPageBreak/>
        <w:t>Enable Kount – Enables the Kount service to run against orders being passed into the environ</w:t>
      </w:r>
      <w:r>
        <w:t>ment.</w:t>
      </w:r>
    </w:p>
    <w:p w:rsidR="00A06C58" w:rsidRDefault="00CA2844">
      <w:pPr>
        <w:widowControl w:val="0"/>
        <w:numPr>
          <w:ilvl w:val="0"/>
          <w:numId w:val="9"/>
        </w:numPr>
        <w:ind w:hanging="360"/>
        <w:contextualSpacing/>
      </w:pPr>
      <w:r>
        <w:t>Authorization type: Kount allows two different order workflow types as PRE- Authorization and POST-Authorization.</w:t>
      </w:r>
    </w:p>
    <w:p w:rsidR="00A06C58" w:rsidRDefault="00CA2844">
      <w:pPr>
        <w:widowControl w:val="0"/>
        <w:numPr>
          <w:ilvl w:val="0"/>
          <w:numId w:val="9"/>
        </w:numPr>
        <w:ind w:hanging="360"/>
        <w:contextualSpacing/>
      </w:pPr>
      <w:r>
        <w:t>Mode: Test mode for Test Environment production for Production Environment</w:t>
      </w:r>
    </w:p>
    <w:p w:rsidR="00A06C58" w:rsidRDefault="00CA2844" w:rsidP="00CA2844">
      <w:pPr>
        <w:widowControl w:val="0"/>
        <w:numPr>
          <w:ilvl w:val="0"/>
          <w:numId w:val="25"/>
        </w:numPr>
        <w:ind w:hanging="360"/>
        <w:contextualSpacing/>
      </w:pPr>
      <w:r>
        <w:t>For testing purposes you can turn on/off the below  field whi</w:t>
      </w:r>
      <w:r>
        <w:t>ch is displayed in the storefront on the summary page (in checkout steps)</w:t>
      </w:r>
      <w:r>
        <w:rPr>
          <w:noProof/>
        </w:rPr>
        <w:drawing>
          <wp:inline distT="0" distB="0" distL="0" distR="0">
            <wp:extent cx="5734050" cy="508000"/>
            <wp:effectExtent l="0" t="0" r="0" b="0"/>
            <wp:docPr id="1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8.png"/>
                    <pic:cNvPicPr>
                      <a:picLocks noChangeAspect="1" noChangeArrowheads="1"/>
                    </pic:cNvPicPr>
                  </pic:nvPicPr>
                  <pic:blipFill>
                    <a:blip r:embed="rId25"/>
                    <a:stretch>
                      <a:fillRect/>
                    </a:stretch>
                  </pic:blipFill>
                  <pic:spPr bwMode="auto">
                    <a:xfrm>
                      <a:off x="0" y="0"/>
                      <a:ext cx="5734050" cy="508000"/>
                    </a:xfrm>
                    <a:prstGeom prst="rect">
                      <a:avLst/>
                    </a:prstGeom>
                  </pic:spPr>
                </pic:pic>
              </a:graphicData>
            </a:graphic>
          </wp:inline>
        </w:drawing>
      </w:r>
    </w:p>
    <w:p w:rsidR="00A06C58" w:rsidRDefault="00CA2844" w:rsidP="00CA2844">
      <w:pPr>
        <w:widowControl w:val="0"/>
        <w:numPr>
          <w:ilvl w:val="0"/>
          <w:numId w:val="25"/>
        </w:numPr>
        <w:ind w:hanging="360"/>
        <w:contextualSpacing/>
      </w:pPr>
      <w:r>
        <w:t>Hash Salt Key used for hashing credit card numbers</w:t>
      </w:r>
    </w:p>
    <w:p w:rsidR="00A06C58" w:rsidRDefault="00CA2844" w:rsidP="00CA2844">
      <w:pPr>
        <w:widowControl w:val="0"/>
        <w:numPr>
          <w:ilvl w:val="0"/>
          <w:numId w:val="40"/>
        </w:numPr>
        <w:ind w:hanging="360"/>
        <w:contextualSpacing/>
      </w:pPr>
      <w:r>
        <w:rPr>
          <w:noProof/>
        </w:rPr>
        <w:drawing>
          <wp:inline distT="0" distB="0" distL="0" distR="0">
            <wp:extent cx="5734050" cy="635000"/>
            <wp:effectExtent l="0" t="0" r="0" b="0"/>
            <wp:docPr id="14"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7.png"/>
                    <pic:cNvPicPr>
                      <a:picLocks noChangeAspect="1" noChangeArrowheads="1"/>
                    </pic:cNvPicPr>
                  </pic:nvPicPr>
                  <pic:blipFill>
                    <a:blip r:embed="rId26"/>
                    <a:stretch>
                      <a:fillRect/>
                    </a:stretch>
                  </pic:blipFill>
                  <pic:spPr bwMode="auto">
                    <a:xfrm>
                      <a:off x="0" y="0"/>
                      <a:ext cx="5734050" cy="635000"/>
                    </a:xfrm>
                    <a:prstGeom prst="rect">
                      <a:avLst/>
                    </a:prstGeom>
                  </pic:spPr>
                </pic:pic>
              </a:graphicData>
            </a:graphic>
          </wp:inline>
        </w:drawing>
      </w:r>
      <w:r>
        <w:t xml:space="preserve"> </w:t>
      </w:r>
    </w:p>
    <w:p w:rsidR="00A06C58" w:rsidRDefault="00A06C58">
      <w:pPr>
        <w:widowControl w:val="0"/>
        <w:ind w:left="720"/>
        <w:contextualSpacing/>
      </w:pPr>
    </w:p>
    <w:p w:rsidR="00A06C58" w:rsidRDefault="00CA2844" w:rsidP="00CA2844">
      <w:pPr>
        <w:widowControl w:val="0"/>
        <w:numPr>
          <w:ilvl w:val="0"/>
          <w:numId w:val="40"/>
        </w:numPr>
        <w:ind w:hanging="360"/>
        <w:contextualSpacing/>
      </w:pPr>
      <w:r>
        <w:t>Using SFRA? is used to identify if the site is using Storefront Reference Architecture. Defaults to “Yes”. Set this to “No” fo</w:t>
      </w:r>
      <w:r>
        <w:t>r sitegenesis</w:t>
      </w:r>
    </w:p>
    <w:p w:rsidR="00A06C58" w:rsidRDefault="00CA2844">
      <w:pPr>
        <w:widowControl w:val="0"/>
        <w:ind w:left="720"/>
        <w:contextualSpacing/>
      </w:pPr>
      <w:r>
        <w:rPr>
          <w:noProof/>
        </w:rPr>
        <w:drawing>
          <wp:inline distT="0" distB="0" distL="0" distR="0">
            <wp:extent cx="5257800" cy="584200"/>
            <wp:effectExtent l="0" t="0" r="0" b="0"/>
            <wp:docPr id="1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2"/>
                    <pic:cNvPicPr>
                      <a:picLocks noChangeAspect="1" noChangeArrowheads="1"/>
                    </pic:cNvPicPr>
                  </pic:nvPicPr>
                  <pic:blipFill>
                    <a:blip r:embed="rId27"/>
                    <a:stretch>
                      <a:fillRect/>
                    </a:stretch>
                  </pic:blipFill>
                  <pic:spPr bwMode="auto">
                    <a:xfrm>
                      <a:off x="0" y="0"/>
                      <a:ext cx="5257800" cy="584200"/>
                    </a:xfrm>
                    <a:prstGeom prst="rect">
                      <a:avLst/>
                    </a:prstGeom>
                  </pic:spPr>
                </pic:pic>
              </a:graphicData>
            </a:graphic>
          </wp:inline>
        </w:drawing>
      </w:r>
    </w:p>
    <w:p w:rsidR="00A06C58" w:rsidRDefault="00A06C58">
      <w:pPr>
        <w:widowControl w:val="0"/>
        <w:ind w:left="720"/>
        <w:contextualSpacing/>
      </w:pPr>
    </w:p>
    <w:p w:rsidR="00A06C58" w:rsidRDefault="00CA2844" w:rsidP="00CA2844">
      <w:pPr>
        <w:widowControl w:val="0"/>
        <w:numPr>
          <w:ilvl w:val="0"/>
          <w:numId w:val="40"/>
        </w:numPr>
        <w:ind w:hanging="360"/>
        <w:contextualSpacing/>
      </w:pPr>
      <w:r>
        <w:t>Webhook IP Whitelist (CIDR) is used to configure a range of IP addresses that are supported for ENS messaging. Kount will provide these as a CIDR range. Any requests from outside of this whitelist will be rejected.</w:t>
      </w:r>
    </w:p>
    <w:p w:rsidR="00A06C58" w:rsidRDefault="00CA2844">
      <w:pPr>
        <w:widowControl w:val="0"/>
        <w:ind w:firstLine="720"/>
        <w:contextualSpacing/>
      </w:pPr>
      <w:r>
        <w:rPr>
          <w:noProof/>
        </w:rPr>
        <w:drawing>
          <wp:inline distT="0" distB="0" distL="0" distR="0">
            <wp:extent cx="5219700" cy="723900"/>
            <wp:effectExtent l="0" t="0" r="0" b="0"/>
            <wp:docPr id="16" name="Picture 7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3" descr="A screenshot of a cell phone&#10;&#10;Description automatically generated"/>
                    <pic:cNvPicPr>
                      <a:picLocks noChangeAspect="1" noChangeArrowheads="1"/>
                    </pic:cNvPicPr>
                  </pic:nvPicPr>
                  <pic:blipFill>
                    <a:blip r:embed="rId28"/>
                    <a:stretch>
                      <a:fillRect/>
                    </a:stretch>
                  </pic:blipFill>
                  <pic:spPr bwMode="auto">
                    <a:xfrm>
                      <a:off x="0" y="0"/>
                      <a:ext cx="5219700" cy="723900"/>
                    </a:xfrm>
                    <a:prstGeom prst="rect">
                      <a:avLst/>
                    </a:prstGeom>
                  </pic:spPr>
                </pic:pic>
              </a:graphicData>
            </a:graphic>
          </wp:inline>
        </w:drawing>
      </w:r>
    </w:p>
    <w:p w:rsidR="00A06C58" w:rsidRDefault="00CA2844" w:rsidP="00CA2844">
      <w:pPr>
        <w:widowControl w:val="0"/>
        <w:numPr>
          <w:ilvl w:val="0"/>
          <w:numId w:val="40"/>
        </w:numPr>
        <w:ind w:hanging="360"/>
        <w:contextualSpacing/>
      </w:pPr>
      <w:r>
        <w:rPr>
          <w:lang w:val="en-US"/>
        </w:rPr>
        <w:t>Order Max Retries</w:t>
      </w:r>
      <w:r>
        <w:t xml:space="preserve"> is u</w:t>
      </w:r>
      <w:r>
        <w:t xml:space="preserve">sed </w:t>
      </w:r>
      <w:r>
        <w:rPr>
          <w:lang w:val="en-US"/>
        </w:rPr>
        <w:t>to define the maximum number of retry attempts, for a given order, in the case that the Kount service was unaivailable when called at time of place order in checkout.</w:t>
      </w:r>
    </w:p>
    <w:p w:rsidR="00A06C58" w:rsidRDefault="00CA2844">
      <w:pPr>
        <w:widowControl w:val="0"/>
        <w:ind w:left="720"/>
        <w:contextualSpacing/>
      </w:pPr>
      <w:r>
        <w:rPr>
          <w:noProof/>
        </w:rPr>
        <w:drawing>
          <wp:inline distT="0" distB="0" distL="0" distR="0">
            <wp:extent cx="5731510" cy="662305"/>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noChangeArrowheads="1"/>
                    </pic:cNvPicPr>
                  </pic:nvPicPr>
                  <pic:blipFill>
                    <a:blip r:embed="rId29"/>
                    <a:stretch>
                      <a:fillRect/>
                    </a:stretch>
                  </pic:blipFill>
                  <pic:spPr bwMode="auto">
                    <a:xfrm>
                      <a:off x="0" y="0"/>
                      <a:ext cx="5731510" cy="662305"/>
                    </a:xfrm>
                    <a:prstGeom prst="rect">
                      <a:avLst/>
                    </a:prstGeom>
                  </pic:spPr>
                </pic:pic>
              </a:graphicData>
            </a:graphic>
          </wp:inline>
        </w:drawing>
      </w:r>
    </w:p>
    <w:p w:rsidR="00A06C58" w:rsidRDefault="00A06C58">
      <w:pPr>
        <w:widowControl w:val="0"/>
        <w:ind w:firstLine="720"/>
        <w:contextualSpacing/>
      </w:pPr>
    </w:p>
    <w:p w:rsidR="00A06C58" w:rsidRDefault="00CA2844">
      <w:r>
        <w:br w:type="page"/>
      </w:r>
    </w:p>
    <w:p w:rsidR="00A06C58" w:rsidRDefault="00CA2844">
      <w:pPr>
        <w:pStyle w:val="Heading3"/>
        <w:spacing w:line="240" w:lineRule="auto"/>
      </w:pPr>
      <w:bookmarkStart w:id="32" w:name="_41mghml"/>
      <w:bookmarkStart w:id="33" w:name="_Toc531855266"/>
      <w:bookmarkEnd w:id="32"/>
      <w:r>
        <w:lastRenderedPageBreak/>
        <w:t xml:space="preserve">Step </w:t>
      </w:r>
      <w:r>
        <w:rPr>
          <w:lang w:val="en-US"/>
        </w:rPr>
        <w:t>3</w:t>
      </w:r>
      <w:r>
        <w:t xml:space="preserve"> - Assign Cartridge to Site</w:t>
      </w:r>
      <w:bookmarkEnd w:id="33"/>
    </w:p>
    <w:p w:rsidR="00A06C58" w:rsidRDefault="00CA2844">
      <w:pPr>
        <w:widowControl w:val="0"/>
        <w:spacing w:after="200"/>
      </w:pPr>
      <w:r>
        <w:t xml:space="preserve">The Cartridge will need to be assigned to </w:t>
      </w:r>
      <w:r>
        <w:t>the Merchant’s website &amp; Business Manager.</w:t>
      </w:r>
    </w:p>
    <w:p w:rsidR="00A06C58" w:rsidRDefault="00CA2844">
      <w:pPr>
        <w:widowControl w:val="0"/>
        <w:spacing w:after="200"/>
      </w:pPr>
      <w:r>
        <w:t xml:space="preserve">Navigate to </w:t>
      </w:r>
      <w:r>
        <w:rPr>
          <w:b/>
        </w:rPr>
        <w:t xml:space="preserve">Administration </w:t>
      </w:r>
      <w:r>
        <w:t xml:space="preserve">-&gt; </w:t>
      </w:r>
      <w:r>
        <w:rPr>
          <w:b/>
        </w:rPr>
        <w:t>Sites</w:t>
      </w:r>
      <w:r>
        <w:t xml:space="preserve"> -&gt; </w:t>
      </w:r>
      <w:r>
        <w:rPr>
          <w:b/>
        </w:rPr>
        <w:t>Manage Sites</w:t>
      </w:r>
      <w:r>
        <w:t xml:space="preserve">.  Select </w:t>
      </w:r>
      <w:r>
        <w:rPr>
          <w:b/>
        </w:rPr>
        <w:t xml:space="preserve">Kount </w:t>
      </w:r>
      <w:r>
        <w:t xml:space="preserve">off the list of Sites, then choose the </w:t>
      </w:r>
      <w:r>
        <w:rPr>
          <w:b/>
        </w:rPr>
        <w:t>Settings</w:t>
      </w:r>
      <w:r>
        <w:t xml:space="preserve"> tab.</w:t>
      </w:r>
    </w:p>
    <w:p w:rsidR="00A06C58" w:rsidRDefault="00CA2844">
      <w:pPr>
        <w:widowControl w:val="0"/>
        <w:spacing w:after="200"/>
      </w:pPr>
      <w:r>
        <w:t xml:space="preserve">Enter the following text into the </w:t>
      </w:r>
      <w:r>
        <w:rPr>
          <w:b/>
        </w:rPr>
        <w:t>Cartridges</w:t>
      </w:r>
      <w:r>
        <w:t xml:space="preserve"> field.   </w:t>
      </w:r>
      <w:r>
        <w:rPr>
          <w:b/>
        </w:rPr>
        <w:t>int_kount_controllers:int_kount:</w:t>
      </w:r>
      <w:r>
        <w:rPr>
          <w:rFonts w:ascii="Courier New" w:eastAsia="Courier New" w:hAnsi="Courier New" w:cs="Courier New"/>
          <w:b/>
        </w:rPr>
        <w:t xml:space="preserve"> </w:t>
      </w:r>
      <w:r>
        <w:t xml:space="preserve">Be sure to include the colon. Choose the </w:t>
      </w:r>
      <w:r>
        <w:rPr>
          <w:b/>
        </w:rPr>
        <w:t>Apply</w:t>
      </w:r>
      <w:r>
        <w:t xml:space="preserve"> button.</w:t>
      </w:r>
    </w:p>
    <w:p w:rsidR="00A06C58" w:rsidRDefault="00CA2844">
      <w:pPr>
        <w:widowControl w:val="0"/>
        <w:spacing w:after="200"/>
      </w:pPr>
      <w:r>
        <w:rPr>
          <w:noProof/>
        </w:rPr>
        <w:drawing>
          <wp:inline distT="0" distB="0" distL="0" distR="0">
            <wp:extent cx="5734050" cy="965200"/>
            <wp:effectExtent l="0" t="0" r="0" b="0"/>
            <wp:docPr id="18"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2.png"/>
                    <pic:cNvPicPr>
                      <a:picLocks noChangeAspect="1" noChangeArrowheads="1"/>
                    </pic:cNvPicPr>
                  </pic:nvPicPr>
                  <pic:blipFill>
                    <a:blip r:embed="rId30"/>
                    <a:stretch>
                      <a:fillRect/>
                    </a:stretch>
                  </pic:blipFill>
                  <pic:spPr bwMode="auto">
                    <a:xfrm>
                      <a:off x="0" y="0"/>
                      <a:ext cx="5734050" cy="965200"/>
                    </a:xfrm>
                    <a:prstGeom prst="rect">
                      <a:avLst/>
                    </a:prstGeom>
                    <a:ln w="25400">
                      <a:solidFill>
                        <a:srgbClr val="FFFFFF"/>
                      </a:solidFill>
                    </a:ln>
                  </pic:spPr>
                </pic:pic>
              </a:graphicData>
            </a:graphic>
          </wp:inline>
        </w:drawing>
      </w:r>
    </w:p>
    <w:p w:rsidR="00A06C58" w:rsidRDefault="00A06C58">
      <w:pPr>
        <w:widowControl w:val="0"/>
        <w:spacing w:after="200"/>
      </w:pPr>
    </w:p>
    <w:p w:rsidR="00A06C58" w:rsidRDefault="00CA2844">
      <w:pPr>
        <w:pStyle w:val="Heading3"/>
        <w:spacing w:line="240" w:lineRule="auto"/>
      </w:pPr>
      <w:bookmarkStart w:id="34" w:name="_Toc531855267"/>
      <w:r>
        <w:rPr>
          <w:color w:val="000000"/>
        </w:rPr>
        <w:t xml:space="preserve">Step </w:t>
      </w:r>
      <w:r>
        <w:rPr>
          <w:color w:val="000000"/>
          <w:lang w:val="en-US"/>
        </w:rPr>
        <w:t>4</w:t>
      </w:r>
      <w:r>
        <w:rPr>
          <w:color w:val="000000"/>
        </w:rPr>
        <w:t xml:space="preserve"> - Modify Storefront Code (Custom Coding Requirements)</w:t>
      </w:r>
      <w:hyperlink w:anchor="_vx1227">
        <w:bookmarkEnd w:id="34"/>
        <w:r>
          <w:rPr>
            <w:rStyle w:val="ListLabel303"/>
          </w:rPr>
          <w:t xml:space="preserve"> </w:t>
        </w:r>
      </w:hyperlink>
    </w:p>
    <w:p w:rsidR="00A06C58" w:rsidRDefault="00CA2844">
      <w:pPr>
        <w:widowControl w:val="0"/>
        <w:spacing w:after="200"/>
      </w:pPr>
      <w:r>
        <w:t>There are portions of the Kount cartridge implementation that require add</w:t>
      </w:r>
      <w:r>
        <w:t>itions to the internal coding &amp; controllers of the SFCC storefront code.  Please consult with your SFCC development resources to complete this portion of the Kount integration.</w:t>
      </w:r>
    </w:p>
    <w:p w:rsidR="00A06C58" w:rsidRDefault="00CA2844">
      <w:pPr>
        <w:widowControl w:val="0"/>
        <w:spacing w:before="200" w:after="280"/>
        <w:ind w:left="936" w:right="936"/>
      </w:pPr>
      <w:r>
        <w:rPr>
          <w:b/>
          <w:i/>
          <w:smallCaps/>
          <w:color w:val="C0504D"/>
          <w:u w:val="single"/>
        </w:rPr>
        <w:t>NOTE:  If your changes are not visible, you may need to reset the code version.</w:t>
      </w:r>
      <w:r>
        <w:rPr>
          <w:b/>
          <w:i/>
          <w:smallCaps/>
          <w:color w:val="C0504D"/>
          <w:u w:val="single"/>
        </w:rPr>
        <w:t xml:space="preserve"> To rollback changes to a previous working version. Navigate to Administration &gt; Site Development &gt; Code Deployment. Activate the code version you wish to roll back to.</w:t>
      </w:r>
    </w:p>
    <w:p w:rsidR="00A06C58" w:rsidRDefault="00CA2844" w:rsidP="00CA2844">
      <w:pPr>
        <w:widowControl w:val="0"/>
        <w:numPr>
          <w:ilvl w:val="0"/>
          <w:numId w:val="26"/>
        </w:numPr>
        <w:ind w:hanging="360"/>
        <w:contextualSpacing/>
        <w:jc w:val="both"/>
      </w:pPr>
      <w:r>
        <w:rPr>
          <w:noProof/>
        </w:rPr>
        <w:drawing>
          <wp:anchor distT="0" distB="0" distL="0" distR="0" simplePos="0" relativeHeight="4" behindDoc="0" locked="0" layoutInCell="1" allowOverlap="1">
            <wp:simplePos x="0" y="0"/>
            <wp:positionH relativeFrom="column">
              <wp:posOffset>1000125</wp:posOffset>
            </wp:positionH>
            <wp:positionV relativeFrom="paragraph">
              <wp:posOffset>628650</wp:posOffset>
            </wp:positionV>
            <wp:extent cx="3728720" cy="3425190"/>
            <wp:effectExtent l="0" t="0" r="0" b="0"/>
            <wp:wrapTopAndBottom/>
            <wp:docPr id="1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8.png"/>
                    <pic:cNvPicPr>
                      <a:picLocks noChangeAspect="1" noChangeArrowheads="1"/>
                    </pic:cNvPicPr>
                  </pic:nvPicPr>
                  <pic:blipFill>
                    <a:blip r:embed="rId31"/>
                    <a:stretch>
                      <a:fillRect/>
                    </a:stretch>
                  </pic:blipFill>
                  <pic:spPr bwMode="auto">
                    <a:xfrm>
                      <a:off x="0" y="0"/>
                      <a:ext cx="3728720" cy="3425190"/>
                    </a:xfrm>
                    <a:prstGeom prst="rect">
                      <a:avLst/>
                    </a:prstGeom>
                  </pic:spPr>
                </pic:pic>
              </a:graphicData>
            </a:graphic>
          </wp:anchor>
        </w:drawing>
      </w:r>
      <w:r>
        <w:t>Navigate in Eclipse to your storefront cartridge. Other editors may be used, however t</w:t>
      </w:r>
      <w:r>
        <w:t>he following steps are documented for use with Eclipse.  Please reference the SFCC Test Drive documentation for further information.</w:t>
      </w:r>
    </w:p>
    <w:p w:rsidR="00A06C58" w:rsidRDefault="00CA2844">
      <w:pPr>
        <w:widowControl w:val="0"/>
        <w:ind w:left="720"/>
      </w:pPr>
      <w:r>
        <w:rPr>
          <w:noProof/>
        </w:rPr>
        <w:drawing>
          <wp:anchor distT="6350" distB="6350" distL="6350" distR="6350" simplePos="0" relativeHeight="5" behindDoc="0" locked="0" layoutInCell="1" allowOverlap="1">
            <wp:simplePos x="0" y="0"/>
            <wp:positionH relativeFrom="column">
              <wp:posOffset>314325</wp:posOffset>
            </wp:positionH>
            <wp:positionV relativeFrom="paragraph">
              <wp:posOffset>447675</wp:posOffset>
            </wp:positionV>
            <wp:extent cx="5306695" cy="1072515"/>
            <wp:effectExtent l="0" t="0" r="0" b="0"/>
            <wp:wrapTopAndBottom/>
            <wp:docPr id="20" name="image17.png" descr="C:\Users\o.ignatyo\Downloads\kount\Co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png" descr="C:\Users\o.ignatyo\Downloads\kount\Cod_1.png"/>
                    <pic:cNvPicPr>
                      <a:picLocks noChangeAspect="1" noChangeArrowheads="1"/>
                    </pic:cNvPicPr>
                  </pic:nvPicPr>
                  <pic:blipFill>
                    <a:blip r:embed="rId32"/>
                    <a:stretch>
                      <a:fillRect/>
                    </a:stretch>
                  </pic:blipFill>
                  <pic:spPr bwMode="auto">
                    <a:xfrm>
                      <a:off x="0" y="0"/>
                      <a:ext cx="5306695" cy="1072515"/>
                    </a:xfrm>
                    <a:prstGeom prst="rect">
                      <a:avLst/>
                    </a:prstGeom>
                    <a:ln w="3175">
                      <a:solidFill>
                        <a:srgbClr val="000000"/>
                      </a:solidFill>
                    </a:ln>
                  </pic:spPr>
                </pic:pic>
              </a:graphicData>
            </a:graphic>
          </wp:anchor>
        </w:drawing>
      </w:r>
    </w:p>
    <w:p w:rsidR="00A06C58" w:rsidRDefault="00CA2844">
      <w:pPr>
        <w:widowControl w:val="0"/>
        <w:numPr>
          <w:ilvl w:val="0"/>
          <w:numId w:val="10"/>
        </w:numPr>
        <w:ind w:hanging="360"/>
        <w:contextualSpacing/>
      </w:pPr>
      <w:r>
        <w:t>Open the Template folder, navigate to checkout/billing/billing.isml  (as shown above) and find the billing address line t</w:t>
      </w:r>
      <w:r>
        <w:t>hat displayed in the screenshot below.</w:t>
      </w:r>
    </w:p>
    <w:p w:rsidR="00A06C58" w:rsidRDefault="00A06C58">
      <w:pPr>
        <w:widowControl w:val="0"/>
        <w:spacing w:after="200"/>
      </w:pPr>
    </w:p>
    <w:p w:rsidR="00A06C58" w:rsidRDefault="00CA2844">
      <w:pPr>
        <w:widowControl w:val="0"/>
        <w:spacing w:before="360" w:after="360"/>
        <w:ind w:left="864" w:right="864"/>
        <w:jc w:val="center"/>
      </w:pPr>
      <w:r>
        <w:rPr>
          <w:i/>
          <w:highlight w:val="white"/>
        </w:rPr>
        <w:lastRenderedPageBreak/>
        <w:t xml:space="preserve">NOTE: You can change error message by changing variable in the:    </w:t>
      </w:r>
      <w:r>
        <w:rPr>
          <w:i/>
          <w:highlight w:val="white"/>
          <w:u w:val="single"/>
        </w:rPr>
        <w:t>int_kount/cartridge/templates/resources/kount.properties</w:t>
      </w:r>
    </w:p>
    <w:p w:rsidR="00A06C58" w:rsidRDefault="00CA2844">
      <w:pPr>
        <w:widowControl w:val="0"/>
        <w:numPr>
          <w:ilvl w:val="0"/>
          <w:numId w:val="4"/>
        </w:numPr>
        <w:ind w:hanging="360"/>
        <w:contextualSpacing/>
      </w:pPr>
      <w:r>
        <w:t xml:space="preserve">Insert these additional lines of code (as shown in the example) and </w:t>
      </w:r>
      <w:r>
        <w:rPr>
          <w:b/>
        </w:rPr>
        <w:t>save the file.</w:t>
      </w:r>
    </w:p>
    <w:p w:rsidR="00A06C58" w:rsidRDefault="00A06C58">
      <w:pPr>
        <w:widowControl w:val="0"/>
        <w:ind w:left="360"/>
      </w:pPr>
    </w:p>
    <w:p w:rsidR="00A06C58" w:rsidRDefault="00CA2844">
      <w:pPr>
        <w:widowControl w:val="0"/>
      </w:pPr>
      <w:r>
        <w:rPr>
          <w:rFonts w:ascii="Courier New" w:eastAsia="Courier New" w:hAnsi="Courier New" w:cs="Courier New"/>
          <w:color w:val="000088"/>
          <w:sz w:val="20"/>
          <w:szCs w:val="20"/>
        </w:rPr>
        <w:t>&lt;isif</w:t>
      </w:r>
      <w:r>
        <w:rPr>
          <w:rFonts w:ascii="Courier New" w:eastAsia="Courier New" w:hAnsi="Courier New" w:cs="Courier New"/>
          <w:sz w:val="20"/>
          <w:szCs w:val="20"/>
        </w:rPr>
        <w:t xml:space="preserve"> </w:t>
      </w:r>
      <w:r>
        <w:rPr>
          <w:rFonts w:ascii="Courier New" w:eastAsia="Courier New" w:hAnsi="Courier New" w:cs="Courier New"/>
          <w:color w:val="660066"/>
          <w:sz w:val="20"/>
          <w:szCs w:val="20"/>
        </w:rPr>
        <w:t>co</w:t>
      </w:r>
      <w:r>
        <w:rPr>
          <w:rFonts w:ascii="Courier New" w:eastAsia="Courier New" w:hAnsi="Courier New" w:cs="Courier New"/>
          <w:color w:val="660066"/>
          <w:sz w:val="20"/>
          <w:szCs w:val="20"/>
        </w:rPr>
        <w:t>ndition</w:t>
      </w:r>
      <w:r>
        <w:rPr>
          <w:rFonts w:ascii="Courier New" w:eastAsia="Courier New" w:hAnsi="Courier New" w:cs="Courier New"/>
          <w:color w:val="666600"/>
          <w:sz w:val="20"/>
          <w:szCs w:val="20"/>
        </w:rPr>
        <w:t>=</w:t>
      </w:r>
      <w:r>
        <w:rPr>
          <w:rFonts w:ascii="Courier New" w:eastAsia="Courier New" w:hAnsi="Courier New" w:cs="Courier New"/>
          <w:i/>
          <w:color w:val="008800"/>
          <w:sz w:val="20"/>
          <w:szCs w:val="20"/>
        </w:rPr>
        <w:t>"${!empty(pdict.KountOrderStatus) &amp;&amp; pdict.KountOrderStatus =='DECLINED'}"</w:t>
      </w:r>
      <w:r>
        <w:rPr>
          <w:rFonts w:ascii="Courier New" w:eastAsia="Courier New" w:hAnsi="Courier New" w:cs="Courier New"/>
          <w:color w:val="008800"/>
          <w:sz w:val="20"/>
          <w:szCs w:val="20"/>
        </w:rPr>
        <w:t>&gt;</w:t>
      </w:r>
    </w:p>
    <w:p w:rsidR="00A06C58" w:rsidRDefault="00CA2844">
      <w:pPr>
        <w:widowControl w:val="0"/>
        <w:ind w:firstLine="720"/>
      </w:pPr>
      <w:r>
        <w:rPr>
          <w:rFonts w:ascii="Courier New" w:eastAsia="Courier New" w:hAnsi="Courier New" w:cs="Courier New"/>
          <w:color w:val="000088"/>
          <w:sz w:val="20"/>
          <w:szCs w:val="20"/>
        </w:rPr>
        <w:t>&lt;div</w:t>
      </w:r>
      <w:r>
        <w:rPr>
          <w:rFonts w:ascii="Courier New" w:eastAsia="Courier New" w:hAnsi="Courier New" w:cs="Courier New"/>
          <w:sz w:val="20"/>
          <w:szCs w:val="20"/>
        </w:rPr>
        <w:t xml:space="preserve"> </w:t>
      </w:r>
      <w:r>
        <w:rPr>
          <w:rFonts w:ascii="Courier New" w:eastAsia="Courier New" w:hAnsi="Courier New" w:cs="Courier New"/>
          <w:color w:val="660066"/>
          <w:sz w:val="20"/>
          <w:szCs w:val="20"/>
        </w:rPr>
        <w:t>class</w:t>
      </w:r>
      <w:r>
        <w:rPr>
          <w:rFonts w:ascii="Courier New" w:eastAsia="Courier New" w:hAnsi="Courier New" w:cs="Courier New"/>
          <w:color w:val="666600"/>
          <w:sz w:val="20"/>
          <w:szCs w:val="20"/>
        </w:rPr>
        <w:t>=</w:t>
      </w:r>
      <w:r>
        <w:rPr>
          <w:rFonts w:ascii="Courier New" w:eastAsia="Courier New" w:hAnsi="Courier New" w:cs="Courier New"/>
          <w:i/>
          <w:color w:val="008800"/>
          <w:sz w:val="20"/>
          <w:szCs w:val="20"/>
        </w:rPr>
        <w:t>"error-message"</w:t>
      </w:r>
      <w:r>
        <w:rPr>
          <w:rFonts w:ascii="Courier New" w:eastAsia="Courier New" w:hAnsi="Courier New" w:cs="Courier New"/>
          <w:color w:val="008800"/>
          <w:sz w:val="20"/>
          <w:szCs w:val="20"/>
        </w:rPr>
        <w:t>&gt;</w:t>
      </w:r>
    </w:p>
    <w:p w:rsidR="00A06C58" w:rsidRDefault="00CA2844">
      <w:pPr>
        <w:widowControl w:val="0"/>
        <w:ind w:left="720"/>
        <w:rPr>
          <w:rFonts w:ascii="Courier New" w:eastAsia="Courier New" w:hAnsi="Courier New" w:cs="Courier New"/>
          <w:color w:val="000088"/>
          <w:sz w:val="20"/>
          <w:szCs w:val="20"/>
          <w:lang w:val="en-US"/>
        </w:rPr>
      </w:pPr>
      <w:r>
        <w:rPr>
          <w:rFonts w:ascii="Courier New" w:eastAsia="Courier New" w:hAnsi="Courier New" w:cs="Courier New"/>
          <w:color w:val="000088"/>
          <w:sz w:val="20"/>
          <w:szCs w:val="20"/>
        </w:rPr>
        <w:t>&lt;isprint</w:t>
      </w:r>
      <w:r>
        <w:rPr>
          <w:rFonts w:ascii="Courier New" w:eastAsia="Courier New" w:hAnsi="Courier New" w:cs="Courier New"/>
          <w:sz w:val="20"/>
          <w:szCs w:val="20"/>
        </w:rPr>
        <w:t xml:space="preserve"> </w:t>
      </w:r>
      <w:r>
        <w:rPr>
          <w:rFonts w:ascii="Courier New" w:eastAsia="Courier New" w:hAnsi="Courier New" w:cs="Courier New"/>
          <w:color w:val="660066"/>
          <w:sz w:val="20"/>
          <w:szCs w:val="20"/>
        </w:rPr>
        <w:t>value</w:t>
      </w:r>
      <w:r>
        <w:rPr>
          <w:rFonts w:ascii="Courier New" w:eastAsia="Courier New" w:hAnsi="Courier New" w:cs="Courier New"/>
          <w:color w:val="666600"/>
          <w:sz w:val="20"/>
          <w:szCs w:val="20"/>
        </w:rPr>
        <w:t>=</w:t>
      </w:r>
      <w:r>
        <w:rPr>
          <w:rFonts w:ascii="Courier New" w:eastAsia="Courier New" w:hAnsi="Courier New" w:cs="Courier New"/>
          <w:i/>
          <w:color w:val="008800"/>
          <w:sz w:val="20"/>
          <w:szCs w:val="20"/>
        </w:rPr>
        <w:t>"${dw.web.Resource.msg('kount.DECLINED','kount',null)}"</w:t>
      </w:r>
      <w:r>
        <w:rPr>
          <w:rFonts w:ascii="Courier New" w:eastAsia="Courier New" w:hAnsi="Courier New" w:cs="Courier New"/>
          <w:sz w:val="20"/>
          <w:szCs w:val="20"/>
        </w:rPr>
        <w:t xml:space="preserve"> </w:t>
      </w:r>
      <w:r>
        <w:rPr>
          <w:rFonts w:ascii="Courier New" w:eastAsia="Courier New" w:hAnsi="Courier New" w:cs="Courier New"/>
          <w:color w:val="660066"/>
          <w:sz w:val="20"/>
          <w:szCs w:val="20"/>
        </w:rPr>
        <w:t>encoding</w:t>
      </w:r>
      <w:r>
        <w:rPr>
          <w:rFonts w:ascii="Courier New" w:eastAsia="Courier New" w:hAnsi="Courier New" w:cs="Courier New"/>
          <w:color w:val="666600"/>
          <w:sz w:val="20"/>
          <w:szCs w:val="20"/>
        </w:rPr>
        <w:t>=</w:t>
      </w:r>
      <w:r>
        <w:rPr>
          <w:rFonts w:ascii="Courier New" w:eastAsia="Courier New" w:hAnsi="Courier New" w:cs="Courier New"/>
          <w:i/>
          <w:color w:val="008800"/>
          <w:sz w:val="20"/>
          <w:szCs w:val="20"/>
        </w:rPr>
        <w:t>"</w:t>
      </w:r>
      <w:r>
        <w:rPr>
          <w:rFonts w:ascii="Courier New" w:eastAsia="Courier New" w:hAnsi="Courier New" w:cs="Courier New"/>
          <w:i/>
          <w:color w:val="008800"/>
          <w:sz w:val="20"/>
          <w:szCs w:val="20"/>
          <w:lang w:val="en-US"/>
        </w:rPr>
        <w:t>on</w:t>
      </w:r>
      <w:r>
        <w:rPr>
          <w:rFonts w:ascii="Courier New" w:eastAsia="Courier New" w:hAnsi="Courier New" w:cs="Courier New"/>
          <w:i/>
          <w:color w:val="008800"/>
          <w:sz w:val="20"/>
          <w:szCs w:val="20"/>
        </w:rPr>
        <w:t>"</w:t>
      </w:r>
      <w:r>
        <w:rPr>
          <w:rFonts w:ascii="Courier New" w:eastAsia="Courier New" w:hAnsi="Courier New" w:cs="Courier New"/>
          <w:color w:val="000088"/>
          <w:sz w:val="20"/>
          <w:szCs w:val="20"/>
        </w:rPr>
        <w:t>/&gt;</w:t>
      </w:r>
    </w:p>
    <w:p w:rsidR="00A06C58" w:rsidRDefault="00A06C58">
      <w:pPr>
        <w:widowControl w:val="0"/>
        <w:ind w:left="720"/>
        <w:rPr>
          <w:lang w:val="en-US"/>
        </w:rPr>
      </w:pPr>
    </w:p>
    <w:p w:rsidR="00A06C58" w:rsidRDefault="00CA2844">
      <w:pPr>
        <w:widowControl w:val="0"/>
        <w:ind w:firstLine="720"/>
      </w:pPr>
      <w:r>
        <w:rPr>
          <w:rFonts w:ascii="Courier New" w:eastAsia="Courier New" w:hAnsi="Courier New" w:cs="Courier New"/>
          <w:color w:val="000088"/>
          <w:sz w:val="20"/>
          <w:szCs w:val="20"/>
        </w:rPr>
        <w:t>&lt;/div&gt;</w:t>
      </w:r>
    </w:p>
    <w:p w:rsidR="00A06C58" w:rsidRDefault="00CA2844">
      <w:pPr>
        <w:widowControl w:val="0"/>
      </w:pPr>
      <w:r>
        <w:rPr>
          <w:rFonts w:ascii="Courier New" w:eastAsia="Courier New" w:hAnsi="Courier New" w:cs="Courier New"/>
          <w:color w:val="000088"/>
          <w:sz w:val="20"/>
          <w:szCs w:val="20"/>
        </w:rPr>
        <w:t>&lt;/isif&gt;</w:t>
      </w:r>
    </w:p>
    <w:p w:rsidR="00A06C58" w:rsidRDefault="00A06C58">
      <w:pPr>
        <w:widowControl w:val="0"/>
      </w:pPr>
    </w:p>
    <w:p w:rsidR="00A06C58" w:rsidRDefault="00CA2844">
      <w:pPr>
        <w:widowControl w:val="0"/>
        <w:numPr>
          <w:ilvl w:val="0"/>
          <w:numId w:val="5"/>
        </w:numPr>
        <w:ind w:hanging="360"/>
        <w:contextualSpacing/>
      </w:pPr>
      <w:r>
        <w:t xml:space="preserve">Remaining within the Template </w:t>
      </w:r>
      <w:r>
        <w:t>folder, navigate to checkout/billing/paymentmethods.isml and find line displayed in the screenshot below. (Tip: Turn on Line No.s to locate.)</w:t>
      </w:r>
    </w:p>
    <w:p w:rsidR="00A06C58" w:rsidRDefault="00CA2844">
      <w:pPr>
        <w:widowControl w:val="0"/>
        <w:spacing w:after="200"/>
        <w:ind w:left="4320"/>
      </w:pPr>
      <w:r>
        <w:rPr>
          <w:noProof/>
        </w:rPr>
        <w:drawing>
          <wp:anchor distT="6350" distB="6350" distL="6350" distR="6350" simplePos="0" relativeHeight="6" behindDoc="0" locked="0" layoutInCell="1" allowOverlap="1">
            <wp:simplePos x="0" y="0"/>
            <wp:positionH relativeFrom="column">
              <wp:posOffset>142875</wp:posOffset>
            </wp:positionH>
            <wp:positionV relativeFrom="paragraph">
              <wp:posOffset>95250</wp:posOffset>
            </wp:positionV>
            <wp:extent cx="5448300" cy="876300"/>
            <wp:effectExtent l="0" t="0" r="0" b="0"/>
            <wp:wrapTopAndBottom/>
            <wp:docPr id="21" name="image30.png" descr="C:\Users\o.ignatyo\Downloads\kount\Co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0.png" descr="C:\Users\o.ignatyo\Downloads\kount\Cod_2.png"/>
                    <pic:cNvPicPr>
                      <a:picLocks noChangeAspect="1" noChangeArrowheads="1"/>
                    </pic:cNvPicPr>
                  </pic:nvPicPr>
                  <pic:blipFill>
                    <a:blip r:embed="rId33"/>
                    <a:stretch>
                      <a:fillRect/>
                    </a:stretch>
                  </pic:blipFill>
                  <pic:spPr bwMode="auto">
                    <a:xfrm>
                      <a:off x="0" y="0"/>
                      <a:ext cx="5448300" cy="876300"/>
                    </a:xfrm>
                    <a:prstGeom prst="rect">
                      <a:avLst/>
                    </a:prstGeom>
                    <a:ln w="3175">
                      <a:solidFill>
                        <a:srgbClr val="000000"/>
                      </a:solidFill>
                    </a:ln>
                  </pic:spPr>
                </pic:pic>
              </a:graphicData>
            </a:graphic>
          </wp:anchor>
        </w:drawing>
      </w:r>
    </w:p>
    <w:p w:rsidR="00A06C58" w:rsidRDefault="00CA2844" w:rsidP="00CA2844">
      <w:pPr>
        <w:widowControl w:val="0"/>
        <w:numPr>
          <w:ilvl w:val="0"/>
          <w:numId w:val="32"/>
        </w:numPr>
        <w:ind w:hanging="360"/>
        <w:contextualSpacing/>
      </w:pPr>
      <w:r>
        <w:t xml:space="preserve"> Insert the additional line of code (as shown in the example) and </w:t>
      </w:r>
      <w:r>
        <w:rPr>
          <w:b/>
        </w:rPr>
        <w:t>save the file</w:t>
      </w:r>
      <w:r>
        <w:t>.</w:t>
      </w:r>
    </w:p>
    <w:p w:rsidR="00A06C58" w:rsidRDefault="00A06C58">
      <w:pPr>
        <w:widowControl w:val="0"/>
        <w:ind w:left="360"/>
      </w:pPr>
    </w:p>
    <w:p w:rsidR="00A06C58" w:rsidRDefault="00CA2844">
      <w:pPr>
        <w:widowControl w:val="0"/>
        <w:spacing w:after="200"/>
        <w:ind w:firstLine="360"/>
        <w:jc w:val="both"/>
      </w:pPr>
      <w:r>
        <w:rPr>
          <w:rFonts w:ascii="Courier New" w:eastAsia="Courier New" w:hAnsi="Courier New" w:cs="Courier New"/>
          <w:color w:val="3F7F7F"/>
          <w:sz w:val="20"/>
          <w:szCs w:val="20"/>
        </w:rPr>
        <w:t>&lt;isinclude</w:t>
      </w:r>
      <w:r>
        <w:rPr>
          <w:rFonts w:ascii="Courier New" w:eastAsia="Courier New" w:hAnsi="Courier New" w:cs="Courier New"/>
          <w:sz w:val="20"/>
          <w:szCs w:val="20"/>
        </w:rPr>
        <w:t xml:space="preserve"> </w:t>
      </w:r>
      <w:r>
        <w:rPr>
          <w:rFonts w:ascii="Courier New" w:eastAsia="Courier New" w:hAnsi="Courier New" w:cs="Courier New"/>
          <w:color w:val="7F007F"/>
          <w:sz w:val="20"/>
          <w:szCs w:val="20"/>
        </w:rPr>
        <w:t>url</w:t>
      </w:r>
      <w:r>
        <w:rPr>
          <w:rFonts w:ascii="Courier New" w:eastAsia="Courier New" w:hAnsi="Courier New" w:cs="Courier New"/>
          <w:i/>
          <w:color w:val="2A00FF"/>
          <w:sz w:val="20"/>
          <w:szCs w:val="20"/>
        </w:rPr>
        <w:t>="${URLUtils.url('K-DataCollector')}"/</w:t>
      </w:r>
      <w:r>
        <w:rPr>
          <w:rFonts w:ascii="Courier New" w:eastAsia="Courier New" w:hAnsi="Courier New" w:cs="Courier New"/>
          <w:color w:val="3F7F7F"/>
          <w:sz w:val="20"/>
          <w:szCs w:val="20"/>
        </w:rPr>
        <w:t>&gt;</w:t>
      </w:r>
    </w:p>
    <w:p w:rsidR="00A06C58" w:rsidRDefault="00A06C58">
      <w:pPr>
        <w:widowControl w:val="0"/>
        <w:ind w:left="720"/>
      </w:pPr>
    </w:p>
    <w:p w:rsidR="00A06C58" w:rsidRDefault="00CA2844">
      <w:pPr>
        <w:widowControl w:val="0"/>
        <w:numPr>
          <w:ilvl w:val="0"/>
          <w:numId w:val="5"/>
        </w:numPr>
        <w:ind w:hanging="360"/>
        <w:contextualSpacing/>
      </w:pPr>
      <w:r>
        <w:t>If you are using address or credit card validation services, save the response from the used service to the basket custom attributes:</w:t>
      </w:r>
      <w:r>
        <w:br/>
        <w:t>- basket.custom.kount_AVST - Address Verification System Street</w:t>
      </w:r>
      <w:r>
        <w:br/>
        <w:t>- basket.custom.k</w:t>
      </w:r>
      <w:r>
        <w:t>ount_AVSZ - Address Verification System Zip Code</w:t>
      </w:r>
      <w:r>
        <w:br/>
        <w:t>- basket.custom.kount_CVVR - Card Verification Value</w:t>
      </w:r>
      <w:r>
        <w:br/>
        <w:t>Use next values for response:</w:t>
      </w:r>
      <w:r>
        <w:br/>
      </w:r>
    </w:p>
    <w:tbl>
      <w:tblPr>
        <w:tblW w:w="8306" w:type="dxa"/>
        <w:tblInd w:w="812" w:type="dxa"/>
        <w:tblCellMar>
          <w:top w:w="100" w:type="dxa"/>
          <w:left w:w="100" w:type="dxa"/>
          <w:bottom w:w="100" w:type="dxa"/>
          <w:right w:w="100" w:type="dxa"/>
        </w:tblCellMar>
        <w:tblLook w:val="0600" w:firstRow="0" w:lastRow="0" w:firstColumn="0" w:lastColumn="0" w:noHBand="1" w:noVBand="1"/>
      </w:tblPr>
      <w:tblGrid>
        <w:gridCol w:w="4154"/>
        <w:gridCol w:w="4152"/>
      </w:tblGrid>
      <w:tr w:rsidR="00A06C58">
        <w:tc>
          <w:tcPr>
            <w:tcW w:w="4153" w:type="dxa"/>
            <w:tcBorders>
              <w:top w:val="single" w:sz="8" w:space="0" w:color="000000"/>
              <w:left w:val="single" w:sz="8" w:space="0" w:color="000000"/>
              <w:bottom w:val="single" w:sz="8" w:space="0" w:color="000000"/>
              <w:right w:val="single" w:sz="8" w:space="0" w:color="000000"/>
            </w:tcBorders>
            <w:shd w:val="clear" w:color="auto" w:fill="auto"/>
          </w:tcPr>
          <w:p w:rsidR="00A06C58" w:rsidRDefault="00CA2844">
            <w:pPr>
              <w:widowControl w:val="0"/>
              <w:rPr>
                <w:b/>
              </w:rPr>
            </w:pPr>
            <w:r>
              <w:rPr>
                <w:b/>
              </w:rPr>
              <w:t>Value</w:t>
            </w:r>
          </w:p>
        </w:tc>
        <w:tc>
          <w:tcPr>
            <w:tcW w:w="4152" w:type="dxa"/>
            <w:tcBorders>
              <w:top w:val="single" w:sz="8" w:space="0" w:color="000000"/>
              <w:left w:val="single" w:sz="8" w:space="0" w:color="000000"/>
              <w:bottom w:val="single" w:sz="8" w:space="0" w:color="000000"/>
              <w:right w:val="single" w:sz="8" w:space="0" w:color="000000"/>
            </w:tcBorders>
            <w:shd w:val="clear" w:color="auto" w:fill="auto"/>
          </w:tcPr>
          <w:p w:rsidR="00A06C58" w:rsidRDefault="00CA2844">
            <w:pPr>
              <w:widowControl w:val="0"/>
              <w:rPr>
                <w:b/>
              </w:rPr>
            </w:pPr>
            <w:r>
              <w:rPr>
                <w:b/>
              </w:rPr>
              <w:t>Description</w:t>
            </w:r>
          </w:p>
        </w:tc>
      </w:tr>
      <w:tr w:rsidR="00A06C58">
        <w:tc>
          <w:tcPr>
            <w:tcW w:w="4153" w:type="dxa"/>
            <w:tcBorders>
              <w:top w:val="single" w:sz="8" w:space="0" w:color="000000"/>
              <w:left w:val="single" w:sz="8" w:space="0" w:color="000000"/>
              <w:bottom w:val="single" w:sz="8" w:space="0" w:color="000000"/>
              <w:right w:val="single" w:sz="8" w:space="0" w:color="000000"/>
            </w:tcBorders>
            <w:shd w:val="clear" w:color="auto" w:fill="auto"/>
          </w:tcPr>
          <w:p w:rsidR="00A06C58" w:rsidRDefault="00CA2844">
            <w:pPr>
              <w:widowControl w:val="0"/>
            </w:pPr>
            <w:r>
              <w:t>X</w:t>
            </w:r>
          </w:p>
        </w:tc>
        <w:tc>
          <w:tcPr>
            <w:tcW w:w="4152" w:type="dxa"/>
            <w:tcBorders>
              <w:top w:val="single" w:sz="8" w:space="0" w:color="000000"/>
              <w:left w:val="single" w:sz="8" w:space="0" w:color="000000"/>
              <w:bottom w:val="single" w:sz="8" w:space="0" w:color="000000"/>
              <w:right w:val="single" w:sz="8" w:space="0" w:color="000000"/>
            </w:tcBorders>
            <w:shd w:val="clear" w:color="auto" w:fill="auto"/>
          </w:tcPr>
          <w:p w:rsidR="00A06C58" w:rsidRDefault="00CA2844">
            <w:pPr>
              <w:widowControl w:val="0"/>
            </w:pPr>
            <w:r>
              <w:t>Unsupported</w:t>
            </w:r>
          </w:p>
        </w:tc>
      </w:tr>
      <w:tr w:rsidR="00A06C58">
        <w:tc>
          <w:tcPr>
            <w:tcW w:w="4153" w:type="dxa"/>
            <w:tcBorders>
              <w:top w:val="single" w:sz="8" w:space="0" w:color="000000"/>
              <w:left w:val="single" w:sz="8" w:space="0" w:color="000000"/>
              <w:bottom w:val="single" w:sz="8" w:space="0" w:color="000000"/>
              <w:right w:val="single" w:sz="8" w:space="0" w:color="000000"/>
            </w:tcBorders>
            <w:shd w:val="clear" w:color="auto" w:fill="auto"/>
          </w:tcPr>
          <w:p w:rsidR="00A06C58" w:rsidRDefault="00CA2844">
            <w:pPr>
              <w:widowControl w:val="0"/>
            </w:pPr>
            <w:r>
              <w:t>M</w:t>
            </w:r>
          </w:p>
        </w:tc>
        <w:tc>
          <w:tcPr>
            <w:tcW w:w="4152" w:type="dxa"/>
            <w:tcBorders>
              <w:top w:val="single" w:sz="8" w:space="0" w:color="000000"/>
              <w:left w:val="single" w:sz="8" w:space="0" w:color="000000"/>
              <w:bottom w:val="single" w:sz="8" w:space="0" w:color="000000"/>
              <w:right w:val="single" w:sz="8" w:space="0" w:color="000000"/>
            </w:tcBorders>
            <w:shd w:val="clear" w:color="auto" w:fill="auto"/>
          </w:tcPr>
          <w:p w:rsidR="00A06C58" w:rsidRDefault="00CA2844">
            <w:pPr>
              <w:widowControl w:val="0"/>
            </w:pPr>
            <w:r>
              <w:t>Match</w:t>
            </w:r>
          </w:p>
        </w:tc>
      </w:tr>
      <w:tr w:rsidR="00A06C58">
        <w:tc>
          <w:tcPr>
            <w:tcW w:w="4153" w:type="dxa"/>
            <w:tcBorders>
              <w:top w:val="single" w:sz="8" w:space="0" w:color="000000"/>
              <w:left w:val="single" w:sz="8" w:space="0" w:color="000000"/>
              <w:bottom w:val="single" w:sz="8" w:space="0" w:color="000000"/>
              <w:right w:val="single" w:sz="8" w:space="0" w:color="000000"/>
            </w:tcBorders>
            <w:shd w:val="clear" w:color="auto" w:fill="auto"/>
          </w:tcPr>
          <w:p w:rsidR="00A06C58" w:rsidRDefault="00CA2844">
            <w:pPr>
              <w:widowControl w:val="0"/>
            </w:pPr>
            <w:r>
              <w:t>N</w:t>
            </w:r>
          </w:p>
        </w:tc>
        <w:tc>
          <w:tcPr>
            <w:tcW w:w="4152" w:type="dxa"/>
            <w:tcBorders>
              <w:top w:val="single" w:sz="8" w:space="0" w:color="000000"/>
              <w:left w:val="single" w:sz="8" w:space="0" w:color="000000"/>
              <w:bottom w:val="single" w:sz="8" w:space="0" w:color="000000"/>
              <w:right w:val="single" w:sz="8" w:space="0" w:color="000000"/>
            </w:tcBorders>
            <w:shd w:val="clear" w:color="auto" w:fill="auto"/>
          </w:tcPr>
          <w:p w:rsidR="00A06C58" w:rsidRDefault="00CA2844">
            <w:pPr>
              <w:widowControl w:val="0"/>
            </w:pPr>
            <w:r>
              <w:t>Not a Match</w:t>
            </w:r>
          </w:p>
        </w:tc>
      </w:tr>
    </w:tbl>
    <w:p w:rsidR="00A06C58" w:rsidRDefault="00CA2844">
      <w:pPr>
        <w:widowControl w:val="0"/>
        <w:ind w:left="720"/>
      </w:pPr>
      <w:r>
        <w:t xml:space="preserve">For testing purposes only, add the code above into the </w:t>
      </w:r>
      <w:r>
        <w:t>template checkout/summary/summary.isml</w:t>
      </w:r>
    </w:p>
    <w:p w:rsidR="00A06C58" w:rsidRDefault="00CA2844">
      <w:pPr>
        <w:widowControl w:val="0"/>
        <w:ind w:left="720"/>
      </w:pPr>
      <w:r>
        <w:lastRenderedPageBreak/>
        <w:br/>
      </w:r>
      <w:r>
        <w:rPr>
          <w:rFonts w:ascii="Courier New" w:eastAsia="Courier New" w:hAnsi="Courier New" w:cs="Courier New"/>
          <w:color w:val="3F7F7F"/>
          <w:sz w:val="20"/>
          <w:szCs w:val="20"/>
        </w:rPr>
        <w:t>&lt;isinclude</w:t>
      </w:r>
      <w:r>
        <w:rPr>
          <w:rFonts w:ascii="Courier New" w:eastAsia="Courier New" w:hAnsi="Courier New" w:cs="Courier New"/>
          <w:sz w:val="20"/>
          <w:szCs w:val="20"/>
        </w:rPr>
        <w:t xml:space="preserve"> </w:t>
      </w:r>
      <w:r>
        <w:rPr>
          <w:rFonts w:ascii="Courier New" w:eastAsia="Courier New" w:hAnsi="Courier New" w:cs="Courier New"/>
          <w:color w:val="7F007F"/>
          <w:sz w:val="20"/>
          <w:szCs w:val="20"/>
        </w:rPr>
        <w:t>url</w:t>
      </w:r>
      <w:r>
        <w:rPr>
          <w:rFonts w:ascii="Courier New" w:eastAsia="Courier New" w:hAnsi="Courier New" w:cs="Courier New"/>
          <w:i/>
          <w:color w:val="2A00FF"/>
          <w:sz w:val="20"/>
          <w:szCs w:val="20"/>
        </w:rPr>
        <w:t>="${URLUtils.url('K-ExampleVerification')}"/</w:t>
      </w:r>
      <w:r>
        <w:rPr>
          <w:rFonts w:ascii="Courier New" w:eastAsia="Courier New" w:hAnsi="Courier New" w:cs="Courier New"/>
          <w:color w:val="3F7F7F"/>
          <w:sz w:val="20"/>
          <w:szCs w:val="20"/>
        </w:rPr>
        <w:t>&gt;</w:t>
      </w:r>
    </w:p>
    <w:p w:rsidR="00A06C58" w:rsidRDefault="00A06C58">
      <w:pPr>
        <w:widowControl w:val="0"/>
        <w:spacing w:after="200"/>
        <w:ind w:firstLine="360"/>
        <w:jc w:val="both"/>
      </w:pPr>
    </w:p>
    <w:p w:rsidR="00A06C58" w:rsidRDefault="00CA2844">
      <w:pPr>
        <w:widowControl w:val="0"/>
        <w:spacing w:after="200"/>
        <w:ind w:firstLine="360"/>
        <w:jc w:val="both"/>
      </w:pPr>
      <w:r>
        <w:rPr>
          <w:noProof/>
        </w:rPr>
        <w:drawing>
          <wp:inline distT="0" distB="0" distL="0" distR="0">
            <wp:extent cx="5734050" cy="2794000"/>
            <wp:effectExtent l="0" t="0" r="0" b="0"/>
            <wp:docPr id="22"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5.png"/>
                    <pic:cNvPicPr>
                      <a:picLocks noChangeAspect="1" noChangeArrowheads="1"/>
                    </pic:cNvPicPr>
                  </pic:nvPicPr>
                  <pic:blipFill>
                    <a:blip r:embed="rId34"/>
                    <a:stretch>
                      <a:fillRect/>
                    </a:stretch>
                  </pic:blipFill>
                  <pic:spPr bwMode="auto">
                    <a:xfrm>
                      <a:off x="0" y="0"/>
                      <a:ext cx="5734050" cy="2794000"/>
                    </a:xfrm>
                    <a:prstGeom prst="rect">
                      <a:avLst/>
                    </a:prstGeom>
                  </pic:spPr>
                </pic:pic>
              </a:graphicData>
            </a:graphic>
          </wp:inline>
        </w:drawing>
      </w:r>
    </w:p>
    <w:p w:rsidR="00A06C58" w:rsidRDefault="00A06C58"/>
    <w:p w:rsidR="00A06C58" w:rsidRDefault="00A06C58"/>
    <w:p w:rsidR="00A06C58" w:rsidRDefault="00A06C58"/>
    <w:p w:rsidR="00A06C58" w:rsidRDefault="00CA2844">
      <w:r>
        <w:br w:type="page"/>
      </w:r>
    </w:p>
    <w:p w:rsidR="00A06C58" w:rsidRDefault="00A06C58">
      <w:pPr>
        <w:widowControl w:val="0"/>
      </w:pPr>
    </w:p>
    <w:p w:rsidR="00A06C58" w:rsidRDefault="00A06C58">
      <w:pPr>
        <w:widowControl w:val="0"/>
      </w:pPr>
    </w:p>
    <w:p w:rsidR="00A06C58" w:rsidRDefault="00A06C58">
      <w:pPr>
        <w:widowControl w:val="0"/>
      </w:pPr>
      <w:bookmarkStart w:id="35" w:name="_3fwokq0"/>
      <w:bookmarkEnd w:id="35"/>
    </w:p>
    <w:p w:rsidR="00A06C58" w:rsidRDefault="00CA2844">
      <w:pPr>
        <w:pStyle w:val="Heading3"/>
        <w:spacing w:line="240" w:lineRule="auto"/>
      </w:pPr>
      <w:bookmarkStart w:id="36" w:name="_1v1yuxt"/>
      <w:bookmarkStart w:id="37" w:name="_Toc531855268"/>
      <w:bookmarkEnd w:id="36"/>
      <w:r>
        <w:t xml:space="preserve">Step </w:t>
      </w:r>
      <w:r>
        <w:rPr>
          <w:lang w:val="en-US"/>
        </w:rPr>
        <w:t>5</w:t>
      </w:r>
      <w:r>
        <w:t xml:space="preserve"> -Modify Controllers</w:t>
      </w:r>
      <w:bookmarkEnd w:id="37"/>
    </w:p>
    <w:p w:rsidR="00A06C58" w:rsidRDefault="00A06C58">
      <w:pPr>
        <w:widowControl w:val="0"/>
      </w:pPr>
    </w:p>
    <w:p w:rsidR="00A06C58" w:rsidRDefault="00CA2844">
      <w:pPr>
        <w:widowControl w:val="0"/>
      </w:pPr>
      <w:r>
        <w:rPr>
          <w:sz w:val="28"/>
          <w:szCs w:val="28"/>
        </w:rPr>
        <w:t>Controllers:</w:t>
      </w:r>
    </w:p>
    <w:p w:rsidR="00A06C58" w:rsidRDefault="00CA2844" w:rsidP="00CA2844">
      <w:pPr>
        <w:widowControl w:val="0"/>
        <w:numPr>
          <w:ilvl w:val="0"/>
          <w:numId w:val="16"/>
        </w:numPr>
        <w:ind w:hanging="360"/>
        <w:contextualSpacing/>
      </w:pPr>
      <w:r>
        <w:t xml:space="preserve">Open </w:t>
      </w:r>
      <w:r>
        <w:t>&lt;YOUR_CONTROLLERS_CATRIDGE&gt;/cartridge/controllers/COPlaceOrder.js</w:t>
      </w:r>
    </w:p>
    <w:p w:rsidR="00A06C58" w:rsidRDefault="00CA2844" w:rsidP="00CA2844">
      <w:pPr>
        <w:widowControl w:val="0"/>
        <w:numPr>
          <w:ilvl w:val="0"/>
          <w:numId w:val="16"/>
        </w:numPr>
        <w:ind w:hanging="360"/>
        <w:contextualSpacing/>
      </w:pPr>
      <w:r>
        <w:t>Find line:</w:t>
      </w:r>
    </w:p>
    <w:p w:rsidR="00A06C58" w:rsidRDefault="00CA2844" w:rsidP="00CA2844">
      <w:pPr>
        <w:widowControl w:val="0"/>
        <w:numPr>
          <w:ilvl w:val="1"/>
          <w:numId w:val="16"/>
        </w:numPr>
        <w:ind w:hanging="360"/>
        <w:contextualSpacing/>
      </w:pPr>
      <w:r>
        <w:t>var guard = require('~/cartridge/scripts/guard');</w:t>
      </w:r>
    </w:p>
    <w:p w:rsidR="00A06C58" w:rsidRDefault="00CA2844" w:rsidP="00CA2844">
      <w:pPr>
        <w:widowControl w:val="0"/>
        <w:numPr>
          <w:ilvl w:val="0"/>
          <w:numId w:val="16"/>
        </w:numPr>
        <w:ind w:hanging="360"/>
        <w:contextualSpacing/>
      </w:pPr>
      <w:r>
        <w:t>Insert the below:</w:t>
      </w:r>
    </w:p>
    <w:p w:rsidR="00A06C58" w:rsidRDefault="00A06C58">
      <w:pPr>
        <w:widowControl w:val="0"/>
        <w:ind w:left="720"/>
      </w:pPr>
    </w:p>
    <w:p w:rsidR="00A06C58" w:rsidRDefault="00CA2844">
      <w:pPr>
        <w:widowControl w:val="0"/>
        <w:ind w:left="360"/>
      </w:pPr>
      <w:r>
        <w:rPr>
          <w:rFonts w:ascii="Consolas" w:eastAsia="Consolas" w:hAnsi="Consolas" w:cs="Consolas"/>
          <w:sz w:val="20"/>
          <w:szCs w:val="20"/>
        </w:rPr>
        <w:t>var Kount = require('int_kount/cartridge/scripts/kount/LibKount');</w:t>
      </w:r>
      <w:r>
        <w:rPr>
          <w:rFonts w:ascii="Courier New" w:eastAsia="Courier New" w:hAnsi="Courier New" w:cs="Courier New"/>
          <w:sz w:val="20"/>
          <w:szCs w:val="20"/>
        </w:rPr>
        <w:br/>
      </w:r>
    </w:p>
    <w:p w:rsidR="00A06C58" w:rsidRDefault="00A06C58">
      <w:pPr>
        <w:widowControl w:val="0"/>
        <w:spacing w:after="200"/>
      </w:pPr>
    </w:p>
    <w:p w:rsidR="00A06C58" w:rsidRDefault="00CA2844">
      <w:r>
        <w:rPr>
          <w:noProof/>
        </w:rPr>
        <w:drawing>
          <wp:inline distT="0" distB="0" distL="0" distR="0">
            <wp:extent cx="5731510" cy="1524000"/>
            <wp:effectExtent l="0" t="0" r="0" b="0"/>
            <wp:docPr id="2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png"/>
                    <pic:cNvPicPr>
                      <a:picLocks noChangeAspect="1" noChangeArrowheads="1"/>
                    </pic:cNvPicPr>
                  </pic:nvPicPr>
                  <pic:blipFill>
                    <a:blip r:embed="rId35"/>
                    <a:stretch>
                      <a:fillRect/>
                    </a:stretch>
                  </pic:blipFill>
                  <pic:spPr bwMode="auto">
                    <a:xfrm>
                      <a:off x="0" y="0"/>
                      <a:ext cx="5731510" cy="1524000"/>
                    </a:xfrm>
                    <a:prstGeom prst="rect">
                      <a:avLst/>
                    </a:prstGeom>
                  </pic:spPr>
                </pic:pic>
              </a:graphicData>
            </a:graphic>
          </wp:inline>
        </w:drawing>
      </w:r>
      <w:r>
        <w:br w:type="page"/>
      </w:r>
    </w:p>
    <w:p w:rsidR="00A06C58" w:rsidRDefault="00A06C58">
      <w:pPr>
        <w:widowControl w:val="0"/>
      </w:pPr>
    </w:p>
    <w:p w:rsidR="00A06C58" w:rsidRDefault="00A06C58">
      <w:pPr>
        <w:widowControl w:val="0"/>
      </w:pPr>
    </w:p>
    <w:p w:rsidR="00A06C58" w:rsidRDefault="00A06C58">
      <w:pPr>
        <w:widowControl w:val="0"/>
      </w:pPr>
    </w:p>
    <w:p w:rsidR="00A06C58" w:rsidRDefault="00CA2844" w:rsidP="00CA2844">
      <w:pPr>
        <w:widowControl w:val="0"/>
        <w:numPr>
          <w:ilvl w:val="0"/>
          <w:numId w:val="37"/>
        </w:numPr>
        <w:ind w:hanging="360"/>
        <w:contextualSpacing/>
      </w:pPr>
      <w:r>
        <w:t>Near line 155 find:</w:t>
      </w:r>
    </w:p>
    <w:p w:rsidR="00A06C58" w:rsidRDefault="00CA2844" w:rsidP="00CA2844">
      <w:pPr>
        <w:widowControl w:val="0"/>
        <w:numPr>
          <w:ilvl w:val="1"/>
          <w:numId w:val="37"/>
        </w:numPr>
        <w:ind w:hanging="360"/>
        <w:contextualSpacing/>
        <w:rPr>
          <w:rFonts w:ascii="Consolas" w:eastAsia="Consolas" w:hAnsi="Consolas" w:cs="Consolas"/>
          <w:sz w:val="20"/>
          <w:szCs w:val="20"/>
        </w:rPr>
      </w:pPr>
      <w:r>
        <w:rPr>
          <w:rFonts w:ascii="Consolas" w:eastAsia="Consolas" w:hAnsi="Consolas" w:cs="Consolas"/>
          <w:sz w:val="20"/>
          <w:szCs w:val="20"/>
        </w:rPr>
        <w:t xml:space="preserve">var </w:t>
      </w:r>
      <w:r>
        <w:rPr>
          <w:rFonts w:ascii="Consolas" w:eastAsia="Consolas" w:hAnsi="Consolas" w:cs="Consolas"/>
          <w:sz w:val="20"/>
          <w:szCs w:val="20"/>
        </w:rPr>
        <w:t>handlePaymentsResult = handlePayments(order);</w:t>
      </w:r>
    </w:p>
    <w:p w:rsidR="00A06C58" w:rsidRDefault="00CA2844" w:rsidP="00CA2844">
      <w:pPr>
        <w:widowControl w:val="0"/>
        <w:numPr>
          <w:ilvl w:val="0"/>
          <w:numId w:val="37"/>
        </w:numPr>
        <w:ind w:hanging="360"/>
        <w:contextualSpacing/>
      </w:pPr>
      <w:r>
        <w:t>Replace this line with:</w:t>
      </w:r>
    </w:p>
    <w:p w:rsidR="00A06C58" w:rsidRDefault="00CA2844">
      <w:pPr>
        <w:widowControl w:val="0"/>
        <w:ind w:firstLine="360"/>
      </w:pPr>
      <w:r>
        <w:rPr>
          <w:rFonts w:ascii="Consolas" w:eastAsia="Consolas" w:hAnsi="Consolas" w:cs="Consolas"/>
          <w:sz w:val="20"/>
          <w:szCs w:val="20"/>
        </w:rPr>
        <w:t xml:space="preserve">    var RISresult = Kount.preRiskCall(order, null, false);</w:t>
      </w:r>
    </w:p>
    <w:p w:rsidR="00A06C58" w:rsidRDefault="00CA2844">
      <w:pPr>
        <w:widowControl w:val="0"/>
        <w:ind w:firstLine="360"/>
      </w:pPr>
      <w:r>
        <w:rPr>
          <w:rFonts w:ascii="Consolas" w:eastAsia="Consolas" w:hAnsi="Consolas" w:cs="Consolas"/>
          <w:sz w:val="20"/>
          <w:szCs w:val="20"/>
        </w:rPr>
        <w:t xml:space="preserve">    if (RISresult &amp;&amp; RISresult.KountOrderStatus === 'DECLINED') {</w:t>
      </w:r>
    </w:p>
    <w:p w:rsidR="00A06C58" w:rsidRDefault="00CA2844">
      <w:pPr>
        <w:widowControl w:val="0"/>
        <w:ind w:firstLine="360"/>
      </w:pPr>
      <w:r>
        <w:rPr>
          <w:rFonts w:ascii="Consolas" w:eastAsia="Consolas" w:hAnsi="Consolas" w:cs="Consolas"/>
          <w:sz w:val="20"/>
          <w:szCs w:val="20"/>
        </w:rPr>
        <w:t xml:space="preserve">        Transaction.wrap(function () {</w:t>
      </w:r>
    </w:p>
    <w:p w:rsidR="00A06C58" w:rsidRDefault="00CA2844">
      <w:pPr>
        <w:widowControl w:val="0"/>
        <w:ind w:firstLine="360"/>
      </w:pPr>
      <w:r>
        <w:rPr>
          <w:rFonts w:ascii="Consolas" w:eastAsia="Consolas" w:hAnsi="Consolas" w:cs="Consolas"/>
          <w:sz w:val="20"/>
          <w:szCs w:val="20"/>
        </w:rPr>
        <w:t xml:space="preserve">            OrderMgr.failOrder(order);</w:t>
      </w:r>
    </w:p>
    <w:p w:rsidR="00A06C58" w:rsidRDefault="00CA2844">
      <w:pPr>
        <w:widowControl w:val="0"/>
        <w:ind w:firstLine="360"/>
      </w:pPr>
      <w:r>
        <w:rPr>
          <w:rFonts w:ascii="Consolas" w:eastAsia="Consolas" w:hAnsi="Consolas" w:cs="Consolas"/>
          <w:sz w:val="20"/>
          <w:szCs w:val="20"/>
        </w:rPr>
        <w:t xml:space="preserve">        });</w:t>
      </w:r>
    </w:p>
    <w:p w:rsidR="00A06C58" w:rsidRDefault="00CA2844">
      <w:pPr>
        <w:widowControl w:val="0"/>
        <w:ind w:firstLine="360"/>
      </w:pPr>
      <w:r>
        <w:rPr>
          <w:rFonts w:ascii="Consolas" w:eastAsia="Consolas" w:hAnsi="Consolas" w:cs="Consolas"/>
          <w:sz w:val="20"/>
          <w:szCs w:val="20"/>
        </w:rPr>
        <w:t xml:space="preserve">        return {</w:t>
      </w:r>
    </w:p>
    <w:p w:rsidR="00A06C58" w:rsidRDefault="00CA2844">
      <w:pPr>
        <w:widowControl w:val="0"/>
        <w:ind w:firstLine="360"/>
      </w:pPr>
      <w:r>
        <w:rPr>
          <w:rFonts w:ascii="Consolas" w:eastAsia="Consolas" w:hAnsi="Consolas" w:cs="Consolas"/>
          <w:sz w:val="20"/>
          <w:szCs w:val="20"/>
        </w:rPr>
        <w:t xml:space="preserve">            error: true,</w:t>
      </w:r>
    </w:p>
    <w:p w:rsidR="00A06C58" w:rsidRDefault="00CA2844">
      <w:pPr>
        <w:widowControl w:val="0"/>
        <w:ind w:firstLine="360"/>
      </w:pPr>
      <w:r>
        <w:rPr>
          <w:rFonts w:ascii="Consolas" w:eastAsia="Consolas" w:hAnsi="Consolas" w:cs="Consolas"/>
          <w:sz w:val="20"/>
          <w:szCs w:val="20"/>
        </w:rPr>
        <w:t xml:space="preserve">            PlaceOrderError: new Status(Status.ERROR, 'confirm.error.technical')</w:t>
      </w:r>
    </w:p>
    <w:p w:rsidR="00A06C58" w:rsidRDefault="00CA2844">
      <w:pPr>
        <w:widowControl w:val="0"/>
        <w:ind w:firstLine="360"/>
      </w:pPr>
      <w:r>
        <w:rPr>
          <w:rFonts w:ascii="Consolas" w:eastAsia="Consolas" w:hAnsi="Consolas" w:cs="Consolas"/>
          <w:sz w:val="20"/>
          <w:szCs w:val="20"/>
        </w:rPr>
        <w:t xml:space="preserve">        };</w:t>
      </w:r>
    </w:p>
    <w:p w:rsidR="00A06C58" w:rsidRDefault="00CA2844">
      <w:pPr>
        <w:widowControl w:val="0"/>
        <w:ind w:firstLine="360"/>
      </w:pPr>
      <w:r>
        <w:rPr>
          <w:rFonts w:ascii="Consolas" w:eastAsia="Consolas" w:hAnsi="Consolas" w:cs="Consolas"/>
          <w:sz w:val="20"/>
          <w:szCs w:val="20"/>
        </w:rPr>
        <w:t xml:space="preserve">    }</w:t>
      </w:r>
    </w:p>
    <w:p w:rsidR="00A06C58" w:rsidRDefault="00CA2844">
      <w:pPr>
        <w:widowControl w:val="0"/>
        <w:ind w:firstLine="360"/>
      </w:pPr>
      <w:r>
        <w:rPr>
          <w:rFonts w:ascii="Consolas" w:eastAsia="Consolas" w:hAnsi="Consolas" w:cs="Consolas"/>
          <w:sz w:val="20"/>
          <w:szCs w:val="20"/>
        </w:rPr>
        <w:t xml:space="preserve">    var handlePaymentsResult = Kount.postRiskCall(handlePayments,</w:t>
      </w:r>
      <w:r>
        <w:rPr>
          <w:rFonts w:ascii="Consolas" w:eastAsia="Consolas" w:hAnsi="Consolas" w:cs="Consolas"/>
          <w:sz w:val="20"/>
          <w:szCs w:val="20"/>
        </w:rPr>
        <w:t xml:space="preserve"> order);</w:t>
      </w:r>
    </w:p>
    <w:p w:rsidR="00A06C58" w:rsidRDefault="00A06C58">
      <w:pPr>
        <w:widowControl w:val="0"/>
        <w:ind w:firstLine="360"/>
      </w:pPr>
    </w:p>
    <w:p w:rsidR="00A06C58" w:rsidRDefault="00CA2844" w:rsidP="00CA2844">
      <w:pPr>
        <w:widowControl w:val="0"/>
        <w:numPr>
          <w:ilvl w:val="0"/>
          <w:numId w:val="37"/>
        </w:numPr>
        <w:ind w:hanging="360"/>
        <w:contextualSpacing/>
      </w:pPr>
      <w:r>
        <w:t>Near line 176, find:</w:t>
      </w:r>
    </w:p>
    <w:p w:rsidR="00A06C58" w:rsidRDefault="00CA2844" w:rsidP="00CA2844">
      <w:pPr>
        <w:widowControl w:val="0"/>
        <w:numPr>
          <w:ilvl w:val="1"/>
          <w:numId w:val="37"/>
        </w:numPr>
        <w:ind w:hanging="360"/>
        <w:contextualSpacing/>
        <w:rPr>
          <w:rFonts w:ascii="Consolas" w:eastAsia="Consolas" w:hAnsi="Consolas" w:cs="Consolas"/>
          <w:sz w:val="20"/>
          <w:szCs w:val="20"/>
        </w:rPr>
      </w:pPr>
      <w:r>
        <w:rPr>
          <w:rFonts w:ascii="Consolas" w:eastAsia="Consolas" w:hAnsi="Consolas" w:cs="Consolas"/>
          <w:sz w:val="20"/>
          <w:szCs w:val="20"/>
        </w:rPr>
        <w:t>var orderPlacementStatus = Order.submit(order);</w:t>
      </w:r>
    </w:p>
    <w:p w:rsidR="00A06C58" w:rsidRDefault="00CA2844" w:rsidP="00CA2844">
      <w:pPr>
        <w:widowControl w:val="0"/>
        <w:numPr>
          <w:ilvl w:val="0"/>
          <w:numId w:val="37"/>
        </w:numPr>
        <w:ind w:hanging="360"/>
        <w:contextualSpacing/>
      </w:pPr>
      <w:r>
        <w:t>Replace this line with:</w:t>
      </w:r>
    </w:p>
    <w:p w:rsidR="00A06C58" w:rsidRDefault="00CA2844">
      <w:pPr>
        <w:widowControl w:val="0"/>
        <w:ind w:firstLine="360"/>
        <w:rPr>
          <w:rFonts w:ascii="Consolas" w:eastAsia="Consolas" w:hAnsi="Consolas" w:cs="Consolas"/>
          <w:sz w:val="20"/>
          <w:szCs w:val="20"/>
        </w:rPr>
      </w:pPr>
      <w:r>
        <w:rPr>
          <w:rFonts w:ascii="Consolas" w:eastAsia="Consolas" w:hAnsi="Consolas" w:cs="Consolas"/>
          <w:sz w:val="20"/>
          <w:szCs w:val="20"/>
        </w:rPr>
        <w:t>var orderPlacementStatus = Order.submit(order, handlePaymentsResult);</w:t>
      </w:r>
    </w:p>
    <w:p w:rsidR="00A06C58" w:rsidRDefault="00CA2844">
      <w:pPr>
        <w:widowControl w:val="0"/>
        <w:ind w:firstLine="360"/>
      </w:pPr>
      <w:r>
        <w:rPr>
          <w:noProof/>
        </w:rPr>
        <w:drawing>
          <wp:inline distT="0" distB="0" distL="0" distR="0">
            <wp:extent cx="5731510" cy="3581400"/>
            <wp:effectExtent l="0" t="0" r="0" b="0"/>
            <wp:docPr id="24"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a:picLocks noChangeAspect="1" noChangeArrowheads="1"/>
                    </pic:cNvPicPr>
                  </pic:nvPicPr>
                  <pic:blipFill>
                    <a:blip r:embed="rId36"/>
                    <a:stretch>
                      <a:fillRect/>
                    </a:stretch>
                  </pic:blipFill>
                  <pic:spPr bwMode="auto">
                    <a:xfrm>
                      <a:off x="0" y="0"/>
                      <a:ext cx="5731510" cy="3581400"/>
                    </a:xfrm>
                    <a:prstGeom prst="rect">
                      <a:avLst/>
                    </a:prstGeom>
                  </pic:spPr>
                </pic:pic>
              </a:graphicData>
            </a:graphic>
          </wp:inline>
        </w:drawing>
      </w:r>
    </w:p>
    <w:p w:rsidR="00A06C58" w:rsidRDefault="00A06C58">
      <w:pPr>
        <w:widowControl w:val="0"/>
        <w:spacing w:after="200"/>
      </w:pPr>
    </w:p>
    <w:p w:rsidR="00A06C58" w:rsidRDefault="00CA2844" w:rsidP="00CA2844">
      <w:pPr>
        <w:widowControl w:val="0"/>
        <w:numPr>
          <w:ilvl w:val="0"/>
          <w:numId w:val="16"/>
        </w:numPr>
        <w:ind w:hanging="360"/>
        <w:contextualSpacing/>
      </w:pPr>
      <w:r>
        <w:lastRenderedPageBreak/>
        <w:t>Now open &lt;YOUR_CONTROLLERS_CATRIDGE&gt;/cartridge/scripts/models/OrderModel.js</w:t>
      </w:r>
    </w:p>
    <w:p w:rsidR="00A06C58" w:rsidRDefault="00CA2844" w:rsidP="00CA2844">
      <w:pPr>
        <w:widowControl w:val="0"/>
        <w:numPr>
          <w:ilvl w:val="0"/>
          <w:numId w:val="16"/>
        </w:numPr>
        <w:ind w:hanging="360"/>
        <w:contextualSpacing/>
      </w:pPr>
      <w:r>
        <w:t>Find</w:t>
      </w:r>
      <w:r>
        <w:t xml:space="preserve"> line:</w:t>
      </w:r>
    </w:p>
    <w:p w:rsidR="00A06C58" w:rsidRDefault="00CA2844">
      <w:pPr>
        <w:widowControl w:val="0"/>
        <w:ind w:left="720" w:firstLine="720"/>
        <w:rPr>
          <w:rFonts w:ascii="Consolas" w:eastAsia="Consolas" w:hAnsi="Consolas" w:cs="Consolas"/>
          <w:sz w:val="20"/>
          <w:szCs w:val="20"/>
        </w:rPr>
      </w:pPr>
      <w:r>
        <w:rPr>
          <w:rFonts w:ascii="Consolas" w:eastAsia="Consolas" w:hAnsi="Consolas" w:cs="Consolas"/>
          <w:sz w:val="20"/>
          <w:szCs w:val="20"/>
        </w:rPr>
        <w:t>var Transaction = require('dw/system/Transaction');</w:t>
      </w:r>
    </w:p>
    <w:p w:rsidR="00A06C58" w:rsidRDefault="00CA2844" w:rsidP="00CA2844">
      <w:pPr>
        <w:widowControl w:val="0"/>
        <w:numPr>
          <w:ilvl w:val="0"/>
          <w:numId w:val="16"/>
        </w:numPr>
        <w:ind w:hanging="360"/>
        <w:contextualSpacing/>
      </w:pPr>
      <w:r>
        <w:t>Insert the below:</w:t>
      </w:r>
    </w:p>
    <w:p w:rsidR="00A06C58" w:rsidRDefault="00CA2844">
      <w:pPr>
        <w:widowControl w:val="0"/>
        <w:rPr>
          <w:rFonts w:ascii="Consolas" w:eastAsia="Consolas" w:hAnsi="Consolas" w:cs="Consolas"/>
          <w:sz w:val="20"/>
          <w:szCs w:val="20"/>
        </w:rPr>
      </w:pPr>
      <w:r>
        <w:tab/>
      </w:r>
      <w:r>
        <w:tab/>
      </w:r>
      <w:r>
        <w:rPr>
          <w:rFonts w:ascii="Consolas" w:eastAsia="Consolas" w:hAnsi="Consolas" w:cs="Consolas"/>
          <w:sz w:val="20"/>
          <w:szCs w:val="20"/>
        </w:rPr>
        <w:t>var Kount = require('int_kount/cartridge/scripts/kount/LibKount');</w:t>
      </w:r>
    </w:p>
    <w:p w:rsidR="00A06C58" w:rsidRDefault="00CA2844" w:rsidP="00CA2844">
      <w:pPr>
        <w:widowControl w:val="0"/>
        <w:numPr>
          <w:ilvl w:val="0"/>
          <w:numId w:val="19"/>
        </w:numPr>
        <w:ind w:hanging="360"/>
        <w:contextualSpacing/>
      </w:pPr>
      <w:r>
        <w:t>Near line 22, find:</w:t>
      </w:r>
    </w:p>
    <w:p w:rsidR="00A06C58" w:rsidRDefault="00CA2844" w:rsidP="00CA2844">
      <w:pPr>
        <w:widowControl w:val="0"/>
        <w:numPr>
          <w:ilvl w:val="1"/>
          <w:numId w:val="19"/>
        </w:numPr>
        <w:ind w:hanging="360"/>
        <w:contextualSpacing/>
        <w:rPr>
          <w:rFonts w:ascii="Consolas" w:eastAsia="Consolas" w:hAnsi="Consolas" w:cs="Consolas"/>
          <w:sz w:val="20"/>
          <w:szCs w:val="20"/>
        </w:rPr>
      </w:pPr>
      <w:r>
        <w:rPr>
          <w:rFonts w:ascii="Consolas" w:eastAsia="Consolas" w:hAnsi="Consolas" w:cs="Consolas"/>
          <w:sz w:val="20"/>
          <w:szCs w:val="20"/>
        </w:rPr>
        <w:t>function placeOrder(order) {</w:t>
      </w:r>
    </w:p>
    <w:p w:rsidR="00A06C58" w:rsidRDefault="00CA2844" w:rsidP="00CA2844">
      <w:pPr>
        <w:widowControl w:val="0"/>
        <w:numPr>
          <w:ilvl w:val="0"/>
          <w:numId w:val="19"/>
        </w:numPr>
        <w:ind w:hanging="360"/>
        <w:contextualSpacing/>
      </w:pPr>
      <w:r>
        <w:t>Replace this line with:</w:t>
      </w:r>
    </w:p>
    <w:p w:rsidR="00A06C58" w:rsidRDefault="00CA2844">
      <w:pPr>
        <w:widowControl w:val="0"/>
        <w:ind w:firstLine="360"/>
        <w:rPr>
          <w:rFonts w:ascii="Consolas" w:eastAsia="Consolas" w:hAnsi="Consolas" w:cs="Consolas"/>
          <w:sz w:val="20"/>
          <w:szCs w:val="20"/>
        </w:rPr>
      </w:pPr>
      <w:r>
        <w:rPr>
          <w:rFonts w:ascii="Consolas" w:eastAsia="Consolas" w:hAnsi="Consolas" w:cs="Consolas"/>
          <w:sz w:val="20"/>
          <w:szCs w:val="20"/>
        </w:rPr>
        <w:t xml:space="preserve">function </w:t>
      </w:r>
      <w:r>
        <w:rPr>
          <w:rFonts w:ascii="Consolas" w:eastAsia="Consolas" w:hAnsi="Consolas" w:cs="Consolas"/>
          <w:sz w:val="20"/>
          <w:szCs w:val="20"/>
        </w:rPr>
        <w:t>placeOrder(order, kountStatus) {</w:t>
      </w:r>
    </w:p>
    <w:p w:rsidR="00A06C58" w:rsidRDefault="00A06C58">
      <w:pPr>
        <w:widowControl w:val="0"/>
        <w:ind w:firstLine="360"/>
      </w:pPr>
    </w:p>
    <w:p w:rsidR="00A06C58" w:rsidRDefault="00A06C58">
      <w:pPr>
        <w:widowControl w:val="0"/>
        <w:spacing w:after="200"/>
      </w:pPr>
    </w:p>
    <w:p w:rsidR="00A06C58" w:rsidRDefault="00CA2844">
      <w:pPr>
        <w:widowControl w:val="0"/>
        <w:spacing w:after="200"/>
      </w:pPr>
      <w:r>
        <w:rPr>
          <w:noProof/>
        </w:rPr>
        <w:drawing>
          <wp:inline distT="0" distB="0" distL="0" distR="0">
            <wp:extent cx="5731510" cy="3539490"/>
            <wp:effectExtent l="0" t="0" r="0" b="0"/>
            <wp:docPr id="25"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8" descr="A screenshot of a cell phone&#10;&#10;Description automatically generated"/>
                    <pic:cNvPicPr>
                      <a:picLocks noChangeAspect="1" noChangeArrowheads="1"/>
                    </pic:cNvPicPr>
                  </pic:nvPicPr>
                  <pic:blipFill>
                    <a:blip r:embed="rId37"/>
                    <a:stretch>
                      <a:fillRect/>
                    </a:stretch>
                  </pic:blipFill>
                  <pic:spPr bwMode="auto">
                    <a:xfrm>
                      <a:off x="0" y="0"/>
                      <a:ext cx="5731510" cy="3539490"/>
                    </a:xfrm>
                    <a:prstGeom prst="rect">
                      <a:avLst/>
                    </a:prstGeom>
                  </pic:spPr>
                </pic:pic>
              </a:graphicData>
            </a:graphic>
          </wp:inline>
        </w:drawing>
      </w:r>
    </w:p>
    <w:p w:rsidR="00A06C58" w:rsidRDefault="00CA2844" w:rsidP="00CA2844">
      <w:pPr>
        <w:widowControl w:val="0"/>
        <w:numPr>
          <w:ilvl w:val="0"/>
          <w:numId w:val="23"/>
        </w:numPr>
        <w:ind w:hanging="360"/>
        <w:contextualSpacing/>
      </w:pPr>
      <w:r>
        <w:rPr>
          <w:rFonts w:ascii="Consolas" w:eastAsia="Consolas" w:hAnsi="Consolas" w:cs="Consolas"/>
          <w:color w:val="660066"/>
        </w:rPr>
        <w:t>Replace</w:t>
      </w:r>
      <w:r>
        <w:rPr>
          <w:rFonts w:ascii="Consolas" w:eastAsia="Consolas" w:hAnsi="Consolas" w:cs="Consolas"/>
        </w:rPr>
        <w:t xml:space="preserve"> all code </w:t>
      </w:r>
      <w:r>
        <w:rPr>
          <w:rFonts w:ascii="Consolas" w:eastAsia="Consolas" w:hAnsi="Consolas" w:cs="Consolas"/>
          <w:color w:val="000088"/>
        </w:rPr>
        <w:t>from</w:t>
      </w:r>
      <w:r>
        <w:rPr>
          <w:rFonts w:ascii="Consolas" w:eastAsia="Consolas" w:hAnsi="Consolas" w:cs="Consolas"/>
        </w:rPr>
        <w:t xml:space="preserve"> </w:t>
      </w:r>
      <w:r>
        <w:rPr>
          <w:rFonts w:ascii="Consolas" w:eastAsia="Consolas" w:hAnsi="Consolas" w:cs="Consolas"/>
          <w:color w:val="000088"/>
        </w:rPr>
        <w:t>function</w:t>
      </w:r>
      <w:r>
        <w:rPr>
          <w:rFonts w:ascii="Consolas" w:eastAsia="Consolas" w:hAnsi="Consolas" w:cs="Consolas"/>
          <w:b/>
        </w:rPr>
        <w:t xml:space="preserve"> placeOrder </w:t>
      </w:r>
      <w:r>
        <w:rPr>
          <w:rFonts w:ascii="Consolas" w:eastAsia="Consolas" w:hAnsi="Consolas" w:cs="Consolas"/>
          <w:color w:val="000088"/>
        </w:rPr>
        <w:t>by</w:t>
      </w:r>
      <w:r>
        <w:rPr>
          <w:rFonts w:ascii="Consolas" w:eastAsia="Consolas" w:hAnsi="Consolas" w:cs="Consolas"/>
        </w:rPr>
        <w:t xml:space="preserve"> </w:t>
      </w:r>
      <w:r>
        <w:rPr>
          <w:rFonts w:ascii="Consolas" w:eastAsia="Consolas" w:hAnsi="Consolas" w:cs="Consolas"/>
          <w:color w:val="000088"/>
        </w:rPr>
        <w:t>this</w:t>
      </w:r>
      <w:r>
        <w:rPr>
          <w:rFonts w:ascii="Consolas" w:eastAsia="Consolas" w:hAnsi="Consolas" w:cs="Consolas"/>
        </w:rPr>
        <w:t xml:space="preserve"> code</w:t>
      </w:r>
      <w:r>
        <w:rPr>
          <w:rFonts w:ascii="Consolas" w:eastAsia="Consolas" w:hAnsi="Consolas" w:cs="Consolas"/>
          <w:color w:val="666600"/>
        </w:rPr>
        <w:t>:</w:t>
      </w:r>
    </w:p>
    <w:p w:rsidR="00A06C58" w:rsidRDefault="00A06C58">
      <w:pPr>
        <w:widowControl w:val="0"/>
        <w:rPr>
          <w:rFonts w:ascii="Consolas" w:eastAsia="Consolas" w:hAnsi="Consolas" w:cs="Consolas"/>
          <w:sz w:val="18"/>
          <w:szCs w:val="18"/>
        </w:rPr>
      </w:pP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if(!empty(kountStatus) &amp;&amp; kountStatus.KountOrderStatus == 'RETRY') {</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return;</w:t>
      </w:r>
    </w:p>
    <w:p w:rsidR="00A06C58" w:rsidRDefault="00CA2844">
      <w:pPr>
        <w:widowControl w:val="0"/>
      </w:pPr>
      <w:r>
        <w:rPr>
          <w:rFonts w:ascii="Consolas" w:eastAsia="Consolas" w:hAnsi="Consolas" w:cs="Consolas"/>
          <w:sz w:val="18"/>
          <w:szCs w:val="18"/>
        </w:rPr>
        <w:t xml:space="preserve">}    </w:t>
      </w:r>
    </w:p>
    <w:p w:rsidR="00A06C58" w:rsidRDefault="00CA2844">
      <w:pPr>
        <w:widowControl w:val="0"/>
      </w:pP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empty</w:t>
      </w:r>
      <w:r>
        <w:rPr>
          <w:rFonts w:ascii="Consolas" w:eastAsia="Consolas" w:hAnsi="Consolas" w:cs="Consolas"/>
          <w:color w:val="666600"/>
          <w:sz w:val="18"/>
          <w:szCs w:val="18"/>
        </w:rPr>
        <w:t>(</w:t>
      </w:r>
      <w:r>
        <w:rPr>
          <w:rFonts w:ascii="Consolas" w:eastAsia="Consolas" w:hAnsi="Consolas" w:cs="Consolas"/>
          <w:sz w:val="18"/>
          <w:szCs w:val="18"/>
        </w:rPr>
        <w:t>kountStatus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&amp;&amp;</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'HOLD'</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06C58" w:rsidRDefault="00CA2844">
      <w:pPr>
        <w:widowControl w:val="0"/>
      </w:pPr>
      <w:r>
        <w:rPr>
          <w:rFonts w:ascii="Consolas" w:eastAsia="Consolas" w:hAnsi="Consolas" w:cs="Consolas"/>
          <w:sz w:val="18"/>
          <w:szCs w:val="18"/>
        </w:rPr>
        <w:t xml:space="preserve">        var placeOrderStatus = OrderMgr.placeOrder(order);</w:t>
      </w:r>
    </w:p>
    <w:p w:rsidR="00A06C58" w:rsidRDefault="00CA2844">
      <w:pPr>
        <w:widowControl w:val="0"/>
      </w:pPr>
      <w:r>
        <w:rPr>
          <w:rFonts w:ascii="Consolas" w:eastAsia="Consolas" w:hAnsi="Consolas" w:cs="Consolas"/>
          <w:sz w:val="18"/>
          <w:szCs w:val="18"/>
        </w:rPr>
        <w:t xml:space="preserve">        </w:t>
      </w:r>
      <w:r>
        <w:rPr>
          <w:rFonts w:ascii="Consolas" w:eastAsia="Consolas" w:hAnsi="Consolas" w:cs="Consolas"/>
          <w:color w:val="000088"/>
          <w:sz w:val="18"/>
          <w:szCs w:val="18"/>
        </w:rPr>
        <w:t>if</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placeOrderStatus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Status</w:t>
      </w:r>
      <w:r>
        <w:rPr>
          <w:rFonts w:ascii="Consolas" w:eastAsia="Consolas" w:hAnsi="Consolas" w:cs="Consolas"/>
          <w:color w:val="666600"/>
          <w:sz w:val="18"/>
          <w:szCs w:val="18"/>
        </w:rPr>
        <w:t>.</w:t>
      </w:r>
      <w:r>
        <w:rPr>
          <w:rFonts w:ascii="Consolas" w:eastAsia="Consolas" w:hAnsi="Consolas" w:cs="Consolas"/>
          <w:sz w:val="18"/>
          <w:szCs w:val="18"/>
        </w:rPr>
        <w:t>ERROR</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OrderMgr</w:t>
      </w:r>
      <w:r>
        <w:rPr>
          <w:rFonts w:ascii="Consolas" w:eastAsia="Consolas" w:hAnsi="Consolas" w:cs="Consolas"/>
          <w:color w:val="666600"/>
          <w:sz w:val="18"/>
          <w:szCs w:val="18"/>
        </w:rPr>
        <w:t>.</w:t>
      </w:r>
      <w:r>
        <w:rPr>
          <w:rFonts w:ascii="Consolas" w:eastAsia="Consolas" w:hAnsi="Consolas" w:cs="Consolas"/>
          <w:sz w:val="18"/>
          <w:szCs w:val="18"/>
        </w:rPr>
        <w:t>failOrder</w:t>
      </w:r>
      <w:r>
        <w:rPr>
          <w:rFonts w:ascii="Consolas" w:eastAsia="Consolas" w:hAnsi="Consolas" w:cs="Consolas"/>
          <w:color w:val="666600"/>
          <w:sz w:val="18"/>
          <w:szCs w:val="18"/>
        </w:rPr>
        <w:t>(</w:t>
      </w:r>
      <w:r>
        <w:rPr>
          <w:rFonts w:ascii="Consolas" w:eastAsia="Consolas" w:hAnsi="Consolas" w:cs="Consolas"/>
          <w:sz w:val="18"/>
          <w:szCs w:val="18"/>
        </w:rPr>
        <w:t>order</w:t>
      </w:r>
      <w:r>
        <w:rPr>
          <w:rFonts w:ascii="Consolas" w:eastAsia="Consolas" w:hAnsi="Consolas" w:cs="Consolas"/>
          <w:color w:val="666600"/>
          <w:sz w:val="18"/>
          <w:szCs w:val="18"/>
        </w:rPr>
        <w:t>);</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throw</w:t>
      </w:r>
      <w:r>
        <w:rPr>
          <w:rFonts w:ascii="Consolas" w:eastAsia="Consolas" w:hAnsi="Consolas" w:cs="Consolas"/>
          <w:sz w:val="18"/>
          <w:szCs w:val="18"/>
        </w:rPr>
        <w:t xml:space="preserve"> </w:t>
      </w:r>
      <w:r>
        <w:rPr>
          <w:rFonts w:ascii="Consolas" w:eastAsia="Consolas" w:hAnsi="Consolas" w:cs="Consolas"/>
          <w:color w:val="000088"/>
          <w:sz w:val="18"/>
          <w:szCs w:val="18"/>
        </w:rPr>
        <w:t>new</w:t>
      </w:r>
      <w:r>
        <w:rPr>
          <w:rFonts w:ascii="Consolas" w:eastAsia="Consolas" w:hAnsi="Consolas" w:cs="Consolas"/>
          <w:sz w:val="18"/>
          <w:szCs w:val="18"/>
        </w:rPr>
        <w:t xml:space="preserve"> </w:t>
      </w:r>
      <w:r>
        <w:rPr>
          <w:rFonts w:ascii="Consolas" w:eastAsia="Consolas" w:hAnsi="Consolas" w:cs="Consolas"/>
          <w:color w:val="660066"/>
          <w:sz w:val="18"/>
          <w:szCs w:val="18"/>
        </w:rPr>
        <w:t>Error</w:t>
      </w:r>
      <w:r>
        <w:rPr>
          <w:rFonts w:ascii="Consolas" w:eastAsia="Consolas" w:hAnsi="Consolas" w:cs="Consolas"/>
          <w:color w:val="666600"/>
          <w:sz w:val="18"/>
          <w:szCs w:val="18"/>
        </w:rPr>
        <w:t>(</w:t>
      </w:r>
      <w:r>
        <w:rPr>
          <w:rFonts w:ascii="Consolas" w:eastAsia="Consolas" w:hAnsi="Consolas" w:cs="Consolas"/>
          <w:color w:val="008800"/>
          <w:sz w:val="18"/>
          <w:szCs w:val="18"/>
        </w:rPr>
        <w:t>'Failed to place order.'</w:t>
      </w:r>
      <w:r>
        <w:rPr>
          <w:rFonts w:ascii="Consolas" w:eastAsia="Consolas" w:hAnsi="Consolas" w:cs="Consolas"/>
          <w:color w:val="666600"/>
          <w:sz w:val="18"/>
          <w:szCs w:val="18"/>
        </w:rPr>
        <w:t>);</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setConfirmationStatus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CONFIRMATION_STATUS_CONFIRMED</w:t>
      </w:r>
      <w:r>
        <w:rPr>
          <w:rFonts w:ascii="Consolas" w:eastAsia="Consolas" w:hAnsi="Consolas" w:cs="Consolas"/>
          <w:color w:val="666600"/>
          <w:sz w:val="18"/>
          <w:szCs w:val="18"/>
        </w:rPr>
        <w:t>);</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p>
    <w:p w:rsidR="00A06C58" w:rsidRDefault="00A06C58">
      <w:pPr>
        <w:widowControl w:val="0"/>
        <w:rPr>
          <w:rFonts w:ascii="Consolas" w:eastAsia="Consolas" w:hAnsi="Consolas" w:cs="Consolas"/>
          <w:sz w:val="18"/>
          <w:szCs w:val="18"/>
        </w:rPr>
      </w:pP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lastRenderedPageBreak/>
        <w:t xml:space="preserve">    </w:t>
      </w:r>
      <w:r>
        <w:rPr>
          <w:rFonts w:ascii="Consolas" w:eastAsia="Consolas" w:hAnsi="Consolas" w:cs="Consolas"/>
          <w:color w:val="880000"/>
          <w:sz w:val="18"/>
          <w:szCs w:val="18"/>
        </w:rPr>
        <w:t>// Mark order as EXPORT_STATUS_READY.</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Transaction</w:t>
      </w:r>
      <w:r>
        <w:rPr>
          <w:rFonts w:ascii="Consolas" w:eastAsia="Consolas" w:hAnsi="Consolas" w:cs="Consolas"/>
          <w:color w:val="666600"/>
          <w:sz w:val="18"/>
          <w:szCs w:val="18"/>
        </w:rPr>
        <w:t>.</w:t>
      </w:r>
      <w:r>
        <w:rPr>
          <w:rFonts w:ascii="Consolas" w:eastAsia="Consolas" w:hAnsi="Consolas" w:cs="Consolas"/>
          <w:sz w:val="18"/>
          <w:szCs w:val="18"/>
        </w:rPr>
        <w:t>wrap</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 xml:space="preserve">kountStatus </w:t>
      </w:r>
      <w:r>
        <w:rPr>
          <w:rFonts w:ascii="Consolas" w:eastAsia="Consolas" w:hAnsi="Consolas" w:cs="Consolas"/>
          <w:color w:val="666600"/>
          <w:sz w:val="18"/>
          <w:szCs w:val="18"/>
        </w:rPr>
        <w:t>&amp;&amp;</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'APPROVED'</w:t>
      </w:r>
      <w:r>
        <w:rPr>
          <w:rFonts w:ascii="Consolas" w:eastAsia="Consolas" w:hAnsi="Consolas" w:cs="Consolas"/>
          <w:sz w:val="18"/>
          <w:szCs w:val="18"/>
        </w:rPr>
        <w:t xml:space="preserve"> </w:t>
      </w:r>
      <w:r>
        <w:rPr>
          <w:rFonts w:ascii="Consolas" w:eastAsia="Consolas" w:hAnsi="Consolas" w:cs="Consolas"/>
          <w:color w:val="666600"/>
          <w:sz w:val="18"/>
          <w:szCs w:val="18"/>
        </w:rPr>
        <w:t>&amp;&amp;</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getExportStatus</w:t>
      </w:r>
      <w:r>
        <w:rPr>
          <w:rFonts w:ascii="Consolas" w:eastAsia="Consolas" w:hAnsi="Consolas" w:cs="Consolas"/>
          <w:color w:val="666600"/>
          <w:sz w:val="18"/>
          <w:szCs w:val="18"/>
        </w:rPr>
        <w:t>().</w:t>
      </w:r>
      <w:r>
        <w:rPr>
          <w:rFonts w:ascii="Consolas" w:eastAsia="Consolas" w:hAnsi="Consolas" w:cs="Consolas"/>
          <w:sz w:val="18"/>
          <w:szCs w:val="18"/>
        </w:rPr>
        <w:t>getDisplayValue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'EXPORTED'</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setExportStatus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EXPORT_STATUS_READY</w:t>
      </w:r>
      <w:r>
        <w:rPr>
          <w:rFonts w:ascii="Consolas" w:eastAsia="Consolas" w:hAnsi="Consolas" w:cs="Consolas"/>
          <w:color w:val="666600"/>
          <w:sz w:val="18"/>
          <w:szCs w:val="18"/>
        </w:rPr>
        <w:t>);</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setConfirmationStatus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CONFIRMATION_STATUS_CONFIRMED</w:t>
      </w:r>
      <w:r>
        <w:rPr>
          <w:rFonts w:ascii="Consolas" w:eastAsia="Consolas" w:hAnsi="Consolas" w:cs="Consolas"/>
          <w:color w:val="666600"/>
          <w:sz w:val="18"/>
          <w:szCs w:val="18"/>
        </w:rPr>
        <w:t>);</w:t>
      </w:r>
    </w:p>
    <w:p w:rsidR="00A06C58" w:rsidRDefault="00A06C58">
      <w:pPr>
        <w:widowControl w:val="0"/>
        <w:rPr>
          <w:rFonts w:ascii="Consolas" w:eastAsia="Consolas" w:hAnsi="Consolas" w:cs="Consolas"/>
          <w:sz w:val="18"/>
          <w:szCs w:val="18"/>
        </w:rPr>
      </w:pP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880000"/>
          <w:sz w:val="18"/>
          <w:szCs w:val="18"/>
        </w:rPr>
        <w:t>// Why DECLINED is here? Because if respond status from Kount is DE</w:t>
      </w:r>
      <w:r>
        <w:rPr>
          <w:rFonts w:ascii="Consolas" w:eastAsia="Consolas" w:hAnsi="Consolas" w:cs="Consolas"/>
          <w:color w:val="880000"/>
          <w:sz w:val="18"/>
          <w:szCs w:val="18"/>
        </w:rPr>
        <w:t>CLINED we skip checkout and return user on the Billing page</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else</w:t>
      </w:r>
      <w:r>
        <w:rPr>
          <w:rFonts w:ascii="Consolas" w:eastAsia="Consolas" w:hAnsi="Consolas" w:cs="Consolas"/>
          <w:sz w:val="18"/>
          <w:szCs w:val="18"/>
        </w:rPr>
        <w:t xml:space="preserve"> </w:t>
      </w: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 xml:space="preserve">kountStatus </w:t>
      </w:r>
      <w:r>
        <w:rPr>
          <w:rFonts w:ascii="Consolas" w:eastAsia="Consolas" w:hAnsi="Consolas" w:cs="Consolas"/>
          <w:color w:val="666600"/>
          <w:sz w:val="18"/>
          <w:szCs w:val="18"/>
        </w:rPr>
        <w:t>&amp;&amp;</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'DECLINED'</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'HOLD'</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setExportStatus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EXPORT_STATUS_NOTEXPORTED</w:t>
      </w:r>
      <w:r>
        <w:rPr>
          <w:rFonts w:ascii="Consolas" w:eastAsia="Consolas" w:hAnsi="Consolas" w:cs="Consolas"/>
          <w:color w:val="666600"/>
          <w:sz w:val="18"/>
          <w:szCs w:val="18"/>
        </w:rPr>
        <w:t>);</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setConfirmationStatus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CONFIRMATION_STATUS_NOTCONFIRMED</w:t>
      </w:r>
      <w:r>
        <w:rPr>
          <w:rFonts w:ascii="Consolas" w:eastAsia="Consolas" w:hAnsi="Consolas" w:cs="Consolas"/>
          <w:color w:val="666600"/>
          <w:sz w:val="18"/>
          <w:szCs w:val="18"/>
        </w:rPr>
        <w:t>);</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else</w:t>
      </w:r>
      <w:r>
        <w:rPr>
          <w:rFonts w:ascii="Consolas" w:eastAsia="Consolas" w:hAnsi="Consolas" w:cs="Consolas"/>
          <w:sz w:val="18"/>
          <w:szCs w:val="18"/>
        </w:rPr>
        <w:t xml:space="preserve"> {</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880000"/>
          <w:sz w:val="18"/>
          <w:szCs w:val="18"/>
        </w:rPr>
        <w:t>// set the export status to EXPORT_STATUS_READY</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setExportStatus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EXPORT_STATUS_READY</w:t>
      </w:r>
      <w:r>
        <w:rPr>
          <w:rFonts w:ascii="Consolas" w:eastAsia="Consolas" w:hAnsi="Consolas" w:cs="Consolas"/>
          <w:color w:val="666600"/>
          <w:sz w:val="18"/>
          <w:szCs w:val="18"/>
        </w:rPr>
        <w:t>);</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setConfirmationStatus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CONFIRMATION_STATUS_CONFIRMED</w:t>
      </w:r>
      <w:r>
        <w:rPr>
          <w:rFonts w:ascii="Consolas" w:eastAsia="Consolas" w:hAnsi="Consolas" w:cs="Consolas"/>
          <w:color w:val="666600"/>
          <w:sz w:val="18"/>
          <w:szCs w:val="18"/>
        </w:rPr>
        <w:t>);</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p>
    <w:p w:rsidR="00A06C58" w:rsidRDefault="00CA2844">
      <w:pPr>
        <w:widowControl w:v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A06C58" w:rsidRDefault="00CA2844">
      <w:pPr>
        <w:widowControl w:val="0"/>
        <w:spacing w:after="200"/>
      </w:pPr>
      <w:r>
        <w:rPr>
          <w:noProof/>
        </w:rPr>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5731510" cy="2795905"/>
            <wp:effectExtent l="0" t="0" r="0" b="0"/>
            <wp:wrapSquare wrapText="largest"/>
            <wp:docPr id="2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pic:cNvPicPr>
                      <a:picLocks noChangeAspect="1" noChangeArrowheads="1"/>
                    </pic:cNvPicPr>
                  </pic:nvPicPr>
                  <pic:blipFill>
                    <a:blip r:embed="rId38"/>
                    <a:stretch>
                      <a:fillRect/>
                    </a:stretch>
                  </pic:blipFill>
                  <pic:spPr bwMode="auto">
                    <a:xfrm>
                      <a:off x="0" y="0"/>
                      <a:ext cx="5731510" cy="2795905"/>
                    </a:xfrm>
                    <a:prstGeom prst="rect">
                      <a:avLst/>
                    </a:prstGeom>
                  </pic:spPr>
                </pic:pic>
              </a:graphicData>
            </a:graphic>
          </wp:anchor>
        </w:drawing>
      </w:r>
    </w:p>
    <w:p w:rsidR="00A06C58" w:rsidRDefault="00CA2844">
      <w:pPr>
        <w:widowControl w:val="0"/>
        <w:numPr>
          <w:ilvl w:val="0"/>
          <w:numId w:val="6"/>
        </w:numPr>
        <w:ind w:hanging="360"/>
        <w:contextualSpacing/>
      </w:pPr>
      <w:r>
        <w:t>Near line 83, find:</w:t>
      </w:r>
    </w:p>
    <w:p w:rsidR="00A06C58" w:rsidRDefault="00CA2844">
      <w:pPr>
        <w:widowControl w:val="0"/>
        <w:ind w:firstLine="720"/>
        <w:rPr>
          <w:sz w:val="20"/>
          <w:szCs w:val="20"/>
        </w:rPr>
      </w:pPr>
      <w:r>
        <w:rPr>
          <w:rFonts w:ascii="Consolas" w:eastAsia="Consolas" w:hAnsi="Consolas" w:cs="Consolas"/>
          <w:color w:val="000088"/>
          <w:sz w:val="20"/>
          <w:szCs w:val="20"/>
        </w:rPr>
        <w:t>OrderModel.submit = function (order) {</w:t>
      </w:r>
    </w:p>
    <w:p w:rsidR="00A06C58" w:rsidRDefault="00CA2844" w:rsidP="00CA2844">
      <w:pPr>
        <w:widowControl w:val="0"/>
        <w:numPr>
          <w:ilvl w:val="0"/>
          <w:numId w:val="27"/>
        </w:numPr>
        <w:ind w:hanging="360"/>
        <w:contextualSpacing/>
      </w:pPr>
      <w:r>
        <w:t>Replace this code with:</w:t>
      </w:r>
    </w:p>
    <w:p w:rsidR="00A06C58" w:rsidRDefault="00CA2844">
      <w:pPr>
        <w:widowControl w:val="0"/>
        <w:spacing w:after="200"/>
        <w:rPr>
          <w:rFonts w:ascii="Consolas" w:eastAsia="Consolas" w:hAnsi="Consolas" w:cs="Consolas"/>
          <w:sz w:val="20"/>
          <w:szCs w:val="20"/>
        </w:rPr>
      </w:pPr>
      <w:r>
        <w:tab/>
      </w:r>
      <w:r>
        <w:rPr>
          <w:rFonts w:ascii="Consolas" w:eastAsia="Consolas" w:hAnsi="Consolas" w:cs="Consolas"/>
          <w:sz w:val="20"/>
          <w:szCs w:val="20"/>
        </w:rPr>
        <w:t>OrderModel.submit = function (order, kountStatus) {</w:t>
      </w:r>
    </w:p>
    <w:p w:rsidR="00A06C58" w:rsidRDefault="00CA2844" w:rsidP="00CA2844">
      <w:pPr>
        <w:widowControl w:val="0"/>
        <w:numPr>
          <w:ilvl w:val="0"/>
          <w:numId w:val="38"/>
        </w:numPr>
        <w:ind w:hanging="360"/>
      </w:pPr>
      <w:r>
        <w:t>Near line 88, find:</w:t>
      </w:r>
    </w:p>
    <w:p w:rsidR="00A06C58" w:rsidRDefault="00CA2844">
      <w:pPr>
        <w:widowControl w:val="0"/>
        <w:rPr>
          <w:rFonts w:ascii="Consolas" w:eastAsia="Consolas" w:hAnsi="Consolas" w:cs="Consolas"/>
          <w:sz w:val="20"/>
          <w:szCs w:val="20"/>
        </w:rPr>
      </w:pPr>
      <w:r>
        <w:tab/>
      </w:r>
      <w:r>
        <w:rPr>
          <w:rFonts w:ascii="Consolas" w:eastAsia="Consolas" w:hAnsi="Consolas" w:cs="Consolas"/>
          <w:sz w:val="20"/>
          <w:szCs w:val="20"/>
        </w:rPr>
        <w:t>placeOrder(order);</w:t>
      </w:r>
    </w:p>
    <w:p w:rsidR="00A06C58" w:rsidRDefault="00A06C58">
      <w:pPr>
        <w:widowControl w:val="0"/>
      </w:pPr>
    </w:p>
    <w:p w:rsidR="00A06C58" w:rsidRDefault="00CA2844" w:rsidP="00CA2844">
      <w:pPr>
        <w:widowControl w:val="0"/>
        <w:numPr>
          <w:ilvl w:val="0"/>
          <w:numId w:val="36"/>
        </w:numPr>
        <w:ind w:hanging="360"/>
        <w:contextualSpacing/>
      </w:pPr>
      <w:r>
        <w:t>Replace with the following:</w:t>
      </w:r>
    </w:p>
    <w:p w:rsidR="00A06C58" w:rsidRDefault="00CA2844">
      <w:pPr>
        <w:widowControl w:val="0"/>
        <w:rPr>
          <w:rFonts w:ascii="Consolas" w:eastAsia="Consolas" w:hAnsi="Consolas" w:cs="Consolas"/>
          <w:sz w:val="20"/>
          <w:szCs w:val="20"/>
        </w:rPr>
      </w:pPr>
      <w:r>
        <w:lastRenderedPageBreak/>
        <w:tab/>
      </w:r>
      <w:r>
        <w:rPr>
          <w:rFonts w:ascii="Consolas" w:eastAsia="Consolas" w:hAnsi="Consolas" w:cs="Consolas"/>
          <w:sz w:val="20"/>
          <w:szCs w:val="20"/>
        </w:rPr>
        <w:t>placeOrder(order, kountStatus);</w:t>
      </w:r>
    </w:p>
    <w:p w:rsidR="00A06C58" w:rsidRDefault="00A06C58">
      <w:pPr>
        <w:widowControl w:val="0"/>
        <w:spacing w:after="200"/>
      </w:pPr>
    </w:p>
    <w:p w:rsidR="00A06C58" w:rsidRDefault="00CA2844" w:rsidP="00CA2844">
      <w:pPr>
        <w:widowControl w:val="0"/>
        <w:numPr>
          <w:ilvl w:val="0"/>
          <w:numId w:val="18"/>
        </w:numPr>
        <w:ind w:hanging="360"/>
        <w:contextualSpacing/>
      </w:pPr>
      <w:r>
        <w:t>Near line 94, find:</w:t>
      </w:r>
    </w:p>
    <w:p w:rsidR="00A06C58" w:rsidRDefault="00CA2844">
      <w:pPr>
        <w:widowControl w:val="0"/>
        <w:ind w:left="720"/>
        <w:rPr>
          <w:rFonts w:ascii="Consolas" w:eastAsia="Consolas" w:hAnsi="Consolas" w:cs="Consolas"/>
          <w:sz w:val="18"/>
          <w:szCs w:val="18"/>
        </w:rPr>
      </w:pPr>
      <w:r>
        <w:rPr>
          <w:rFonts w:ascii="Consolas" w:eastAsia="Consolas" w:hAnsi="Consolas" w:cs="Consolas"/>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getGiftCertificateLineItems</w:t>
      </w:r>
      <w:r>
        <w:rPr>
          <w:rFonts w:ascii="Consolas" w:eastAsia="Consolas" w:hAnsi="Consolas" w:cs="Consolas"/>
          <w:color w:val="666600"/>
          <w:sz w:val="18"/>
          <w:szCs w:val="18"/>
        </w:rPr>
        <w:t>().</w:t>
      </w:r>
      <w:r>
        <w:rPr>
          <w:rFonts w:ascii="Consolas" w:eastAsia="Consolas" w:hAnsi="Consolas" w:cs="Consolas"/>
          <w:sz w:val="18"/>
          <w:szCs w:val="18"/>
        </w:rPr>
        <w:t>toArray</w:t>
      </w:r>
      <w:r>
        <w:rPr>
          <w:rFonts w:ascii="Consolas" w:eastAsia="Consolas" w:hAnsi="Consolas" w:cs="Consolas"/>
          <w:color w:val="666600"/>
          <w:sz w:val="18"/>
          <w:szCs w:val="18"/>
        </w:rPr>
        <w:t>().</w:t>
      </w:r>
      <w:r>
        <w:rPr>
          <w:rFonts w:ascii="Consolas" w:eastAsia="Consolas" w:hAnsi="Consolas" w:cs="Consolas"/>
          <w:sz w:val="18"/>
          <w:szCs w:val="18"/>
        </w:rPr>
        <w:t>map</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lineItem</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06C58" w:rsidRDefault="00CA2844">
      <w:pPr>
        <w:widowControl w:val="0"/>
        <w:ind w:left="72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return</w:t>
      </w:r>
      <w:r>
        <w:rPr>
          <w:rFonts w:ascii="Consolas" w:eastAsia="Consolas" w:hAnsi="Consolas" w:cs="Consolas"/>
          <w:sz w:val="18"/>
          <w:szCs w:val="18"/>
        </w:rPr>
        <w:t xml:space="preserve"> </w:t>
      </w:r>
      <w:r>
        <w:rPr>
          <w:rFonts w:ascii="Consolas" w:eastAsia="Consolas" w:hAnsi="Consolas" w:cs="Consolas"/>
          <w:color w:val="660066"/>
          <w:sz w:val="18"/>
          <w:szCs w:val="18"/>
        </w:rPr>
        <w:t>GiftCertificate</w:t>
      </w:r>
      <w:r>
        <w:rPr>
          <w:rFonts w:ascii="Consolas" w:eastAsia="Consolas" w:hAnsi="Consolas" w:cs="Consolas"/>
          <w:color w:val="666600"/>
          <w:sz w:val="18"/>
          <w:szCs w:val="18"/>
        </w:rPr>
        <w:t>.</w:t>
      </w:r>
      <w:r>
        <w:rPr>
          <w:rFonts w:ascii="Consolas" w:eastAsia="Consolas" w:hAnsi="Consolas" w:cs="Consolas"/>
          <w:sz w:val="18"/>
          <w:szCs w:val="18"/>
        </w:rPr>
        <w:t>createGiftCertificateFromLineItem</w:t>
      </w:r>
      <w:r>
        <w:rPr>
          <w:rFonts w:ascii="Consolas" w:eastAsia="Consolas" w:hAnsi="Consolas" w:cs="Consolas"/>
          <w:color w:val="666600"/>
          <w:sz w:val="18"/>
          <w:szCs w:val="18"/>
        </w:rPr>
        <w:t>(</w:t>
      </w:r>
      <w:r>
        <w:rPr>
          <w:rFonts w:ascii="Consolas" w:eastAsia="Consolas" w:hAnsi="Consolas" w:cs="Consolas"/>
          <w:sz w:val="18"/>
          <w:szCs w:val="18"/>
        </w:rPr>
        <w:t>lineItem</w:t>
      </w:r>
      <w:r>
        <w:rPr>
          <w:rFonts w:ascii="Consolas" w:eastAsia="Consolas" w:hAnsi="Consolas" w:cs="Consolas"/>
          <w:color w:val="666600"/>
          <w:sz w:val="18"/>
          <w:szCs w:val="18"/>
        </w:rPr>
        <w:t>,</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getOrderNo</w:t>
      </w:r>
      <w:r>
        <w:rPr>
          <w:rFonts w:ascii="Consolas" w:eastAsia="Consolas" w:hAnsi="Consolas" w:cs="Consolas"/>
          <w:color w:val="666600"/>
          <w:sz w:val="18"/>
          <w:szCs w:val="18"/>
        </w:rPr>
        <w:t>());</w:t>
      </w:r>
    </w:p>
    <w:p w:rsidR="00A06C58" w:rsidRDefault="00CA2844">
      <w:pPr>
        <w:widowControl w:val="0"/>
        <w:ind w:left="72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forEach</w:t>
      </w:r>
      <w:r>
        <w:rPr>
          <w:rFonts w:ascii="Consolas" w:eastAsia="Consolas" w:hAnsi="Consolas" w:cs="Consolas"/>
          <w:color w:val="666600"/>
          <w:sz w:val="18"/>
          <w:szCs w:val="18"/>
        </w:rPr>
        <w:t>(</w:t>
      </w:r>
      <w:r>
        <w:rPr>
          <w:rFonts w:ascii="Consolas" w:eastAsia="Consolas" w:hAnsi="Consolas" w:cs="Consolas"/>
          <w:color w:val="660066"/>
          <w:sz w:val="18"/>
          <w:szCs w:val="18"/>
        </w:rPr>
        <w:t>GiftCertificate</w:t>
      </w:r>
      <w:r>
        <w:rPr>
          <w:rFonts w:ascii="Consolas" w:eastAsia="Consolas" w:hAnsi="Consolas" w:cs="Consolas"/>
          <w:color w:val="666600"/>
          <w:sz w:val="18"/>
          <w:szCs w:val="18"/>
        </w:rPr>
        <w:t>.</w:t>
      </w:r>
      <w:r>
        <w:rPr>
          <w:rFonts w:ascii="Consolas" w:eastAsia="Consolas" w:hAnsi="Consolas" w:cs="Consolas"/>
          <w:sz w:val="18"/>
          <w:szCs w:val="18"/>
        </w:rPr>
        <w:t>sendGiftCertificateEmail</w:t>
      </w:r>
      <w:r>
        <w:rPr>
          <w:rFonts w:ascii="Consolas" w:eastAsia="Consolas" w:hAnsi="Consolas" w:cs="Consolas"/>
          <w:color w:val="666600"/>
          <w:sz w:val="18"/>
          <w:szCs w:val="18"/>
        </w:rPr>
        <w:t>);</w:t>
      </w:r>
    </w:p>
    <w:p w:rsidR="00A06C58" w:rsidRDefault="00A06C58">
      <w:pPr>
        <w:widowControl w:val="0"/>
        <w:ind w:left="720"/>
      </w:pPr>
    </w:p>
    <w:p w:rsidR="00A06C58" w:rsidRDefault="00CA2844" w:rsidP="00CA2844">
      <w:pPr>
        <w:widowControl w:val="0"/>
        <w:numPr>
          <w:ilvl w:val="0"/>
          <w:numId w:val="29"/>
        </w:numPr>
        <w:ind w:hanging="360"/>
        <w:contextualSpacing/>
      </w:pPr>
      <w:r>
        <w:t>Replace with the following:</w:t>
      </w:r>
    </w:p>
    <w:p w:rsidR="00A06C58" w:rsidRDefault="00CA2844">
      <w:pPr>
        <w:widowControl w:val="0"/>
        <w:rPr>
          <w:rFonts w:ascii="Consolas" w:eastAsia="Consolas" w:hAnsi="Consolas" w:cs="Consolas"/>
          <w:sz w:val="18"/>
          <w:szCs w:val="18"/>
        </w:rPr>
      </w:pP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color w:val="660066"/>
          <w:sz w:val="18"/>
          <w:szCs w:val="18"/>
        </w:rPr>
        <w:t>Kount</w:t>
      </w:r>
      <w:r>
        <w:rPr>
          <w:rFonts w:ascii="Consolas" w:eastAsia="Consolas" w:hAnsi="Consolas" w:cs="Consolas"/>
          <w:color w:val="666600"/>
          <w:sz w:val="18"/>
          <w:szCs w:val="18"/>
        </w:rPr>
        <w:t>.</w:t>
      </w:r>
      <w:r>
        <w:rPr>
          <w:rFonts w:ascii="Consolas" w:eastAsia="Consolas" w:hAnsi="Consolas" w:cs="Consolas"/>
          <w:sz w:val="18"/>
          <w:szCs w:val="18"/>
        </w:rPr>
        <w:t>isKountEnabled</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kountStatus </w:t>
      </w:r>
      <w:r>
        <w:rPr>
          <w:rFonts w:ascii="Consolas" w:eastAsia="Consolas" w:hAnsi="Consolas" w:cs="Consolas"/>
          <w:color w:val="666600"/>
          <w:sz w:val="18"/>
          <w:szCs w:val="18"/>
        </w:rPr>
        <w:t>&amp;&amp;</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'APPROVED'</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getGiftCertificateLineItems</w:t>
      </w:r>
      <w:r>
        <w:rPr>
          <w:rFonts w:ascii="Consolas" w:eastAsia="Consolas" w:hAnsi="Consolas" w:cs="Consolas"/>
          <w:color w:val="666600"/>
          <w:sz w:val="18"/>
          <w:szCs w:val="18"/>
        </w:rPr>
        <w:t>().</w:t>
      </w:r>
      <w:r>
        <w:rPr>
          <w:rFonts w:ascii="Consolas" w:eastAsia="Consolas" w:hAnsi="Consolas" w:cs="Consolas"/>
          <w:sz w:val="18"/>
          <w:szCs w:val="18"/>
        </w:rPr>
        <w:t>toArray</w:t>
      </w:r>
      <w:r>
        <w:rPr>
          <w:rFonts w:ascii="Consolas" w:eastAsia="Consolas" w:hAnsi="Consolas" w:cs="Consolas"/>
          <w:color w:val="666600"/>
          <w:sz w:val="18"/>
          <w:szCs w:val="18"/>
        </w:rPr>
        <w:t>().</w:t>
      </w:r>
      <w:r>
        <w:rPr>
          <w:rFonts w:ascii="Consolas" w:eastAsia="Consolas" w:hAnsi="Consolas" w:cs="Consolas"/>
          <w:sz w:val="18"/>
          <w:szCs w:val="18"/>
        </w:rPr>
        <w:t>map</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lineItem</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return</w:t>
      </w:r>
      <w:r>
        <w:rPr>
          <w:rFonts w:ascii="Consolas" w:eastAsia="Consolas" w:hAnsi="Consolas" w:cs="Consolas"/>
          <w:sz w:val="18"/>
          <w:szCs w:val="18"/>
        </w:rPr>
        <w:t xml:space="preserve"> </w:t>
      </w:r>
      <w:r>
        <w:rPr>
          <w:rFonts w:ascii="Consolas" w:eastAsia="Consolas" w:hAnsi="Consolas" w:cs="Consolas"/>
          <w:color w:val="660066"/>
          <w:sz w:val="18"/>
          <w:szCs w:val="18"/>
        </w:rPr>
        <w:t>GiftCertificate</w:t>
      </w:r>
      <w:r>
        <w:rPr>
          <w:rFonts w:ascii="Consolas" w:eastAsia="Consolas" w:hAnsi="Consolas" w:cs="Consolas"/>
          <w:color w:val="666600"/>
          <w:sz w:val="18"/>
          <w:szCs w:val="18"/>
        </w:rPr>
        <w:t>.</w:t>
      </w:r>
      <w:r>
        <w:rPr>
          <w:rFonts w:ascii="Consolas" w:eastAsia="Consolas" w:hAnsi="Consolas" w:cs="Consolas"/>
          <w:sz w:val="18"/>
          <w:szCs w:val="18"/>
        </w:rPr>
        <w:t>createGiftCertificateFromLineItem</w:t>
      </w:r>
      <w:r>
        <w:rPr>
          <w:rFonts w:ascii="Consolas" w:eastAsia="Consolas" w:hAnsi="Consolas" w:cs="Consolas"/>
          <w:color w:val="666600"/>
          <w:sz w:val="18"/>
          <w:szCs w:val="18"/>
        </w:rPr>
        <w:t>(</w:t>
      </w:r>
      <w:r>
        <w:rPr>
          <w:rFonts w:ascii="Consolas" w:eastAsia="Consolas" w:hAnsi="Consolas" w:cs="Consolas"/>
          <w:sz w:val="18"/>
          <w:szCs w:val="18"/>
        </w:rPr>
        <w:t>lineItem</w:t>
      </w:r>
      <w:r>
        <w:rPr>
          <w:rFonts w:ascii="Consolas" w:eastAsia="Consolas" w:hAnsi="Consolas" w:cs="Consolas"/>
          <w:color w:val="666600"/>
          <w:sz w:val="18"/>
          <w:szCs w:val="18"/>
        </w:rPr>
        <w:t>,</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getOrderNo</w:t>
      </w:r>
      <w:r>
        <w:rPr>
          <w:rFonts w:ascii="Consolas" w:eastAsia="Consolas" w:hAnsi="Consolas" w:cs="Consolas"/>
          <w:color w:val="666600"/>
          <w:sz w:val="18"/>
          <w:szCs w:val="18"/>
        </w:rPr>
        <w:t>());</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forEach</w:t>
      </w:r>
      <w:r>
        <w:rPr>
          <w:rFonts w:ascii="Consolas" w:eastAsia="Consolas" w:hAnsi="Consolas" w:cs="Consolas"/>
          <w:color w:val="666600"/>
          <w:sz w:val="18"/>
          <w:szCs w:val="18"/>
        </w:rPr>
        <w:t>(</w:t>
      </w:r>
      <w:r>
        <w:rPr>
          <w:rFonts w:ascii="Consolas" w:eastAsia="Consolas" w:hAnsi="Consolas" w:cs="Consolas"/>
          <w:color w:val="660066"/>
          <w:sz w:val="18"/>
          <w:szCs w:val="18"/>
        </w:rPr>
        <w:t>GiftCertificate</w:t>
      </w:r>
      <w:r>
        <w:rPr>
          <w:rFonts w:ascii="Consolas" w:eastAsia="Consolas" w:hAnsi="Consolas" w:cs="Consolas"/>
          <w:color w:val="666600"/>
          <w:sz w:val="18"/>
          <w:szCs w:val="18"/>
        </w:rPr>
        <w:t>.</w:t>
      </w:r>
      <w:r>
        <w:rPr>
          <w:rFonts w:ascii="Consolas" w:eastAsia="Consolas" w:hAnsi="Consolas" w:cs="Consolas"/>
          <w:sz w:val="18"/>
          <w:szCs w:val="18"/>
        </w:rPr>
        <w:t>sendGiftCertificateEmail</w:t>
      </w:r>
      <w:r>
        <w:rPr>
          <w:rFonts w:ascii="Consolas" w:eastAsia="Consolas" w:hAnsi="Consolas" w:cs="Consolas"/>
          <w:color w:val="666600"/>
          <w:sz w:val="18"/>
          <w:szCs w:val="18"/>
        </w:rPr>
        <w:t>);</w:t>
      </w:r>
    </w:p>
    <w:p w:rsidR="00A06C58" w:rsidRDefault="00CA2844">
      <w:pPr>
        <w:widowControl w:val="0"/>
      </w:pPr>
      <w:r>
        <w:rPr>
          <w:rFonts w:ascii="Consolas" w:eastAsia="Consolas" w:hAnsi="Consolas" w:cs="Consolas"/>
          <w:sz w:val="18"/>
          <w:szCs w:val="18"/>
        </w:rPr>
        <w:t xml:space="preserve">        }</w:t>
      </w:r>
    </w:p>
    <w:p w:rsidR="00A06C58" w:rsidRDefault="00A06C58">
      <w:pPr>
        <w:widowControl w:val="0"/>
      </w:pPr>
    </w:p>
    <w:p w:rsidR="00A06C58" w:rsidRDefault="00CA2844">
      <w:pPr>
        <w:widowControl w:val="0"/>
        <w:spacing w:after="200"/>
      </w:pPr>
      <w:r>
        <w:rPr>
          <w:noProof/>
        </w:rPr>
        <w:drawing>
          <wp:inline distT="0" distB="0" distL="0" distR="0">
            <wp:extent cx="5734050" cy="3492500"/>
            <wp:effectExtent l="0" t="0" r="0" b="0"/>
            <wp:docPr id="2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6.png"/>
                    <pic:cNvPicPr>
                      <a:picLocks noChangeAspect="1" noChangeArrowheads="1"/>
                    </pic:cNvPicPr>
                  </pic:nvPicPr>
                  <pic:blipFill>
                    <a:blip r:embed="rId39"/>
                    <a:stretch>
                      <a:fillRect/>
                    </a:stretch>
                  </pic:blipFill>
                  <pic:spPr bwMode="auto">
                    <a:xfrm>
                      <a:off x="0" y="0"/>
                      <a:ext cx="5734050" cy="3492500"/>
                    </a:xfrm>
                    <a:prstGeom prst="rect">
                      <a:avLst/>
                    </a:prstGeom>
                  </pic:spPr>
                </pic:pic>
              </a:graphicData>
            </a:graphic>
          </wp:inline>
        </w:drawing>
      </w:r>
    </w:p>
    <w:p w:rsidR="00A06C58" w:rsidRDefault="00CA2844">
      <w:pPr>
        <w:widowControl w:val="0"/>
        <w:numPr>
          <w:ilvl w:val="0"/>
          <w:numId w:val="6"/>
        </w:numPr>
        <w:ind w:hanging="360"/>
        <w:contextualSpacing/>
      </w:pPr>
      <w:r>
        <w:t>Near line 108, find:</w:t>
      </w:r>
    </w:p>
    <w:p w:rsidR="00A06C58" w:rsidRDefault="00CA2844">
      <w:pPr>
        <w:widowControl w:val="0"/>
        <w:ind w:firstLine="720"/>
        <w:rPr>
          <w:rFonts w:ascii="Consolas" w:eastAsia="Consolas" w:hAnsi="Consolas" w:cs="Consolas"/>
          <w:sz w:val="18"/>
          <w:szCs w:val="18"/>
        </w:rPr>
      </w:pPr>
      <w:r>
        <w:rPr>
          <w:rFonts w:ascii="Consolas" w:eastAsia="Consolas" w:hAnsi="Consolas" w:cs="Consolas"/>
          <w:color w:val="660066"/>
          <w:sz w:val="18"/>
          <w:szCs w:val="18"/>
        </w:rPr>
        <w:t>Email</w:t>
      </w:r>
      <w:r>
        <w:rPr>
          <w:rFonts w:ascii="Consolas" w:eastAsia="Consolas" w:hAnsi="Consolas" w:cs="Consolas"/>
          <w:color w:val="666600"/>
          <w:sz w:val="18"/>
          <w:szCs w:val="18"/>
        </w:rPr>
        <w:t>.</w:t>
      </w:r>
      <w:r>
        <w:rPr>
          <w:rFonts w:ascii="Consolas" w:eastAsia="Consolas" w:hAnsi="Consolas" w:cs="Consolas"/>
          <w:sz w:val="18"/>
          <w:szCs w:val="18"/>
        </w:rPr>
        <w:t>sendMail</w:t>
      </w:r>
      <w:r>
        <w:rPr>
          <w:rFonts w:ascii="Consolas" w:eastAsia="Consolas" w:hAnsi="Consolas" w:cs="Consolas"/>
          <w:color w:val="666600"/>
          <w:sz w:val="18"/>
          <w:szCs w:val="18"/>
        </w:rPr>
        <w:t>({</w:t>
      </w:r>
    </w:p>
    <w:p w:rsidR="00A06C58" w:rsidRDefault="00CA2844">
      <w:pPr>
        <w:widowControl w:val="0"/>
        <w:ind w:firstLine="72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template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'mail/orderconfirmation',</w:t>
      </w:r>
    </w:p>
    <w:p w:rsidR="00A06C58" w:rsidRDefault="00CA2844">
      <w:pPr>
        <w:widowControl w:val="0"/>
        <w:ind w:firstLine="720"/>
        <w:rPr>
          <w:rFonts w:ascii="Consolas" w:eastAsia="Consolas" w:hAnsi="Consolas" w:cs="Consolas"/>
          <w:sz w:val="18"/>
          <w:szCs w:val="18"/>
        </w:rPr>
      </w:pPr>
      <w:r>
        <w:rPr>
          <w:rFonts w:ascii="Consolas" w:eastAsia="Consolas" w:hAnsi="Consolas" w:cs="Consolas"/>
          <w:sz w:val="18"/>
          <w:szCs w:val="18"/>
        </w:rPr>
        <w:t xml:space="preserve">            recipient</w:t>
      </w:r>
      <w:r>
        <w:rPr>
          <w:rFonts w:ascii="Consolas" w:eastAsia="Consolas" w:hAnsi="Consolas" w:cs="Consolas"/>
          <w:color w:val="666600"/>
          <w:sz w:val="18"/>
          <w:szCs w:val="18"/>
        </w:rPr>
        <w:t>:</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getCustomerEmail</w:t>
      </w:r>
      <w:r>
        <w:rPr>
          <w:rFonts w:ascii="Consolas" w:eastAsia="Consolas" w:hAnsi="Consolas" w:cs="Consolas"/>
          <w:color w:val="666600"/>
          <w:sz w:val="18"/>
          <w:szCs w:val="18"/>
        </w:rPr>
        <w:t>(),</w:t>
      </w:r>
    </w:p>
    <w:p w:rsidR="00A06C58" w:rsidRDefault="00CA2844">
      <w:pPr>
        <w:widowControl w:val="0"/>
        <w:ind w:firstLine="720"/>
        <w:rPr>
          <w:rFonts w:ascii="Consolas" w:eastAsia="Consolas" w:hAnsi="Consolas" w:cs="Consolas"/>
          <w:sz w:val="18"/>
          <w:szCs w:val="18"/>
        </w:rPr>
      </w:pPr>
      <w:r>
        <w:rPr>
          <w:rFonts w:ascii="Consolas" w:eastAsia="Consolas" w:hAnsi="Consolas" w:cs="Consolas"/>
          <w:sz w:val="18"/>
          <w:szCs w:val="18"/>
        </w:rPr>
        <w:t xml:space="preserve">            subject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Resource</w:t>
      </w:r>
      <w:r>
        <w:rPr>
          <w:rFonts w:ascii="Consolas" w:eastAsia="Consolas" w:hAnsi="Consolas" w:cs="Consolas"/>
          <w:color w:val="666600"/>
          <w:sz w:val="18"/>
          <w:szCs w:val="18"/>
        </w:rPr>
        <w:t>.</w:t>
      </w:r>
      <w:r>
        <w:rPr>
          <w:rFonts w:ascii="Consolas" w:eastAsia="Consolas" w:hAnsi="Consolas" w:cs="Consolas"/>
          <w:sz w:val="18"/>
          <w:szCs w:val="18"/>
        </w:rPr>
        <w:t>msg</w:t>
      </w:r>
      <w:r>
        <w:rPr>
          <w:rFonts w:ascii="Consolas" w:eastAsia="Consolas" w:hAnsi="Consolas" w:cs="Consolas"/>
          <w:color w:val="666600"/>
          <w:sz w:val="18"/>
          <w:szCs w:val="18"/>
        </w:rPr>
        <w:t>(</w:t>
      </w:r>
      <w:r>
        <w:rPr>
          <w:rFonts w:ascii="Consolas" w:eastAsia="Consolas" w:hAnsi="Consolas" w:cs="Consolas"/>
          <w:color w:val="008800"/>
          <w:sz w:val="18"/>
          <w:szCs w:val="18"/>
        </w:rPr>
        <w:t>'order.orderconfirmation-email.001'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null</w:t>
      </w:r>
      <w:r>
        <w:rPr>
          <w:rFonts w:ascii="Consolas" w:eastAsia="Consolas" w:hAnsi="Consolas" w:cs="Consolas"/>
          <w:color w:val="666600"/>
          <w:sz w:val="18"/>
          <w:szCs w:val="18"/>
        </w:rPr>
        <w:t>),</w:t>
      </w:r>
    </w:p>
    <w:p w:rsidR="00A06C58" w:rsidRDefault="00CA2844">
      <w:pPr>
        <w:widowControl w:val="0"/>
        <w:ind w:firstLine="720"/>
        <w:rPr>
          <w:rFonts w:ascii="Consolas" w:eastAsia="Consolas" w:hAnsi="Consolas" w:cs="Consolas"/>
          <w:sz w:val="18"/>
          <w:szCs w:val="18"/>
        </w:rPr>
      </w:pPr>
      <w:r>
        <w:rPr>
          <w:rFonts w:ascii="Consolas" w:eastAsia="Consolas" w:hAnsi="Consolas" w:cs="Consolas"/>
          <w:sz w:val="18"/>
          <w:szCs w:val="18"/>
        </w:rPr>
        <w:t xml:space="preserve">            context</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06C58" w:rsidRDefault="00CA2844">
      <w:pPr>
        <w:widowControl w:val="0"/>
        <w:ind w:firstLine="72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 xml:space="preserve"> order</w:t>
      </w:r>
    </w:p>
    <w:p w:rsidR="00A06C58" w:rsidRDefault="00CA2844">
      <w:pPr>
        <w:widowControl w:val="0"/>
        <w:ind w:firstLine="720"/>
        <w:rPr>
          <w:rFonts w:ascii="Consolas" w:eastAsia="Consolas" w:hAnsi="Consolas" w:cs="Consolas"/>
          <w:sz w:val="18"/>
          <w:szCs w:val="18"/>
        </w:rPr>
      </w:pPr>
      <w:r>
        <w:rPr>
          <w:rFonts w:ascii="Consolas" w:eastAsia="Consolas" w:hAnsi="Consolas" w:cs="Consolas"/>
          <w:sz w:val="18"/>
          <w:szCs w:val="18"/>
        </w:rPr>
        <w:t xml:space="preserve">            }</w:t>
      </w:r>
    </w:p>
    <w:p w:rsidR="00A06C58" w:rsidRDefault="00CA2844">
      <w:pPr>
        <w:widowControl w:val="0"/>
        <w:ind w:firstLine="720"/>
        <w:rPr>
          <w:rFonts w:ascii="Consolas" w:eastAsia="Consolas" w:hAnsi="Consolas" w:cs="Consolas"/>
          <w:color w:val="000088"/>
          <w:sz w:val="18"/>
          <w:szCs w:val="18"/>
        </w:rPr>
      </w:pPr>
      <w:r>
        <w:rPr>
          <w:rFonts w:ascii="Consolas" w:eastAsia="Consolas" w:hAnsi="Consolas" w:cs="Consolas"/>
          <w:sz w:val="18"/>
          <w:szCs w:val="18"/>
        </w:rPr>
        <w:lastRenderedPageBreak/>
        <w:t xml:space="preserve">        </w:t>
      </w:r>
      <w:r>
        <w:rPr>
          <w:rFonts w:ascii="Consolas" w:eastAsia="Consolas" w:hAnsi="Consolas" w:cs="Consolas"/>
          <w:color w:val="666600"/>
          <w:sz w:val="18"/>
          <w:szCs w:val="18"/>
        </w:rPr>
        <w:t>});</w:t>
      </w:r>
    </w:p>
    <w:p w:rsidR="00A06C58" w:rsidRDefault="00A06C58">
      <w:pPr>
        <w:widowControl w:val="0"/>
        <w:ind w:firstLine="720"/>
        <w:rPr>
          <w:rFonts w:ascii="Consolas" w:eastAsia="Consolas" w:hAnsi="Consolas" w:cs="Consolas"/>
          <w:color w:val="000088"/>
          <w:sz w:val="18"/>
          <w:szCs w:val="18"/>
        </w:rPr>
      </w:pPr>
    </w:p>
    <w:p w:rsidR="00A06C58" w:rsidRDefault="00CA2844" w:rsidP="00CA2844">
      <w:pPr>
        <w:widowControl w:val="0"/>
        <w:numPr>
          <w:ilvl w:val="0"/>
          <w:numId w:val="27"/>
        </w:numPr>
        <w:ind w:hanging="360"/>
        <w:contextualSpacing/>
      </w:pPr>
      <w:r>
        <w:t>Replace with the following:</w:t>
      </w:r>
    </w:p>
    <w:p w:rsidR="00A06C58" w:rsidRDefault="00CA2844">
      <w:pPr>
        <w:widowControl w:val="0"/>
      </w:pPr>
      <w:r>
        <w:rPr>
          <w:rFonts w:ascii="Consolas" w:eastAsia="Consolas" w:hAnsi="Consolas" w:cs="Consolas"/>
          <w:sz w:val="18"/>
          <w:szCs w:val="18"/>
        </w:rPr>
        <w:tab/>
      </w: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color w:val="660066"/>
          <w:sz w:val="18"/>
          <w:szCs w:val="18"/>
        </w:rPr>
        <w:t>Kount</w:t>
      </w:r>
      <w:r>
        <w:rPr>
          <w:rFonts w:ascii="Consolas" w:eastAsia="Consolas" w:hAnsi="Consolas" w:cs="Consolas"/>
          <w:color w:val="666600"/>
          <w:sz w:val="18"/>
          <w:szCs w:val="18"/>
        </w:rPr>
        <w:t>.</w:t>
      </w:r>
      <w:r>
        <w:rPr>
          <w:rFonts w:ascii="Consolas" w:eastAsia="Consolas" w:hAnsi="Consolas" w:cs="Consolas"/>
          <w:sz w:val="18"/>
          <w:szCs w:val="18"/>
        </w:rPr>
        <w:t>isKountEnabled</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kountStatus </w:t>
      </w:r>
      <w:r>
        <w:rPr>
          <w:rFonts w:ascii="Consolas" w:eastAsia="Consolas" w:hAnsi="Consolas" w:cs="Consolas"/>
          <w:color w:val="666600"/>
          <w:sz w:val="18"/>
          <w:szCs w:val="18"/>
        </w:rPr>
        <w:t>&amp;&amp;</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"APPROVED"</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Email</w:t>
      </w:r>
      <w:r>
        <w:rPr>
          <w:rFonts w:ascii="Consolas" w:eastAsia="Consolas" w:hAnsi="Consolas" w:cs="Consolas"/>
          <w:color w:val="666600"/>
          <w:sz w:val="18"/>
          <w:szCs w:val="18"/>
        </w:rPr>
        <w:t>.</w:t>
      </w:r>
      <w:r>
        <w:rPr>
          <w:rFonts w:ascii="Consolas" w:eastAsia="Consolas" w:hAnsi="Consolas" w:cs="Consolas"/>
          <w:sz w:val="18"/>
          <w:szCs w:val="18"/>
        </w:rPr>
        <w:t>sendMail</w:t>
      </w:r>
      <w:r>
        <w:rPr>
          <w:rFonts w:ascii="Consolas" w:eastAsia="Consolas" w:hAnsi="Consolas" w:cs="Consolas"/>
          <w:color w:val="666600"/>
          <w:sz w:val="18"/>
          <w:szCs w:val="18"/>
        </w:rPr>
        <w:t>({</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template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'mail/orderconfirmation',</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recipient</w:t>
      </w:r>
      <w:r>
        <w:rPr>
          <w:rFonts w:ascii="Consolas" w:eastAsia="Consolas" w:hAnsi="Consolas" w:cs="Consolas"/>
          <w:color w:val="666600"/>
          <w:sz w:val="18"/>
          <w:szCs w:val="18"/>
        </w:rPr>
        <w:t>:</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getCustomerEmail</w:t>
      </w:r>
      <w:r>
        <w:rPr>
          <w:rFonts w:ascii="Consolas" w:eastAsia="Consolas" w:hAnsi="Consolas" w:cs="Consolas"/>
          <w:color w:val="666600"/>
          <w:sz w:val="18"/>
          <w:szCs w:val="18"/>
        </w:rPr>
        <w:t>(),</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subject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Resource</w:t>
      </w:r>
      <w:r>
        <w:rPr>
          <w:rFonts w:ascii="Consolas" w:eastAsia="Consolas" w:hAnsi="Consolas" w:cs="Consolas"/>
          <w:color w:val="666600"/>
          <w:sz w:val="18"/>
          <w:szCs w:val="18"/>
        </w:rPr>
        <w:t>.</w:t>
      </w:r>
      <w:r>
        <w:rPr>
          <w:rFonts w:ascii="Consolas" w:eastAsia="Consolas" w:hAnsi="Consolas" w:cs="Consolas"/>
          <w:sz w:val="18"/>
          <w:szCs w:val="18"/>
        </w:rPr>
        <w:t>msg</w:t>
      </w:r>
      <w:r>
        <w:rPr>
          <w:rFonts w:ascii="Consolas" w:eastAsia="Consolas" w:hAnsi="Consolas" w:cs="Consolas"/>
          <w:color w:val="666600"/>
          <w:sz w:val="18"/>
          <w:szCs w:val="18"/>
        </w:rPr>
        <w:t>(</w:t>
      </w:r>
      <w:r>
        <w:rPr>
          <w:rFonts w:ascii="Consolas" w:eastAsia="Consolas" w:hAnsi="Consolas" w:cs="Consolas"/>
          <w:color w:val="008800"/>
          <w:sz w:val="18"/>
          <w:szCs w:val="18"/>
        </w:rPr>
        <w:t>'order.orderconfirmation-email.001'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null</w:t>
      </w:r>
      <w:r>
        <w:rPr>
          <w:rFonts w:ascii="Consolas" w:eastAsia="Consolas" w:hAnsi="Consolas" w:cs="Consolas"/>
          <w:color w:val="666600"/>
          <w:sz w:val="18"/>
          <w:szCs w:val="18"/>
        </w:rPr>
        <w:t>),</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context</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 xml:space="preserve"> order</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A06C58" w:rsidRDefault="00CA2844">
      <w:pPr>
        <w:widowControl w:val="0"/>
      </w:pPr>
      <w:r>
        <w:rPr>
          <w:rFonts w:ascii="Consolas" w:eastAsia="Consolas" w:hAnsi="Consolas" w:cs="Consolas"/>
          <w:sz w:val="18"/>
          <w:szCs w:val="18"/>
        </w:rPr>
        <w:t xml:space="preserve">    }</w:t>
      </w:r>
    </w:p>
    <w:p w:rsidR="00A06C58" w:rsidRDefault="00CA2844">
      <w:pPr>
        <w:widowControl w:val="0"/>
        <w:spacing w:after="200"/>
      </w:pPr>
      <w:r>
        <w:rPr>
          <w:noProof/>
        </w:rPr>
        <w:drawing>
          <wp:inline distT="0" distB="0" distL="0" distR="0">
            <wp:extent cx="5731510" cy="2273300"/>
            <wp:effectExtent l="0" t="0" r="0" b="0"/>
            <wp:docPr id="28"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a:picLocks noChangeAspect="1" noChangeArrowheads="1"/>
                    </pic:cNvPicPr>
                  </pic:nvPicPr>
                  <pic:blipFill>
                    <a:blip r:embed="rId40"/>
                    <a:stretch>
                      <a:fillRect/>
                    </a:stretch>
                  </pic:blipFill>
                  <pic:spPr bwMode="auto">
                    <a:xfrm>
                      <a:off x="0" y="0"/>
                      <a:ext cx="5731510" cy="2273300"/>
                    </a:xfrm>
                    <a:prstGeom prst="rect">
                      <a:avLst/>
                    </a:prstGeom>
                  </pic:spPr>
                </pic:pic>
              </a:graphicData>
            </a:graphic>
          </wp:inline>
        </w:drawing>
      </w:r>
    </w:p>
    <w:p w:rsidR="00A06C58" w:rsidRDefault="00A06C58">
      <w:pPr>
        <w:widowControl w:val="0"/>
        <w:contextualSpacing/>
      </w:pPr>
    </w:p>
    <w:p w:rsidR="00A06C58" w:rsidRDefault="00CA2844">
      <w:r>
        <w:br w:type="page"/>
      </w:r>
    </w:p>
    <w:p w:rsidR="00A06C58" w:rsidRDefault="00CA2844">
      <w:pPr>
        <w:widowControl w:val="0"/>
        <w:contextualSpacing/>
        <w:rPr>
          <w:lang w:val="en-US"/>
        </w:rPr>
      </w:pPr>
      <w:r>
        <w:lastRenderedPageBreak/>
        <w:t xml:space="preserve">(Optional) Update COCustomer.js to prevent </w:t>
      </w:r>
      <w:r>
        <w:rPr>
          <w:lang w:val="en-US"/>
        </w:rPr>
        <w:t>null</w:t>
      </w:r>
      <w:r>
        <w:t xml:space="preserve"> error</w:t>
      </w:r>
      <w:r>
        <w:rPr>
          <w:lang w:val="en-US"/>
        </w:rPr>
        <w:t xml:space="preserve"> at time of Checkout start with guest customer.</w:t>
      </w:r>
    </w:p>
    <w:p w:rsidR="00A06C58" w:rsidRDefault="00A06C58">
      <w:pPr>
        <w:widowControl w:val="0"/>
        <w:contextualSpacing/>
      </w:pPr>
    </w:p>
    <w:p w:rsidR="00A06C58" w:rsidRDefault="00CA2844">
      <w:pPr>
        <w:widowControl w:val="0"/>
        <w:contextualSpacing/>
      </w:pPr>
      <w:r>
        <w:rPr>
          <w:noProof/>
        </w:rPr>
        <w:drawing>
          <wp:inline distT="0" distB="0" distL="0" distR="0">
            <wp:extent cx="5731510" cy="3662680"/>
            <wp:effectExtent l="0" t="0" r="0" b="0"/>
            <wp:docPr id="29" name="Picture 8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1" descr="A screenshot of a cell phone&#10;&#10;Description automatically generated"/>
                    <pic:cNvPicPr>
                      <a:picLocks noChangeAspect="1" noChangeArrowheads="1"/>
                    </pic:cNvPicPr>
                  </pic:nvPicPr>
                  <pic:blipFill>
                    <a:blip r:embed="rId41"/>
                    <a:stretch>
                      <a:fillRect/>
                    </a:stretch>
                  </pic:blipFill>
                  <pic:spPr bwMode="auto">
                    <a:xfrm>
                      <a:off x="0" y="0"/>
                      <a:ext cx="5731510" cy="3662680"/>
                    </a:xfrm>
                    <a:prstGeom prst="rect">
                      <a:avLst/>
                    </a:prstGeom>
                  </pic:spPr>
                </pic:pic>
              </a:graphicData>
            </a:graphic>
          </wp:inline>
        </w:drawing>
      </w:r>
    </w:p>
    <w:p w:rsidR="00A06C58" w:rsidRDefault="00A06C58">
      <w:pPr>
        <w:widowControl w:val="0"/>
        <w:contextualSpacing/>
      </w:pPr>
    </w:p>
    <w:p w:rsidR="00A06C58" w:rsidRDefault="00CA2844" w:rsidP="00CA2844">
      <w:pPr>
        <w:widowControl w:val="0"/>
        <w:numPr>
          <w:ilvl w:val="0"/>
          <w:numId w:val="27"/>
        </w:numPr>
        <w:ind w:hanging="360"/>
        <w:contextualSpacing/>
      </w:pPr>
      <w:r>
        <w:rPr>
          <w:lang w:val="en-US"/>
        </w:rPr>
        <w:t xml:space="preserve">Near line 42 add the following immediately after the </w:t>
      </w:r>
      <w:r>
        <w:rPr>
          <w:rFonts w:ascii="Consolas" w:hAnsi="Consolas" w:cs="Consolas"/>
          <w:lang w:val="en-US"/>
        </w:rPr>
        <w:t>else {</w:t>
      </w:r>
      <w:r>
        <w:rPr>
          <w:lang w:val="en-US"/>
        </w:rPr>
        <w:t xml:space="preserve"> condition.</w:t>
      </w:r>
    </w:p>
    <w:p w:rsidR="00A06C58" w:rsidRDefault="00CA2844">
      <w:pPr>
        <w:widowControl w:val="0"/>
        <w:ind w:left="720"/>
        <w:contextualSpacing/>
        <w:rPr>
          <w:rFonts w:ascii="Consolas" w:hAnsi="Consolas" w:cs="Consolas"/>
          <w:lang w:val="en-US"/>
        </w:rPr>
      </w:pPr>
      <w:r>
        <w:rPr>
          <w:rFonts w:ascii="Consolas" w:hAnsi="Consolas" w:cs="Consolas"/>
          <w:lang w:val="en-US"/>
        </w:rPr>
        <w:t>var cart = Cart.get();</w:t>
      </w:r>
    </w:p>
    <w:p w:rsidR="00A06C58" w:rsidRDefault="00A06C58">
      <w:pPr>
        <w:widowControl w:val="0"/>
        <w:ind w:left="720"/>
        <w:contextualSpacing/>
      </w:pPr>
    </w:p>
    <w:p w:rsidR="00A06C58" w:rsidRDefault="00CA2844" w:rsidP="00CA2844">
      <w:pPr>
        <w:widowControl w:val="0"/>
        <w:numPr>
          <w:ilvl w:val="0"/>
          <w:numId w:val="27"/>
        </w:numPr>
        <w:ind w:hanging="360"/>
        <w:contextualSpacing/>
      </w:pPr>
      <w:r>
        <w:rPr>
          <w:lang w:val="en-US"/>
        </w:rPr>
        <w:t xml:space="preserve">Near line 58 add the following immediately after </w:t>
      </w:r>
      <w:r>
        <w:rPr>
          <w:rFonts w:ascii="Consolas" w:hAnsi="Consolas" w:cs="Consolas"/>
          <w:lang w:val="en-US"/>
        </w:rPr>
        <w:t>app.getView({</w:t>
      </w:r>
    </w:p>
    <w:p w:rsidR="00A06C58" w:rsidRDefault="00CA2844">
      <w:pPr>
        <w:widowControl w:val="0"/>
        <w:ind w:left="720"/>
        <w:contextualSpacing/>
      </w:pPr>
      <w:r>
        <w:rPr>
          <w:rFonts w:ascii="Consolas" w:hAnsi="Consolas" w:cs="Consolas"/>
          <w:lang w:val="en-US"/>
        </w:rPr>
        <w:t>Basket: cart.object,</w:t>
      </w:r>
    </w:p>
    <w:p w:rsidR="00A06C58" w:rsidRDefault="00CA2844">
      <w:pPr>
        <w:widowControl w:val="0"/>
        <w:ind w:left="720"/>
        <w:contextualSpacing/>
      </w:pPr>
      <w:r>
        <w:rPr>
          <w:rFonts w:ascii="Consolas" w:hAnsi="Consolas" w:cs="Consolas"/>
          <w:lang w:val="en-US"/>
        </w:rPr>
        <w:t>RegistrationStatus: false,</w:t>
      </w:r>
    </w:p>
    <w:p w:rsidR="00A06C58" w:rsidRDefault="00CA2844">
      <w:pPr>
        <w:widowControl w:val="0"/>
      </w:pPr>
      <w:r>
        <w:rPr>
          <w:sz w:val="14"/>
          <w:szCs w:val="14"/>
        </w:rPr>
        <w:br/>
      </w:r>
    </w:p>
    <w:p w:rsidR="00A06C58" w:rsidRDefault="00CA2844">
      <w:pPr>
        <w:pStyle w:val="Heading3"/>
        <w:spacing w:line="240" w:lineRule="auto"/>
      </w:pPr>
      <w:bookmarkStart w:id="38" w:name="_Toc531855269"/>
      <w:r>
        <w:t xml:space="preserve">Step </w:t>
      </w:r>
      <w:r>
        <w:rPr>
          <w:lang w:val="en-US"/>
        </w:rPr>
        <w:t>6</w:t>
      </w:r>
      <w:r>
        <w:t xml:space="preserve"> - Configure the Event Notification Service (Optional)</w:t>
      </w:r>
      <w:bookmarkEnd w:id="38"/>
    </w:p>
    <w:p w:rsidR="00A06C58" w:rsidRDefault="00CA2844">
      <w:pPr>
        <w:widowControl w:val="0"/>
        <w:spacing w:after="200"/>
      </w:pPr>
      <w:r>
        <w:t>To configure the Event Notification Service (ENS) a Merchant URL will need to be set within the Kount Agent Web Console (AWC) and will need to be enabled within the Site Preferences in SFCC (use this</w:t>
      </w:r>
      <w:bookmarkStart w:id="39" w:name="nmf14n"/>
      <w:bookmarkEnd w:id="39"/>
      <w:r>
        <w:rPr>
          <w:color w:val="0000FF"/>
          <w:u w:val="single"/>
        </w:rPr>
        <w:t xml:space="preserve"> l</w:t>
      </w:r>
      <w:r>
        <w:rPr>
          <w:color w:val="0000FF"/>
          <w:u w:val="single"/>
        </w:rPr>
        <w:t>ink</w:t>
      </w:r>
      <w:r>
        <w:t xml:space="preserve"> for the location of this setting).  All events are sent to the ENS URL as an XML post(s).</w:t>
      </w:r>
    </w:p>
    <w:p w:rsidR="00A06C58" w:rsidRDefault="00CA2844">
      <w:pPr>
        <w:widowControl w:val="0"/>
      </w:pPr>
      <w:r>
        <w:rPr>
          <w:sz w:val="19"/>
          <w:szCs w:val="19"/>
        </w:rPr>
        <w:t>The cartridge does not typically require adding IP or port to whitelist. Communication works through port 443 which is not blocked by SFCC.</w:t>
      </w:r>
    </w:p>
    <w:p w:rsidR="00A06C58" w:rsidRDefault="00A06C58">
      <w:pPr>
        <w:widowControl w:val="0"/>
        <w:spacing w:after="200"/>
      </w:pPr>
    </w:p>
    <w:p w:rsidR="00A06C58" w:rsidRDefault="00CA2844">
      <w:pPr>
        <w:widowControl w:val="0"/>
        <w:spacing w:after="200"/>
      </w:pPr>
      <w:r>
        <w:t>If needed here is the</w:t>
      </w:r>
      <w:r>
        <w:t xml:space="preserve"> list of IP Addresses that will need to be whitelisted on your server in order to receive the XML posts from Kount:</w:t>
      </w:r>
    </w:p>
    <w:p w:rsidR="00A06C58" w:rsidRDefault="00CA2844">
      <w:pPr>
        <w:widowControl w:val="0"/>
      </w:pPr>
      <w:r>
        <w:rPr>
          <w:rFonts w:ascii="CharterBT-Roman" w:eastAsia="CharterBT-Roman" w:hAnsi="CharterBT-Roman" w:cs="CharterBT-Roman"/>
          <w:sz w:val="20"/>
          <w:szCs w:val="20"/>
        </w:rPr>
        <w:t>209.81.12.0/24</w:t>
      </w:r>
    </w:p>
    <w:p w:rsidR="00A06C58" w:rsidRDefault="00CA2844">
      <w:pPr>
        <w:widowControl w:val="0"/>
      </w:pPr>
      <w:r>
        <w:rPr>
          <w:rFonts w:ascii="CharterBT-Roman" w:eastAsia="CharterBT-Roman" w:hAnsi="CharterBT-Roman" w:cs="CharterBT-Roman"/>
          <w:sz w:val="20"/>
          <w:szCs w:val="20"/>
        </w:rPr>
        <w:t>64.128.91.0/24</w:t>
      </w:r>
    </w:p>
    <w:p w:rsidR="00A06C58" w:rsidRDefault="00CA2844">
      <w:pPr>
        <w:widowControl w:val="0"/>
        <w:spacing w:after="200"/>
      </w:pPr>
      <w:r>
        <w:rPr>
          <w:rFonts w:ascii="CharterBT-Roman" w:eastAsia="CharterBT-Roman" w:hAnsi="CharterBT-Roman" w:cs="CharterBT-Roman"/>
          <w:sz w:val="20"/>
          <w:szCs w:val="20"/>
        </w:rPr>
        <w:t>64.128.87.0/24</w:t>
      </w:r>
    </w:p>
    <w:p w:rsidR="00A06C58" w:rsidRDefault="00CA2844">
      <w:pPr>
        <w:widowControl w:val="0"/>
      </w:pPr>
      <w:r>
        <w:t>Below are the steps to setup the ENS (Event Notification System).</w:t>
      </w:r>
    </w:p>
    <w:p w:rsidR="00A06C58" w:rsidRDefault="00A06C58">
      <w:pPr>
        <w:widowControl w:val="0"/>
      </w:pPr>
    </w:p>
    <w:p w:rsidR="007D3F6C" w:rsidRDefault="007D3F6C" w:rsidP="007D3F6C">
      <w:pPr>
        <w:widowControl w:val="0"/>
        <w:spacing w:after="200"/>
        <w:contextualSpacing/>
      </w:pPr>
      <w:bookmarkStart w:id="40" w:name="_37m2jsg"/>
      <w:bookmarkEnd w:id="40"/>
      <w:r w:rsidRPr="0063673F">
        <w:rPr>
          <w:b/>
          <w:bCs/>
          <w:lang w:val="en-US"/>
        </w:rPr>
        <w:lastRenderedPageBreak/>
        <w:t>Step 1</w:t>
      </w:r>
      <w:r>
        <w:rPr>
          <w:lang w:val="en-US"/>
        </w:rPr>
        <w:t xml:space="preserve">. </w:t>
      </w:r>
      <w:r>
        <w:t>Identify your unique Merchant URL.</w:t>
      </w:r>
    </w:p>
    <w:p w:rsidR="007D3F6C" w:rsidRPr="0063673F" w:rsidRDefault="007D3F6C" w:rsidP="00CA2844">
      <w:pPr>
        <w:pStyle w:val="ListParagraph"/>
        <w:widowControl w:val="0"/>
        <w:numPr>
          <w:ilvl w:val="0"/>
          <w:numId w:val="49"/>
        </w:numPr>
        <w:spacing w:after="200"/>
      </w:pPr>
      <w:r>
        <w:t>Here is an example of an ENS URL</w:t>
      </w:r>
      <w:r w:rsidRPr="0063673F">
        <w:rPr>
          <w:lang w:val="en-US"/>
        </w:rPr>
        <w:t xml:space="preserve">. Update the </w:t>
      </w:r>
      <w:r w:rsidRPr="0063673F">
        <w:rPr>
          <w:b/>
          <w:bCs/>
          <w:lang w:val="en-US"/>
        </w:rPr>
        <w:t>merchant domain</w:t>
      </w:r>
      <w:r w:rsidRPr="0063673F">
        <w:rPr>
          <w:lang w:val="en-US"/>
        </w:rPr>
        <w:t xml:space="preserve"> and </w:t>
      </w:r>
      <w:r w:rsidRPr="0063673F">
        <w:rPr>
          <w:b/>
          <w:bCs/>
          <w:lang w:val="en-US"/>
        </w:rPr>
        <w:t>SiteID</w:t>
      </w:r>
      <w:r>
        <w:rPr>
          <w:lang w:val="en-US"/>
        </w:rPr>
        <w:t>.</w:t>
      </w:r>
    </w:p>
    <w:p w:rsidR="007D3F6C" w:rsidRDefault="007D3F6C" w:rsidP="00CA2844">
      <w:pPr>
        <w:pStyle w:val="ListParagraph"/>
        <w:widowControl w:val="0"/>
        <w:numPr>
          <w:ilvl w:val="1"/>
          <w:numId w:val="49"/>
        </w:numPr>
        <w:spacing w:after="200"/>
      </w:pPr>
      <w:r w:rsidRPr="0063673F">
        <w:t>https://</w:t>
      </w:r>
      <w:r w:rsidRPr="0063673F">
        <w:rPr>
          <w:b/>
          <w:bCs/>
          <w:lang w:val="en-US"/>
        </w:rPr>
        <w:t>sandbox1.my.dw.demandware.net</w:t>
      </w:r>
      <w:r w:rsidRPr="0063673F">
        <w:t>/on/demandware.store/Sites-</w:t>
      </w:r>
      <w:r w:rsidRPr="0063673F">
        <w:rPr>
          <w:b/>
          <w:bCs/>
          <w:lang w:val="en-US"/>
        </w:rPr>
        <w:t>SiteID</w:t>
      </w:r>
      <w:r w:rsidRPr="0063673F">
        <w:t>-Site/en_US/KENS-EventClassifications</w:t>
      </w:r>
    </w:p>
    <w:p w:rsidR="007D3F6C" w:rsidRPr="0063673F" w:rsidRDefault="007D3F6C" w:rsidP="00CA2844">
      <w:pPr>
        <w:pStyle w:val="ListParagraph"/>
        <w:widowControl w:val="0"/>
        <w:numPr>
          <w:ilvl w:val="0"/>
          <w:numId w:val="49"/>
        </w:numPr>
        <w:spacing w:after="200"/>
      </w:pPr>
      <w:r>
        <w:t xml:space="preserve">The rest of the URL are static values.  </w:t>
      </w:r>
      <w:r w:rsidRPr="0063673F">
        <w:rPr>
          <w:i/>
        </w:rPr>
        <w:t>Note: The “default” value may be different if the merchant is using another language aside from English.</w:t>
      </w:r>
    </w:p>
    <w:p w:rsidR="007D3F6C" w:rsidRDefault="007D3F6C" w:rsidP="007D3F6C">
      <w:pPr>
        <w:widowControl w:val="0"/>
        <w:spacing w:after="200"/>
        <w:ind w:left="360"/>
        <w:contextualSpacing/>
      </w:pPr>
    </w:p>
    <w:p w:rsidR="007D3F6C" w:rsidRDefault="007D3F6C" w:rsidP="007D3F6C">
      <w:pPr>
        <w:widowControl w:val="0"/>
      </w:pPr>
      <w:r w:rsidRPr="0063673F">
        <w:rPr>
          <w:b/>
          <w:bCs/>
          <w:lang w:val="en-US"/>
        </w:rPr>
        <w:t>Step 2</w:t>
      </w:r>
      <w:r>
        <w:rPr>
          <w:lang w:val="en-US"/>
        </w:rPr>
        <w:t xml:space="preserve">. </w:t>
      </w:r>
      <w:r>
        <w:t xml:space="preserve">Set the ENS URL within Kount. Navigate to the </w:t>
      </w:r>
      <w:r w:rsidRPr="0063673F">
        <w:rPr>
          <w:b/>
        </w:rPr>
        <w:t>Fraud Control</w:t>
      </w:r>
      <w:r>
        <w:t xml:space="preserve"> tab &gt; </w:t>
      </w:r>
      <w:r w:rsidRPr="0063673F">
        <w:rPr>
          <w:b/>
        </w:rPr>
        <w:t>Websites</w:t>
      </w:r>
      <w:r>
        <w:t xml:space="preserve">. Select the GEAR, (circled in the image below) and choose </w:t>
      </w:r>
      <w:r w:rsidRPr="0063673F">
        <w:rPr>
          <w:b/>
        </w:rPr>
        <w:t>Edit</w:t>
      </w:r>
      <w:r>
        <w:t>.</w:t>
      </w:r>
    </w:p>
    <w:p w:rsidR="007D3F6C" w:rsidRDefault="007D3F6C" w:rsidP="007D3F6C">
      <w:pPr>
        <w:widowControl w:val="0"/>
        <w:spacing w:after="200"/>
        <w:ind w:firstLine="720"/>
      </w:pPr>
      <w:r>
        <w:rPr>
          <w:noProof/>
        </w:rPr>
        <w:drawing>
          <wp:inline distT="0" distB="0" distL="0" distR="0" wp14:anchorId="279DC37A" wp14:editId="6A60F782">
            <wp:extent cx="5200650" cy="952500"/>
            <wp:effectExtent l="0" t="0" r="0" b="0"/>
            <wp:docPr id="57" name="image1.png"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png"/>
                    <pic:cNvPicPr>
                      <a:picLocks noChangeAspect="1" noChangeArrowheads="1"/>
                    </pic:cNvPicPr>
                  </pic:nvPicPr>
                  <pic:blipFill>
                    <a:blip r:embed="rId42"/>
                    <a:srcRect b="17346"/>
                    <a:stretch>
                      <a:fillRect/>
                    </a:stretch>
                  </pic:blipFill>
                  <pic:spPr bwMode="auto">
                    <a:xfrm>
                      <a:off x="0" y="0"/>
                      <a:ext cx="5200650" cy="952500"/>
                    </a:xfrm>
                    <a:prstGeom prst="rect">
                      <a:avLst/>
                    </a:prstGeom>
                  </pic:spPr>
                </pic:pic>
              </a:graphicData>
            </a:graphic>
          </wp:inline>
        </w:drawing>
      </w:r>
    </w:p>
    <w:p w:rsidR="007D3F6C" w:rsidRDefault="007D3F6C" w:rsidP="007D3F6C">
      <w:pPr>
        <w:widowControl w:val="0"/>
        <w:contextualSpacing/>
      </w:pPr>
      <w:r>
        <w:rPr>
          <w:noProof/>
        </w:rPr>
        <w:drawing>
          <wp:anchor distT="0" distB="0" distL="0" distR="0" simplePos="0" relativeHeight="251659264" behindDoc="0" locked="0" layoutInCell="1" allowOverlap="1" wp14:anchorId="25042E6A" wp14:editId="2C755979">
            <wp:simplePos x="0" y="0"/>
            <wp:positionH relativeFrom="column">
              <wp:posOffset>0</wp:posOffset>
            </wp:positionH>
            <wp:positionV relativeFrom="paragraph">
              <wp:posOffset>735330</wp:posOffset>
            </wp:positionV>
            <wp:extent cx="1229995" cy="2035810"/>
            <wp:effectExtent l="0" t="0" r="1905" b="0"/>
            <wp:wrapTopAndBottom/>
            <wp:docPr id="58" name="image2.png"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png"/>
                    <pic:cNvPicPr>
                      <a:picLocks noChangeAspect="1" noChangeArrowheads="1"/>
                    </pic:cNvPicPr>
                  </pic:nvPicPr>
                  <pic:blipFill>
                    <a:blip r:embed="rId43"/>
                    <a:stretch>
                      <a:fillRect/>
                    </a:stretch>
                  </pic:blipFill>
                  <pic:spPr bwMode="auto">
                    <a:xfrm>
                      <a:off x="0" y="0"/>
                      <a:ext cx="1229995" cy="2035810"/>
                    </a:xfrm>
                    <a:prstGeom prst="rect">
                      <a:avLst/>
                    </a:prstGeom>
                  </pic:spPr>
                </pic:pic>
              </a:graphicData>
            </a:graphic>
            <wp14:sizeRelH relativeFrom="margin">
              <wp14:pctWidth>0</wp14:pctWidth>
            </wp14:sizeRelH>
            <wp14:sizeRelV relativeFrom="margin">
              <wp14:pctHeight>0</wp14:pctHeight>
            </wp14:sizeRelV>
          </wp:anchor>
        </w:drawing>
      </w:r>
      <w:r w:rsidRPr="0063673F">
        <w:rPr>
          <w:b/>
          <w:bCs/>
          <w:lang w:val="en-US"/>
        </w:rPr>
        <w:t>Step 3</w:t>
      </w:r>
      <w:r>
        <w:rPr>
          <w:lang w:val="en-US"/>
        </w:rPr>
        <w:t xml:space="preserve">. </w:t>
      </w:r>
      <w:r>
        <w:t xml:space="preserve">The “Edit Row” dialog will display.  Choose the </w:t>
      </w:r>
      <w:r>
        <w:rPr>
          <w:b/>
        </w:rPr>
        <w:t>ENS Enabled</w:t>
      </w:r>
      <w:r>
        <w:t xml:space="preserve"> radio button.  Enter the ENS URL (that is unique to your merchant account) within the </w:t>
      </w:r>
      <w:r>
        <w:rPr>
          <w:b/>
        </w:rPr>
        <w:t>Merchant ENS URL</w:t>
      </w:r>
      <w:r>
        <w:t xml:space="preserve"> field.  Select the </w:t>
      </w:r>
      <w:r>
        <w:rPr>
          <w:b/>
        </w:rPr>
        <w:t>Update Website</w:t>
      </w:r>
      <w:r>
        <w:t xml:space="preserve"> button.</w:t>
      </w:r>
    </w:p>
    <w:p w:rsidR="007D3F6C" w:rsidRDefault="00A03DE8" w:rsidP="007D3F6C">
      <w:pPr>
        <w:widowControl w:val="0"/>
        <w:contextualSpacing/>
      </w:pPr>
      <w:r w:rsidRPr="0063673F">
        <w:drawing>
          <wp:inline distT="0" distB="0" distL="0" distR="0" wp14:anchorId="2165C57F" wp14:editId="58564A70">
            <wp:extent cx="5731510" cy="425451"/>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25451"/>
                    </a:xfrm>
                    <a:prstGeom prst="rect">
                      <a:avLst/>
                    </a:prstGeom>
                  </pic:spPr>
                </pic:pic>
              </a:graphicData>
            </a:graphic>
          </wp:inline>
        </w:drawing>
      </w:r>
    </w:p>
    <w:p w:rsidR="007D3F6C" w:rsidRDefault="007D3F6C" w:rsidP="007D3F6C">
      <w:pPr>
        <w:widowControl w:val="0"/>
        <w:spacing w:after="200"/>
      </w:pPr>
    </w:p>
    <w:p w:rsidR="00A06C58" w:rsidRDefault="007D3F6C">
      <w:pPr>
        <w:widowControl w:val="0"/>
        <w:spacing w:after="200"/>
        <w:rPr>
          <w:i/>
          <w:iCs/>
        </w:rPr>
      </w:pPr>
      <w:r w:rsidRPr="0063673F">
        <w:rPr>
          <w:i/>
          <w:iCs/>
          <w:lang w:val="en-US"/>
        </w:rPr>
        <w:t xml:space="preserve">The entry will show green and a </w:t>
      </w:r>
      <w:r w:rsidRPr="0063673F">
        <w:rPr>
          <w:i/>
          <w:iCs/>
        </w:rPr>
        <w:t xml:space="preserve">confirmation </w:t>
      </w:r>
      <w:r w:rsidRPr="0063673F">
        <w:rPr>
          <w:i/>
          <w:iCs/>
          <w:lang w:val="en-US"/>
        </w:rPr>
        <w:t xml:space="preserve">dialog will show </w:t>
      </w:r>
      <w:r w:rsidRPr="0063673F">
        <w:rPr>
          <w:i/>
          <w:iCs/>
        </w:rPr>
        <w:t xml:space="preserve">in the </w:t>
      </w:r>
      <w:r w:rsidRPr="0063673F">
        <w:rPr>
          <w:i/>
          <w:iCs/>
          <w:lang w:val="en-US"/>
        </w:rPr>
        <w:t>bottom right of the screen stating the website</w:t>
      </w:r>
      <w:r w:rsidRPr="0063673F">
        <w:rPr>
          <w:i/>
          <w:iCs/>
        </w:rPr>
        <w:t xml:space="preserve"> was successfully </w:t>
      </w:r>
      <w:r w:rsidRPr="0063673F">
        <w:rPr>
          <w:i/>
          <w:iCs/>
          <w:lang w:val="en-US"/>
        </w:rPr>
        <w:t>added</w:t>
      </w:r>
      <w:r w:rsidRPr="0063673F">
        <w:rPr>
          <w:i/>
          <w:iCs/>
        </w:rPr>
        <w:t>.</w:t>
      </w:r>
    </w:p>
    <w:p w:rsidR="006E618E" w:rsidRPr="006E618E" w:rsidRDefault="006E618E">
      <w:pPr>
        <w:widowControl w:val="0"/>
        <w:spacing w:after="200"/>
      </w:pPr>
    </w:p>
    <w:p w:rsidR="00A06C58" w:rsidRDefault="00CA2844">
      <w:pPr>
        <w:pStyle w:val="Heading3"/>
        <w:spacing w:line="240" w:lineRule="auto"/>
      </w:pPr>
      <w:bookmarkStart w:id="41" w:name="_Toc531855270"/>
      <w:r>
        <w:t>External Interfaces (Communication between Kount and SFCC)</w:t>
      </w:r>
      <w:bookmarkEnd w:id="41"/>
    </w:p>
    <w:p w:rsidR="00A06C58" w:rsidRDefault="00CA2844">
      <w:pPr>
        <w:widowControl w:val="0"/>
        <w:spacing w:after="200"/>
      </w:pPr>
      <w:r>
        <w:t xml:space="preserve">The cartridge uses Event Notification System (ENS) for </w:t>
      </w:r>
      <w:r>
        <w:t>synchronization with the Kount.</w:t>
      </w:r>
    </w:p>
    <w:p w:rsidR="00A06C58" w:rsidRDefault="00CA2844">
      <w:pPr>
        <w:widowControl w:val="0"/>
        <w:spacing w:after="200"/>
      </w:pPr>
      <w:r>
        <w:rPr>
          <w:b/>
        </w:rPr>
        <w:t>Callback Controllers:</w:t>
      </w:r>
    </w:p>
    <w:p w:rsidR="00A06C58" w:rsidRDefault="00CA2844">
      <w:pPr>
        <w:widowControl w:val="0"/>
        <w:spacing w:after="200"/>
      </w:pPr>
      <w:r>
        <w:t>Notifications from Kount are sent to the cartridge as a series of events formatted in XML. Handlers for these events are implemented as controllers described below. One of them; (KENS-EventClassificatio</w:t>
      </w:r>
      <w:r>
        <w:t xml:space="preserve">ns) is an event sorter; it is using the configuration described in </w:t>
      </w:r>
      <w:hyperlink w:anchor="_4f1mdlm">
        <w:r>
          <w:rPr>
            <w:rStyle w:val="ListLabel302"/>
          </w:rPr>
          <w:t>Step 6</w:t>
        </w:r>
      </w:hyperlink>
      <w:r>
        <w:t>.</w:t>
      </w:r>
    </w:p>
    <w:p w:rsidR="00A06C58" w:rsidRDefault="00CA2844" w:rsidP="00CA2844">
      <w:pPr>
        <w:widowControl w:val="0"/>
        <w:numPr>
          <w:ilvl w:val="0"/>
          <w:numId w:val="33"/>
        </w:numPr>
        <w:ind w:hanging="360"/>
        <w:contextualSpacing/>
      </w:pPr>
      <w:r>
        <w:t>KENS- EventClassifications – This is the event sorter determining classification of the event.</w:t>
      </w:r>
    </w:p>
    <w:p w:rsidR="00A06C58" w:rsidRDefault="00CA2844" w:rsidP="00CA2844">
      <w:pPr>
        <w:widowControl w:val="0"/>
        <w:numPr>
          <w:ilvl w:val="0"/>
          <w:numId w:val="33"/>
        </w:numPr>
        <w:ind w:hanging="360"/>
        <w:contextualSpacing/>
      </w:pPr>
      <w:r>
        <w:rPr>
          <w:vertAlign w:val="subscript"/>
        </w:rPr>
        <w:t>K</w:t>
      </w:r>
      <w:r>
        <w:rPr>
          <w:vertAlign w:val="subscript"/>
          <w:lang w:val="en-US"/>
        </w:rPr>
        <w:t>E</w:t>
      </w:r>
      <w:r>
        <w:rPr>
          <w:vertAlign w:val="subscript"/>
          <w:lang w:val="en-US"/>
        </w:rPr>
        <w:softHyphen/>
      </w:r>
      <w:r>
        <w:rPr>
          <w:vertAlign w:val="subscript"/>
        </w:rPr>
        <w:t>NS</w:t>
      </w:r>
      <w:r>
        <w:t>- WorkflowStatusEdit, WorkflowReevaluate, RiskChan</w:t>
      </w:r>
      <w:r>
        <w:t xml:space="preserve">geScor, RiskChangeReply, RiskChangeVelo, RiskChangeVmax, RiskChangeGeox, RiskChangeNetw, RiskChangeReas - </w:t>
      </w:r>
      <w:r>
        <w:lastRenderedPageBreak/>
        <w:t>These are the different event handlers.</w:t>
      </w:r>
    </w:p>
    <w:p w:rsidR="00A06C58" w:rsidRDefault="00A06C58">
      <w:pPr>
        <w:widowControl w:val="0"/>
        <w:spacing w:after="200"/>
      </w:pPr>
    </w:p>
    <w:p w:rsidR="00A06C58" w:rsidRDefault="00CA2844">
      <w:r>
        <w:br w:type="page"/>
      </w:r>
    </w:p>
    <w:p w:rsidR="00A06C58" w:rsidRDefault="00CA2844">
      <w:pPr>
        <w:pStyle w:val="Heading1"/>
        <w:spacing w:line="240" w:lineRule="auto"/>
        <w:rPr>
          <w:lang w:val="en-US"/>
        </w:rPr>
      </w:pPr>
      <w:r>
        <w:rPr>
          <w:lang w:val="en-US"/>
        </w:rPr>
        <w:lastRenderedPageBreak/>
        <w:t>Process ENS Queue Job &amp; ENS Custom Objects</w:t>
      </w:r>
    </w:p>
    <w:p w:rsidR="00A06C58" w:rsidRDefault="00CA2844">
      <w:pPr>
        <w:widowControl w:val="0"/>
      </w:pPr>
      <w:r>
        <w:t>The process ENS queue job is used to iterate over saved ENS mess</w:t>
      </w:r>
      <w:r>
        <w:t xml:space="preserve">ages (custom object) and update order statuses based on the ENS message body. Default configuration is set to run every 10 minutes, but can be modified based on individual client needs. Please note that increasing the time or interval will cause orders to </w:t>
      </w:r>
      <w:r>
        <w:t>remain in a hold status for a longer period of time before declining or approving the order for export.</w:t>
      </w:r>
    </w:p>
    <w:p w:rsidR="00A06C58" w:rsidRDefault="00CA2844">
      <w:pPr>
        <w:widowControl w:val="0"/>
        <w:rPr>
          <w:lang w:val="en-US"/>
        </w:rPr>
      </w:pPr>
      <w:r>
        <w:rPr>
          <w:lang w:val="en-US"/>
        </w:rPr>
        <w:t>This job processes and deletes the custom objects immediately and does not need additional cleanup jobs or processes.</w:t>
      </w:r>
    </w:p>
    <w:p w:rsidR="00A06C58" w:rsidRDefault="00CA2844">
      <w:pPr>
        <w:widowControl w:val="0"/>
      </w:pPr>
      <w:r>
        <w:rPr>
          <w:noProof/>
        </w:rPr>
        <w:drawing>
          <wp:inline distT="0" distB="0" distL="0" distR="0">
            <wp:extent cx="5731510" cy="3010535"/>
            <wp:effectExtent l="0" t="0" r="0" b="0"/>
            <wp:docPr id="34" name="Picture 7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4" descr="A screenshot of a social media post&#10;&#10;Description automatically generated"/>
                    <pic:cNvPicPr>
                      <a:picLocks noChangeAspect="1" noChangeArrowheads="1"/>
                    </pic:cNvPicPr>
                  </pic:nvPicPr>
                  <pic:blipFill>
                    <a:blip r:embed="rId45"/>
                    <a:stretch>
                      <a:fillRect/>
                    </a:stretch>
                  </pic:blipFill>
                  <pic:spPr bwMode="auto">
                    <a:xfrm>
                      <a:off x="0" y="0"/>
                      <a:ext cx="5731510" cy="3010535"/>
                    </a:xfrm>
                    <a:prstGeom prst="rect">
                      <a:avLst/>
                    </a:prstGeom>
                  </pic:spPr>
                </pic:pic>
              </a:graphicData>
            </a:graphic>
          </wp:inline>
        </w:drawing>
      </w:r>
    </w:p>
    <w:p w:rsidR="00A06C58" w:rsidRDefault="00CA2844">
      <w:pPr>
        <w:pStyle w:val="Heading1"/>
        <w:spacing w:line="240" w:lineRule="auto"/>
        <w:rPr>
          <w:lang w:val="en-US"/>
        </w:rPr>
      </w:pPr>
      <w:r>
        <w:rPr>
          <w:lang w:val="en-US"/>
        </w:rPr>
        <w:t>Retry Job &amp; Availability</w:t>
      </w:r>
    </w:p>
    <w:p w:rsidR="00A06C58" w:rsidRDefault="00CA2844">
      <w:pPr>
        <w:widowControl w:val="0"/>
        <w:rPr>
          <w:lang w:val="en-US"/>
        </w:rPr>
      </w:pPr>
      <w:r>
        <w:rPr>
          <w:lang w:val="en-US"/>
        </w:rPr>
        <w:t>The ret</w:t>
      </w:r>
      <w:r>
        <w:rPr>
          <w:lang w:val="en-US"/>
        </w:rPr>
        <w:t>ry job is used to iterate over created orders, and communicate with Kount to reconcile orders in a Kount status of “Retry”. This provides coverage for orders in the case of unavailability. The retry job will attempt additional service calls to Kount, up to</w:t>
      </w:r>
      <w:r>
        <w:rPr>
          <w:lang w:val="en-US"/>
        </w:rPr>
        <w:t xml:space="preserve"> the retry limit, configured within custom preferences. Each failure triggers a notification/email to the address configured within custom preferences. If an order reaches the retry limit, the job will skip it in subsequent runs and it will remain in Kount</w:t>
      </w:r>
      <w:r>
        <w:rPr>
          <w:lang w:val="en-US"/>
        </w:rPr>
        <w:t xml:space="preserve"> Status = Retry.</w:t>
      </w:r>
      <w:r>
        <w:rPr>
          <w:noProof/>
        </w:rPr>
        <w:drawing>
          <wp:inline distT="0" distB="0" distL="0" distR="0">
            <wp:extent cx="5731510" cy="3220085"/>
            <wp:effectExtent l="0" t="0" r="0" b="0"/>
            <wp:docPr id="35" name="Picture 7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5" descr="A screenshot of a social media post&#10;&#10;Description automatically generated"/>
                    <pic:cNvPicPr>
                      <a:picLocks noChangeAspect="1" noChangeArrowheads="1"/>
                    </pic:cNvPicPr>
                  </pic:nvPicPr>
                  <pic:blipFill>
                    <a:blip r:embed="rId46"/>
                    <a:stretch>
                      <a:fillRect/>
                    </a:stretch>
                  </pic:blipFill>
                  <pic:spPr bwMode="auto">
                    <a:xfrm>
                      <a:off x="0" y="0"/>
                      <a:ext cx="5731510" cy="3220085"/>
                    </a:xfrm>
                    <a:prstGeom prst="rect">
                      <a:avLst/>
                    </a:prstGeom>
                  </pic:spPr>
                </pic:pic>
              </a:graphicData>
            </a:graphic>
          </wp:inline>
        </w:drawing>
      </w:r>
      <w:r>
        <w:rPr>
          <w:lang w:val="en-US"/>
        </w:rPr>
        <w:t xml:space="preserve"> </w:t>
      </w:r>
    </w:p>
    <w:p w:rsidR="00A06C58" w:rsidRDefault="00CA2844">
      <w:pPr>
        <w:pStyle w:val="Heading1"/>
        <w:spacing w:line="240" w:lineRule="auto"/>
      </w:pPr>
      <w:bookmarkStart w:id="42" w:name="_Toc531855271"/>
      <w:r>
        <w:lastRenderedPageBreak/>
        <w:t>User Defined Fields Setup and Configuration</w:t>
      </w:r>
      <w:bookmarkEnd w:id="42"/>
    </w:p>
    <w:p w:rsidR="00A06C58" w:rsidRDefault="00CA2844">
      <w:pPr>
        <w:widowControl w:val="0"/>
      </w:pPr>
      <w:r>
        <w:t>The syntax must be formatted to match the values shown in the graphic in order to map correctly within Kount. The System Object Names within SFCC that can be accessed via UDFs are as follows:</w:t>
      </w:r>
    </w:p>
    <w:p w:rsidR="00A06C58" w:rsidRDefault="00A06C58">
      <w:pPr>
        <w:widowControl w:val="0"/>
        <w:spacing w:after="200"/>
      </w:pPr>
    </w:p>
    <w:tbl>
      <w:tblPr>
        <w:tblW w:w="7578" w:type="dxa"/>
        <w:tblInd w:w="-347" w:type="dxa"/>
        <w:tblCellMar>
          <w:left w:w="103" w:type="dxa"/>
        </w:tblCellMar>
        <w:tblLook w:val="0400" w:firstRow="0" w:lastRow="0" w:firstColumn="0" w:lastColumn="0" w:noHBand="0" w:noVBand="1"/>
      </w:tblPr>
      <w:tblGrid>
        <w:gridCol w:w="2083"/>
        <w:gridCol w:w="2250"/>
        <w:gridCol w:w="3245"/>
      </w:tblGrid>
      <w:tr w:rsidR="00A06C58">
        <w:tc>
          <w:tcPr>
            <w:tcW w:w="2083"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pPr>
            <w:r>
              <w:t>Object Name</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pPr>
            <w:r>
              <w:t>Label Name</w:t>
            </w:r>
          </w:p>
        </w:tc>
        <w:tc>
          <w:tcPr>
            <w:tcW w:w="3245"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pPr>
            <w:r>
              <w:t>Example Use</w:t>
            </w:r>
          </w:p>
        </w:tc>
      </w:tr>
      <w:tr w:rsidR="00A06C58">
        <w:tc>
          <w:tcPr>
            <w:tcW w:w="2083"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spacing w:after="200"/>
            </w:pPr>
            <w:r>
              <w:t>Order</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pPr>
            <w:r>
              <w:t>order</w:t>
            </w:r>
          </w:p>
        </w:tc>
        <w:tc>
          <w:tcPr>
            <w:tcW w:w="3245"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pPr>
            <w:r>
              <w:t>Date|order.date</w:t>
            </w:r>
          </w:p>
        </w:tc>
      </w:tr>
      <w:tr w:rsidR="00A06C58">
        <w:tc>
          <w:tcPr>
            <w:tcW w:w="2083"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spacing w:after="200"/>
            </w:pPr>
            <w:r>
              <w:t>Shipping Address</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pPr>
            <w:r>
              <w:t>shippingaddress</w:t>
            </w:r>
          </w:p>
        </w:tc>
        <w:tc>
          <w:tcPr>
            <w:tcW w:w="3245"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pPr>
            <w:r>
              <w:t>State|shippingaddress.state</w:t>
            </w:r>
          </w:p>
        </w:tc>
      </w:tr>
      <w:tr w:rsidR="00A06C58">
        <w:tc>
          <w:tcPr>
            <w:tcW w:w="2083"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spacing w:after="200"/>
            </w:pPr>
            <w:r>
              <w:t>Billing Address</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pPr>
            <w:r>
              <w:t>billingaddress</w:t>
            </w:r>
          </w:p>
        </w:tc>
        <w:tc>
          <w:tcPr>
            <w:tcW w:w="3245"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pPr>
            <w:r>
              <w:t>City|billingaddress.city</w:t>
            </w:r>
          </w:p>
        </w:tc>
      </w:tr>
      <w:tr w:rsidR="00A06C58">
        <w:tc>
          <w:tcPr>
            <w:tcW w:w="2083"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spacing w:after="200"/>
            </w:pPr>
            <w:r>
              <w:t>*Customer Profile</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pPr>
            <w:r>
              <w:t>profile</w:t>
            </w:r>
          </w:p>
        </w:tc>
        <w:tc>
          <w:tcPr>
            <w:tcW w:w="3245"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pPr>
            <w:r>
              <w:t>DOB|profile.dob</w:t>
            </w:r>
          </w:p>
        </w:tc>
      </w:tr>
    </w:tbl>
    <w:p w:rsidR="00A06C58" w:rsidRDefault="00A06C58">
      <w:pPr>
        <w:widowControl w:val="0"/>
        <w:spacing w:after="200"/>
        <w:jc w:val="center"/>
      </w:pPr>
    </w:p>
    <w:p w:rsidR="00A06C58" w:rsidRDefault="00CA2844">
      <w:pPr>
        <w:widowControl w:val="0"/>
        <w:spacing w:after="200"/>
      </w:pPr>
      <w:r>
        <w:rPr>
          <w:i/>
        </w:rPr>
        <w:t xml:space="preserve">*Note: Customer Profile Information will be exported in case order was placed by registered customer. System Object Definitions and their attributes can be found within </w:t>
      </w:r>
      <w:r>
        <w:rPr>
          <w:b/>
          <w:i/>
        </w:rPr>
        <w:t xml:space="preserve">Administration </w:t>
      </w:r>
      <w:r>
        <w:rPr>
          <w:i/>
        </w:rPr>
        <w:t xml:space="preserve">&gt; </w:t>
      </w:r>
      <w:r>
        <w:rPr>
          <w:b/>
          <w:i/>
        </w:rPr>
        <w:t>Site Development</w:t>
      </w:r>
      <w:r>
        <w:rPr>
          <w:i/>
        </w:rPr>
        <w:t xml:space="preserve"> &gt; </w:t>
      </w:r>
      <w:r>
        <w:rPr>
          <w:b/>
          <w:i/>
        </w:rPr>
        <w:t>System Object Definitions</w:t>
      </w:r>
    </w:p>
    <w:p w:rsidR="00A06C58" w:rsidRDefault="00CA2844">
      <w:pPr>
        <w:widowControl w:val="0"/>
        <w:spacing w:after="200"/>
        <w:jc w:val="both"/>
      </w:pPr>
      <w:r>
        <w:t xml:space="preserve">NOTE:  The </w:t>
      </w:r>
      <w:r>
        <w:rPr>
          <w:b/>
        </w:rPr>
        <w:t xml:space="preserve">Amount </w:t>
      </w:r>
      <w:r>
        <w:t xml:space="preserve">UDF Type is not supported in SFCC at this time. If you wish to support custom objects within SFCC please see the additional section regarding the UDF Map - </w:t>
      </w:r>
      <w:r>
        <w:rPr>
          <w:color w:val="0000FF"/>
          <w:u w:val="single"/>
        </w:rPr>
        <w:t>Modifying the UDF map.</w:t>
      </w:r>
    </w:p>
    <w:p w:rsidR="00A06C58" w:rsidRDefault="00A06C58">
      <w:pPr>
        <w:widowControl w:val="0"/>
        <w:spacing w:after="200"/>
        <w:jc w:val="both"/>
      </w:pPr>
      <w:bookmarkStart w:id="43" w:name="_2lwamvv"/>
      <w:bookmarkEnd w:id="43"/>
    </w:p>
    <w:p w:rsidR="00A06C58" w:rsidRDefault="00CA2844">
      <w:pPr>
        <w:pStyle w:val="Heading2"/>
        <w:spacing w:line="240" w:lineRule="auto"/>
      </w:pPr>
      <w:bookmarkStart w:id="44" w:name="_Toc531855272"/>
      <w:r>
        <w:t>Configuration of User Defined Fields (UDFs) within Kount</w:t>
      </w:r>
      <w:bookmarkEnd w:id="44"/>
    </w:p>
    <w:p w:rsidR="00A06C58" w:rsidRDefault="00CA2844">
      <w:pPr>
        <w:widowControl w:val="0"/>
        <w:spacing w:after="200"/>
      </w:pPr>
      <w:r>
        <w:rPr>
          <w:i/>
          <w:color w:val="808080"/>
          <w:sz w:val="16"/>
          <w:szCs w:val="16"/>
        </w:rPr>
        <w:t>(This is an optiona</w:t>
      </w:r>
      <w:r>
        <w:rPr>
          <w:i/>
          <w:color w:val="808080"/>
          <w:sz w:val="16"/>
          <w:szCs w:val="16"/>
        </w:rPr>
        <w:t>l portion of the integration.)</w:t>
      </w:r>
      <w:r>
        <w:rPr>
          <w:i/>
          <w:color w:val="808080"/>
          <w:sz w:val="16"/>
          <w:szCs w:val="16"/>
        </w:rPr>
        <w:br/>
      </w:r>
      <w:r>
        <w:t xml:space="preserve">Kount provides a way for merchants to include additional information related to their business that may not be a standard field in Kount by creating UDFs. UDFs should be first setup in Kount admin panel. Navigate to the </w:t>
      </w:r>
      <w:r>
        <w:rPr>
          <w:b/>
        </w:rPr>
        <w:t>Fraud</w:t>
      </w:r>
      <w:r>
        <w:rPr>
          <w:b/>
        </w:rPr>
        <w:t xml:space="preserve"> Control</w:t>
      </w:r>
      <w:r>
        <w:t xml:space="preserve"> tab &gt; </w:t>
      </w:r>
      <w:r>
        <w:rPr>
          <w:b/>
        </w:rPr>
        <w:t>User Defined Fields</w:t>
      </w:r>
      <w:r>
        <w:t>.</w:t>
      </w:r>
    </w:p>
    <w:p w:rsidR="00A06C58" w:rsidRDefault="00CA2844">
      <w:pPr>
        <w:widowControl w:val="0"/>
        <w:spacing w:after="200"/>
        <w:jc w:val="center"/>
      </w:pPr>
      <w:r>
        <w:rPr>
          <w:noProof/>
        </w:rPr>
        <w:drawing>
          <wp:inline distT="0" distB="0" distL="0" distR="0">
            <wp:extent cx="3990975" cy="3333750"/>
            <wp:effectExtent l="0" t="0" r="0" b="0"/>
            <wp:docPr id="36" name="Obrázo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65"/>
                    <pic:cNvPicPr>
                      <a:picLocks noChangeAspect="1" noChangeArrowheads="1"/>
                    </pic:cNvPicPr>
                  </pic:nvPicPr>
                  <pic:blipFill>
                    <a:blip r:embed="rId47"/>
                    <a:stretch>
                      <a:fillRect/>
                    </a:stretch>
                  </pic:blipFill>
                  <pic:spPr bwMode="auto">
                    <a:xfrm>
                      <a:off x="0" y="0"/>
                      <a:ext cx="3990975" cy="3333750"/>
                    </a:xfrm>
                    <a:prstGeom prst="rect">
                      <a:avLst/>
                    </a:prstGeom>
                  </pic:spPr>
                </pic:pic>
              </a:graphicData>
            </a:graphic>
          </wp:inline>
        </w:drawing>
      </w:r>
    </w:p>
    <w:p w:rsidR="00A06C58" w:rsidRDefault="00CA2844">
      <w:pPr>
        <w:widowControl w:val="0"/>
        <w:spacing w:after="200"/>
      </w:pPr>
      <w:r>
        <w:rPr>
          <w:highlight w:val="white"/>
        </w:rPr>
        <w:t>UDF field has type Number by default. In order to change the type, choose the appropriate value using the Type dropdown, (alpha-numeric is the only value that can contribute to the VIP List).</w:t>
      </w:r>
    </w:p>
    <w:p w:rsidR="00A06C58" w:rsidRDefault="00CA2844">
      <w:pPr>
        <w:widowControl w:val="0"/>
        <w:spacing w:after="200"/>
      </w:pPr>
      <w:r>
        <w:rPr>
          <w:noProof/>
        </w:rPr>
        <w:lastRenderedPageBreak/>
        <w:drawing>
          <wp:anchor distT="0" distB="7620" distL="0" distR="0" simplePos="0" relativeHeight="10" behindDoc="0" locked="0" layoutInCell="1" allowOverlap="1">
            <wp:simplePos x="0" y="0"/>
            <wp:positionH relativeFrom="column">
              <wp:posOffset>1752600</wp:posOffset>
            </wp:positionH>
            <wp:positionV relativeFrom="paragraph">
              <wp:posOffset>609600</wp:posOffset>
            </wp:positionV>
            <wp:extent cx="1352550" cy="1819275"/>
            <wp:effectExtent l="0" t="0" r="0" b="0"/>
            <wp:wrapTopAndBottom/>
            <wp:docPr id="3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4.png"/>
                    <pic:cNvPicPr>
                      <a:picLocks noChangeAspect="1" noChangeArrowheads="1"/>
                    </pic:cNvPicPr>
                  </pic:nvPicPr>
                  <pic:blipFill>
                    <a:blip r:embed="rId48"/>
                    <a:stretch>
                      <a:fillRect/>
                    </a:stretch>
                  </pic:blipFill>
                  <pic:spPr bwMode="auto">
                    <a:xfrm>
                      <a:off x="0" y="0"/>
                      <a:ext cx="1352550" cy="1819275"/>
                    </a:xfrm>
                    <a:prstGeom prst="rect">
                      <a:avLst/>
                    </a:prstGeom>
                  </pic:spPr>
                </pic:pic>
              </a:graphicData>
            </a:graphic>
          </wp:anchor>
        </w:drawing>
      </w:r>
      <w:r>
        <w:t xml:space="preserve">When creating UDFs there </w:t>
      </w:r>
      <w:r>
        <w:t>may be a few minutes delay from the time of creation to the display within the AWC.</w:t>
      </w:r>
    </w:p>
    <w:p w:rsidR="00A06C58" w:rsidRDefault="00CA2844">
      <w:pPr>
        <w:widowControl w:val="0"/>
        <w:spacing w:after="200"/>
        <w:ind w:firstLine="720"/>
      </w:pPr>
      <w:r>
        <w:rPr>
          <w:noProof/>
        </w:rPr>
        <w:drawing>
          <wp:inline distT="0" distB="0" distL="0" distR="0">
            <wp:extent cx="5191760" cy="418465"/>
            <wp:effectExtent l="0" t="0" r="0" b="0"/>
            <wp:docPr id="38"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png"/>
                    <pic:cNvPicPr>
                      <a:picLocks noChangeAspect="1" noChangeArrowheads="1"/>
                    </pic:cNvPicPr>
                  </pic:nvPicPr>
                  <pic:blipFill>
                    <a:blip r:embed="rId49"/>
                    <a:stretch>
                      <a:fillRect/>
                    </a:stretch>
                  </pic:blipFill>
                  <pic:spPr bwMode="auto">
                    <a:xfrm>
                      <a:off x="0" y="0"/>
                      <a:ext cx="5191760" cy="418465"/>
                    </a:xfrm>
                    <a:prstGeom prst="rect">
                      <a:avLst/>
                    </a:prstGeom>
                  </pic:spPr>
                </pic:pic>
              </a:graphicData>
            </a:graphic>
          </wp:inline>
        </w:drawing>
      </w:r>
    </w:p>
    <w:p w:rsidR="00A06C58" w:rsidRDefault="00A06C58">
      <w:pPr>
        <w:widowControl w:val="0"/>
        <w:spacing w:after="200"/>
      </w:pPr>
      <w:bookmarkStart w:id="45" w:name="_3l18frh"/>
      <w:bookmarkEnd w:id="45"/>
    </w:p>
    <w:p w:rsidR="00A06C58" w:rsidRDefault="00CA2844">
      <w:pPr>
        <w:pStyle w:val="Heading2"/>
        <w:spacing w:line="240" w:lineRule="auto"/>
      </w:pPr>
      <w:bookmarkStart w:id="46" w:name="_Toc531855273"/>
      <w:r>
        <w:t>UDF Settings within SFCC Custom Preferences</w:t>
      </w:r>
      <w:bookmarkEnd w:id="46"/>
    </w:p>
    <w:p w:rsidR="00A06C58" w:rsidRDefault="00A06C58">
      <w:pPr>
        <w:widowControl w:val="0"/>
      </w:pPr>
    </w:p>
    <w:p w:rsidR="00A06C58" w:rsidRDefault="00CA2844">
      <w:pPr>
        <w:widowControl w:val="0"/>
        <w:spacing w:after="200"/>
      </w:pPr>
      <w:r>
        <w:t xml:space="preserve">To pass information into UDFs, navigate within the DW Business Manager to </w:t>
      </w:r>
      <w:r>
        <w:rPr>
          <w:b/>
        </w:rPr>
        <w:t xml:space="preserve">Site Preferences </w:t>
      </w:r>
      <w:r>
        <w:t xml:space="preserve">&gt; </w:t>
      </w:r>
      <w:r>
        <w:rPr>
          <w:b/>
        </w:rPr>
        <w:t>Custom Preferences</w:t>
      </w:r>
      <w:r>
        <w:t>. Choose Koun</w:t>
      </w:r>
      <w:r>
        <w:t xml:space="preserve">t and scroll down to the </w:t>
      </w:r>
      <w:r>
        <w:rPr>
          <w:b/>
        </w:rPr>
        <w:t>Kount UDF fields</w:t>
      </w:r>
      <w:r>
        <w:t>.</w:t>
      </w:r>
    </w:p>
    <w:p w:rsidR="00A06C58" w:rsidRDefault="00CA2844">
      <w:pPr>
        <w:widowControl w:val="0"/>
        <w:spacing w:after="200"/>
      </w:pPr>
      <w:r>
        <w:rPr>
          <w:noProof/>
        </w:rPr>
        <w:drawing>
          <wp:inline distT="0" distB="0" distL="0" distR="0">
            <wp:extent cx="5401945" cy="795020"/>
            <wp:effectExtent l="0" t="0" r="0" b="0"/>
            <wp:docPr id="3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3.png"/>
                    <pic:cNvPicPr>
                      <a:picLocks noChangeAspect="1" noChangeArrowheads="1"/>
                    </pic:cNvPicPr>
                  </pic:nvPicPr>
                  <pic:blipFill>
                    <a:blip r:embed="rId50"/>
                    <a:stretch>
                      <a:fillRect/>
                    </a:stretch>
                  </pic:blipFill>
                  <pic:spPr bwMode="auto">
                    <a:xfrm>
                      <a:off x="0" y="0"/>
                      <a:ext cx="5401945" cy="795020"/>
                    </a:xfrm>
                    <a:prstGeom prst="rect">
                      <a:avLst/>
                    </a:prstGeom>
                  </pic:spPr>
                </pic:pic>
              </a:graphicData>
            </a:graphic>
          </wp:inline>
        </w:drawing>
      </w:r>
    </w:p>
    <w:p w:rsidR="00A06C58" w:rsidRDefault="00CA2844">
      <w:pPr>
        <w:widowControl w:val="0"/>
        <w:spacing w:after="200"/>
        <w:jc w:val="center"/>
      </w:pPr>
      <w:bookmarkStart w:id="47" w:name="_4k668n3"/>
      <w:bookmarkEnd w:id="47"/>
      <w:r>
        <w:rPr>
          <w:noProof/>
        </w:rPr>
        <w:drawing>
          <wp:inline distT="0" distB="0" distL="0" distR="0">
            <wp:extent cx="4234180" cy="2400300"/>
            <wp:effectExtent l="0" t="0" r="0" b="0"/>
            <wp:docPr id="40" name="image24.png" descr="D:\kou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png" descr="D:\kount\1.png"/>
                    <pic:cNvPicPr>
                      <a:picLocks noChangeAspect="1" noChangeArrowheads="1"/>
                    </pic:cNvPicPr>
                  </pic:nvPicPr>
                  <pic:blipFill>
                    <a:blip r:embed="rId51"/>
                    <a:stretch>
                      <a:fillRect/>
                    </a:stretch>
                  </pic:blipFill>
                  <pic:spPr bwMode="auto">
                    <a:xfrm>
                      <a:off x="0" y="0"/>
                      <a:ext cx="4234180" cy="2400300"/>
                    </a:xfrm>
                    <a:prstGeom prst="rect">
                      <a:avLst/>
                    </a:prstGeom>
                  </pic:spPr>
                </pic:pic>
              </a:graphicData>
            </a:graphic>
          </wp:inline>
        </w:drawing>
      </w:r>
    </w:p>
    <w:p w:rsidR="00A06C58" w:rsidRDefault="00CA2844">
      <w:pPr>
        <w:pStyle w:val="Heading2"/>
        <w:spacing w:line="240" w:lineRule="auto"/>
      </w:pPr>
      <w:bookmarkStart w:id="48" w:name="_Toc531855274"/>
      <w:r>
        <w:t>Modifying UDF map within SFCC</w:t>
      </w:r>
      <w:bookmarkEnd w:id="48"/>
    </w:p>
    <w:p w:rsidR="00A06C58" w:rsidRDefault="00CA2844">
      <w:pPr>
        <w:widowControl w:val="0"/>
        <w:spacing w:after="200"/>
        <w:jc w:val="both"/>
      </w:pPr>
      <w:r>
        <w:t xml:space="preserve">To support other SFCC objects an additional mapping should be done in method – </w:t>
      </w:r>
      <w:r>
        <w:rPr>
          <w:b/>
        </w:rPr>
        <w:t xml:space="preserve">getUDFObjectMap </w:t>
      </w:r>
      <w:r>
        <w:t xml:space="preserve">in script </w:t>
      </w:r>
      <w:r>
        <w:rPr>
          <w:b/>
        </w:rPr>
        <w:t>LibKount.js</w:t>
      </w:r>
    </w:p>
    <w:p w:rsidR="00A06C58" w:rsidRDefault="00CA2844">
      <w:pPr>
        <w:widowControl w:val="0"/>
        <w:spacing w:after="200"/>
        <w:jc w:val="center"/>
      </w:pPr>
      <w:r>
        <w:rPr>
          <w:noProof/>
        </w:rPr>
        <w:lastRenderedPageBreak/>
        <w:drawing>
          <wp:inline distT="0" distB="0" distL="0" distR="0">
            <wp:extent cx="4901565" cy="3524250"/>
            <wp:effectExtent l="0" t="0" r="0" b="0"/>
            <wp:docPr id="4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7.png"/>
                    <pic:cNvPicPr>
                      <a:picLocks noChangeAspect="1" noChangeArrowheads="1"/>
                    </pic:cNvPicPr>
                  </pic:nvPicPr>
                  <pic:blipFill>
                    <a:blip r:embed="rId52"/>
                    <a:stretch>
                      <a:fillRect/>
                    </a:stretch>
                  </pic:blipFill>
                  <pic:spPr bwMode="auto">
                    <a:xfrm>
                      <a:off x="0" y="0"/>
                      <a:ext cx="4901565" cy="3524250"/>
                    </a:xfrm>
                    <a:prstGeom prst="rect">
                      <a:avLst/>
                    </a:prstGeom>
                    <a:ln w="3175">
                      <a:solidFill>
                        <a:srgbClr val="000000"/>
                      </a:solidFill>
                    </a:ln>
                  </pic:spPr>
                </pic:pic>
              </a:graphicData>
            </a:graphic>
          </wp:inline>
        </w:drawing>
      </w:r>
    </w:p>
    <w:p w:rsidR="00A06C58" w:rsidRDefault="00CA2844">
      <w:pPr>
        <w:widowControl w:val="0"/>
        <w:spacing w:after="200"/>
        <w:jc w:val="both"/>
      </w:pPr>
      <w:r>
        <w:t>Adding new object to the map should be added in following ma</w:t>
      </w:r>
      <w:r>
        <w:t>nner:</w:t>
      </w:r>
    </w:p>
    <w:p w:rsidR="00A06C58" w:rsidRDefault="00CA2844">
      <w:pPr>
        <w:widowControl w:val="0"/>
        <w:ind w:left="1440"/>
      </w:pPr>
      <w:r>
        <w:rPr>
          <w:rFonts w:ascii="Courier New" w:eastAsia="Courier New" w:hAnsi="Courier New" w:cs="Courier New"/>
          <w:color w:val="660066"/>
          <w:sz w:val="20"/>
          <w:szCs w:val="20"/>
        </w:rPr>
        <w:t>UDFMap</w:t>
      </w:r>
      <w:r>
        <w:rPr>
          <w:rFonts w:ascii="Courier New" w:eastAsia="Courier New" w:hAnsi="Courier New" w:cs="Courier New"/>
          <w:color w:val="666600"/>
          <w:sz w:val="20"/>
          <w:szCs w:val="20"/>
        </w:rPr>
        <w:t>.</w:t>
      </w:r>
      <w:r>
        <w:rPr>
          <w:rFonts w:ascii="Courier New" w:eastAsia="Courier New" w:hAnsi="Courier New" w:cs="Courier New"/>
          <w:sz w:val="20"/>
          <w:szCs w:val="20"/>
        </w:rPr>
        <w:t>put</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label of the </w:t>
      </w:r>
      <w:r>
        <w:rPr>
          <w:rFonts w:ascii="Courier New" w:eastAsia="Courier New" w:hAnsi="Courier New" w:cs="Courier New"/>
          <w:color w:val="000088"/>
          <w:sz w:val="20"/>
          <w:szCs w:val="20"/>
        </w:rPr>
        <w:t>object</w:t>
      </w:r>
      <w:r>
        <w:rPr>
          <w:rFonts w:ascii="Courier New" w:eastAsia="Courier New" w:hAnsi="Courier New" w:cs="Courier New"/>
          <w:color w:val="666600"/>
          <w:sz w:val="20"/>
          <w:szCs w:val="20"/>
        </w:rPr>
        <w:t>&gt;,</w:t>
      </w:r>
      <w:r>
        <w:rPr>
          <w:rFonts w:ascii="Courier New" w:eastAsia="Courier New" w:hAnsi="Courier New" w:cs="Courier New"/>
          <w:sz w:val="20"/>
          <w:szCs w:val="20"/>
        </w:rPr>
        <w:t xml:space="preserve"> {</w:t>
      </w:r>
    </w:p>
    <w:p w:rsidR="00A06C58" w:rsidRDefault="00CA2844">
      <w:pPr>
        <w:widowControl w:val="0"/>
        <w:ind w:left="1440"/>
      </w:pPr>
      <w:r>
        <w:rPr>
          <w:rFonts w:ascii="Courier New" w:eastAsia="Courier New" w:hAnsi="Courier New" w:cs="Courier New"/>
          <w:sz w:val="20"/>
          <w:szCs w:val="20"/>
        </w:rPr>
        <w:tab/>
      </w:r>
      <w:r>
        <w:rPr>
          <w:rFonts w:ascii="Courier New" w:eastAsia="Courier New" w:hAnsi="Courier New" w:cs="Courier New"/>
          <w:color w:val="008800"/>
          <w:sz w:val="20"/>
          <w:szCs w:val="20"/>
        </w:rPr>
        <w:t>"meta"</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DW </w:t>
      </w:r>
      <w:r>
        <w:rPr>
          <w:rFonts w:ascii="Courier New" w:eastAsia="Courier New" w:hAnsi="Courier New" w:cs="Courier New"/>
          <w:color w:val="000088"/>
          <w:sz w:val="20"/>
          <w:szCs w:val="20"/>
        </w:rPr>
        <w:t>object</w:t>
      </w:r>
      <w:r>
        <w:rPr>
          <w:rFonts w:ascii="Courier New" w:eastAsia="Courier New" w:hAnsi="Courier New" w:cs="Courier New"/>
          <w:color w:val="666600"/>
          <w:sz w:val="20"/>
          <w:szCs w:val="20"/>
        </w:rPr>
        <w:t>&gt;.</w:t>
      </w:r>
      <w:r>
        <w:rPr>
          <w:rFonts w:ascii="Courier New" w:eastAsia="Courier New" w:hAnsi="Courier New" w:cs="Courier New"/>
          <w:sz w:val="20"/>
          <w:szCs w:val="20"/>
        </w:rPr>
        <w:t>describe</w:t>
      </w:r>
      <w:r>
        <w:rPr>
          <w:rFonts w:ascii="Courier New" w:eastAsia="Courier New" w:hAnsi="Courier New" w:cs="Courier New"/>
          <w:color w:val="666600"/>
          <w:sz w:val="20"/>
          <w:szCs w:val="20"/>
        </w:rPr>
        <w:t>(),</w:t>
      </w:r>
    </w:p>
    <w:p w:rsidR="00A06C58" w:rsidRDefault="00CA2844">
      <w:pPr>
        <w:widowControl w:val="0"/>
        <w:ind w:left="1440"/>
      </w:pPr>
      <w:r>
        <w:rPr>
          <w:rFonts w:ascii="Courier New" w:eastAsia="Courier New" w:hAnsi="Courier New" w:cs="Courier New"/>
          <w:sz w:val="20"/>
          <w:szCs w:val="20"/>
        </w:rPr>
        <w:tab/>
      </w:r>
      <w:r>
        <w:rPr>
          <w:rFonts w:ascii="Courier New" w:eastAsia="Courier New" w:hAnsi="Courier New" w:cs="Courier New"/>
          <w:color w:val="008800"/>
          <w:sz w:val="20"/>
          <w:szCs w:val="20"/>
        </w:rPr>
        <w:t>"object"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DW </w:t>
      </w:r>
      <w:r>
        <w:rPr>
          <w:rFonts w:ascii="Courier New" w:eastAsia="Courier New" w:hAnsi="Courier New" w:cs="Courier New"/>
          <w:color w:val="000088"/>
          <w:sz w:val="20"/>
          <w:szCs w:val="20"/>
        </w:rPr>
        <w:t>object&gt;</w:t>
      </w:r>
    </w:p>
    <w:p w:rsidR="00A06C58" w:rsidRDefault="00CA2844">
      <w:pPr>
        <w:widowControl w:val="0"/>
        <w:spacing w:after="200"/>
        <w:ind w:left="1440"/>
        <w:jc w:val="both"/>
      </w:pPr>
      <w:r>
        <w:rPr>
          <w:rFonts w:ascii="Courier New" w:eastAsia="Courier New" w:hAnsi="Courier New" w:cs="Courier New"/>
          <w:color w:val="666600"/>
          <w:sz w:val="20"/>
          <w:szCs w:val="20"/>
        </w:rPr>
        <w:t>});</w:t>
      </w:r>
    </w:p>
    <w:p w:rsidR="00A06C58" w:rsidRDefault="00CA2844">
      <w:r>
        <w:br w:type="page"/>
      </w:r>
    </w:p>
    <w:p w:rsidR="00A06C58" w:rsidRDefault="00A06C58">
      <w:pPr>
        <w:widowControl w:val="0"/>
      </w:pPr>
    </w:p>
    <w:p w:rsidR="00A06C58" w:rsidRDefault="00A06C58">
      <w:pPr>
        <w:widowControl w:val="0"/>
      </w:pPr>
    </w:p>
    <w:p w:rsidR="00A06C58" w:rsidRDefault="00A06C58">
      <w:pPr>
        <w:widowControl w:val="0"/>
      </w:pPr>
    </w:p>
    <w:p w:rsidR="00A06C58" w:rsidRDefault="00CA2844">
      <w:pPr>
        <w:pStyle w:val="Heading1"/>
        <w:spacing w:line="240" w:lineRule="auto"/>
      </w:pPr>
      <w:bookmarkStart w:id="49" w:name="_Toc531855275"/>
      <w:r>
        <w:t>Error Logging and Notifications</w:t>
      </w:r>
      <w:bookmarkEnd w:id="49"/>
    </w:p>
    <w:p w:rsidR="00A06C58" w:rsidRDefault="00CA2844">
      <w:pPr>
        <w:widowControl w:val="0"/>
        <w:spacing w:after="200"/>
      </w:pPr>
      <w:r>
        <w:t xml:space="preserve">The Kount Link Cartridge will not interfere with default checkout flow of a site. If an error occurs within the </w:t>
      </w:r>
      <w:r>
        <w:t>Kount Link Cartridge or if the Kount Service cannot be reached errors are written into separate log files. Here is an example of the Log file naming convention:</w:t>
      </w:r>
      <w:r>
        <w:rPr>
          <w:rFonts w:ascii="Courier New" w:eastAsia="Courier New" w:hAnsi="Courier New" w:cs="Courier New"/>
        </w:rPr>
        <w:t xml:space="preserve"> custom-Kount-blade0-4-appserver-&lt;date stamp&gt;.log</w:t>
      </w:r>
    </w:p>
    <w:p w:rsidR="00A06C58" w:rsidRDefault="00CA2844">
      <w:pPr>
        <w:widowControl w:val="0"/>
        <w:spacing w:after="200"/>
      </w:pPr>
      <w:r>
        <w:t>Notifications can also be enabled to deliver e</w:t>
      </w:r>
      <w:r>
        <w:t xml:space="preserve">mail messages to specific addresses if an error were to occur. This </w:t>
      </w:r>
      <w:r>
        <w:rPr>
          <w:color w:val="0000FF"/>
          <w:u w:val="single"/>
        </w:rPr>
        <w:t>link</w:t>
      </w:r>
      <w:r>
        <w:t xml:space="preserve"> will navigate to the area in the Site Preferences where this can be set.</w:t>
      </w:r>
    </w:p>
    <w:p w:rsidR="00A06C58" w:rsidRDefault="00CA2844">
      <w:pPr>
        <w:widowControl w:val="0"/>
        <w:spacing w:after="200"/>
        <w:jc w:val="center"/>
      </w:pPr>
      <w:r>
        <w:rPr>
          <w:noProof/>
        </w:rPr>
        <w:drawing>
          <wp:inline distT="0" distB="0" distL="0" distR="0">
            <wp:extent cx="5731510" cy="736600"/>
            <wp:effectExtent l="0" t="0" r="0" b="0"/>
            <wp:docPr id="4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
                    <pic:cNvPicPr>
                      <a:picLocks noChangeAspect="1" noChangeArrowheads="1"/>
                    </pic:cNvPicPr>
                  </pic:nvPicPr>
                  <pic:blipFill>
                    <a:blip r:embed="rId16"/>
                    <a:stretch>
                      <a:fillRect/>
                    </a:stretch>
                  </pic:blipFill>
                  <pic:spPr bwMode="auto">
                    <a:xfrm>
                      <a:off x="0" y="0"/>
                      <a:ext cx="5731510" cy="736600"/>
                    </a:xfrm>
                    <a:prstGeom prst="rect">
                      <a:avLst/>
                    </a:prstGeom>
                    <a:ln w="3175">
                      <a:solidFill>
                        <a:srgbClr val="000000"/>
                      </a:solidFill>
                    </a:ln>
                  </pic:spPr>
                </pic:pic>
              </a:graphicData>
            </a:graphic>
          </wp:inline>
        </w:drawing>
      </w:r>
    </w:p>
    <w:p w:rsidR="00A06C58" w:rsidRDefault="00CA2844">
      <w:pPr>
        <w:widowControl w:val="0"/>
        <w:spacing w:after="200"/>
      </w:pPr>
      <w:r>
        <w:t>Example of the email body for a Notification Email:</w:t>
      </w:r>
    </w:p>
    <w:p w:rsidR="00A06C58" w:rsidRDefault="00CA2844">
      <w:pPr>
        <w:widowControl w:val="0"/>
        <w:spacing w:after="200"/>
      </w:pPr>
      <w:r>
        <w:rPr>
          <w:noProof/>
        </w:rPr>
        <w:drawing>
          <wp:inline distT="0" distB="0" distL="0" distR="0">
            <wp:extent cx="5731510" cy="1054100"/>
            <wp:effectExtent l="0" t="0" r="0" b="0"/>
            <wp:docPr id="43" name="Image2" descr="D:\projects\Kount\Document\IG\reviv2\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 descr="D:\projects\Kount\Document\IG\reviv2\email.png"/>
                    <pic:cNvPicPr>
                      <a:picLocks noChangeAspect="1" noChangeArrowheads="1"/>
                    </pic:cNvPicPr>
                  </pic:nvPicPr>
                  <pic:blipFill>
                    <a:blip r:embed="rId17"/>
                    <a:stretch>
                      <a:fillRect/>
                    </a:stretch>
                  </pic:blipFill>
                  <pic:spPr bwMode="auto">
                    <a:xfrm>
                      <a:off x="0" y="0"/>
                      <a:ext cx="5731510" cy="1054100"/>
                    </a:xfrm>
                    <a:prstGeom prst="rect">
                      <a:avLst/>
                    </a:prstGeom>
                  </pic:spPr>
                </pic:pic>
              </a:graphicData>
            </a:graphic>
          </wp:inline>
        </w:drawing>
      </w:r>
    </w:p>
    <w:p w:rsidR="00A06C58" w:rsidRDefault="00A06C58">
      <w:pPr>
        <w:widowControl w:val="0"/>
        <w:spacing w:after="200"/>
      </w:pPr>
    </w:p>
    <w:p w:rsidR="00A06C58" w:rsidRDefault="00CA2844">
      <w:bookmarkStart w:id="50" w:name="3ygebqi"/>
      <w:bookmarkEnd w:id="50"/>
      <w:r>
        <w:br w:type="page"/>
      </w:r>
    </w:p>
    <w:p w:rsidR="00A06C58" w:rsidRDefault="00A06C58">
      <w:pPr>
        <w:widowControl w:val="0"/>
      </w:pPr>
    </w:p>
    <w:p w:rsidR="00A06C58" w:rsidRDefault="00A06C58">
      <w:pPr>
        <w:widowControl w:val="0"/>
      </w:pPr>
    </w:p>
    <w:p w:rsidR="00A06C58" w:rsidRDefault="00A06C58">
      <w:pPr>
        <w:widowControl w:val="0"/>
      </w:pPr>
    </w:p>
    <w:p w:rsidR="00A06C58" w:rsidRDefault="00CA2844">
      <w:pPr>
        <w:pStyle w:val="Heading1"/>
        <w:spacing w:line="240" w:lineRule="auto"/>
      </w:pPr>
      <w:bookmarkStart w:id="51" w:name="_Toc531855276"/>
      <w:r>
        <w:t>Appendix A: Upgrading/Updating the Link Cartridg</w:t>
      </w:r>
      <w:r>
        <w:t>e</w:t>
      </w:r>
      <w:bookmarkEnd w:id="51"/>
    </w:p>
    <w:p w:rsidR="00A06C58" w:rsidRDefault="00CA2844">
      <w:pPr>
        <w:widowControl w:val="0"/>
        <w:spacing w:after="200"/>
      </w:pPr>
      <w:r>
        <w:t>If you have a previous version of Kount SFCC Link Cartridge integrated, you will need to perform the following steps to update/upgrade to the latest Link Cartridge.</w:t>
      </w:r>
    </w:p>
    <w:p w:rsidR="00A06C58" w:rsidRDefault="00CA2844" w:rsidP="00CA2844">
      <w:pPr>
        <w:widowControl w:val="0"/>
        <w:numPr>
          <w:ilvl w:val="0"/>
          <w:numId w:val="21"/>
        </w:numPr>
        <w:ind w:hanging="360"/>
        <w:contextualSpacing/>
      </w:pPr>
      <w:r>
        <w:t xml:space="preserve">Delete the instance of </w:t>
      </w:r>
      <w:r>
        <w:rPr>
          <w:rFonts w:ascii="Courier New" w:eastAsia="Courier New" w:hAnsi="Courier New" w:cs="Courier New"/>
        </w:rPr>
        <w:t xml:space="preserve">int_kount </w:t>
      </w:r>
      <w:r>
        <w:t>from eclipse studio. Save all changes and clear the proj</w:t>
      </w:r>
      <w:r>
        <w:t>ect by navigating to Project &gt; Clean</w:t>
      </w:r>
    </w:p>
    <w:p w:rsidR="00A06C58" w:rsidRDefault="00CA2844" w:rsidP="00CA2844">
      <w:pPr>
        <w:widowControl w:val="0"/>
        <w:numPr>
          <w:ilvl w:val="0"/>
          <w:numId w:val="21"/>
        </w:numPr>
        <w:ind w:hanging="360"/>
        <w:contextualSpacing/>
      </w:pPr>
      <w:r>
        <w:t>Import the latest</w:t>
      </w:r>
      <w:r>
        <w:rPr>
          <w:rFonts w:ascii="Courier New" w:eastAsia="Courier New" w:hAnsi="Courier New" w:cs="Courier New"/>
        </w:rPr>
        <w:t xml:space="preserve"> </w:t>
      </w:r>
      <w:r>
        <w:rPr>
          <w:rFonts w:ascii="Courier New" w:eastAsia="Courier New" w:hAnsi="Courier New" w:cs="Courier New"/>
          <w:lang w:val="en-US"/>
        </w:rPr>
        <w:t>site_template.zip</w:t>
      </w:r>
      <w:r>
        <w:t xml:space="preserve"> file provided with the latest instance of the Link Cartridge. Specific instructions are </w:t>
      </w:r>
      <w:hyperlink w:anchor="_1pxezwc">
        <w:r>
          <w:rPr>
            <w:rStyle w:val="ListLabel302"/>
          </w:rPr>
          <w:t>here</w:t>
        </w:r>
      </w:hyperlink>
      <w:r>
        <w:t>.</w:t>
      </w:r>
    </w:p>
    <w:p w:rsidR="00A06C58" w:rsidRDefault="00CA2844" w:rsidP="00CA2844">
      <w:pPr>
        <w:widowControl w:val="0"/>
        <w:numPr>
          <w:ilvl w:val="0"/>
          <w:numId w:val="21"/>
        </w:numPr>
        <w:ind w:hanging="360"/>
        <w:contextualSpacing/>
      </w:pPr>
      <w:r>
        <w:t xml:space="preserve">Import new version of cartridge to your eclipse </w:t>
      </w:r>
      <w:r>
        <w:t>studio (int_kount)</w:t>
      </w:r>
    </w:p>
    <w:p w:rsidR="00A06C58" w:rsidRDefault="00CA2844" w:rsidP="00CA2844">
      <w:pPr>
        <w:widowControl w:val="0"/>
        <w:numPr>
          <w:ilvl w:val="0"/>
          <w:numId w:val="21"/>
        </w:numPr>
        <w:ind w:hanging="360"/>
        <w:contextualSpacing/>
      </w:pPr>
      <w:r>
        <w:t xml:space="preserve">If you were using 14.x version of the SFCC Link Cartridge, (or older), you will need to use the new SFCC Service Framework. Instructions for adding this service is located </w:t>
      </w:r>
      <w:hyperlink w:anchor="_2p2csry">
        <w:r>
          <w:rPr>
            <w:rStyle w:val="ListLabel302"/>
          </w:rPr>
          <w:t>here</w:t>
        </w:r>
      </w:hyperlink>
      <w:r>
        <w:t>.</w:t>
      </w:r>
    </w:p>
    <w:p w:rsidR="00A06C58" w:rsidRDefault="00CA2844" w:rsidP="00CA2844">
      <w:pPr>
        <w:widowControl w:val="0"/>
        <w:numPr>
          <w:ilvl w:val="0"/>
          <w:numId w:val="21"/>
        </w:numPr>
        <w:ind w:hanging="360"/>
        <w:contextualSpacing/>
        <w:rPr>
          <w:i/>
        </w:rPr>
      </w:pPr>
      <w:r>
        <w:t>If you were using 14.x versi</w:t>
      </w:r>
      <w:r>
        <w:t>on (or older) of the Kount SFCC Link Cartridge you will need to</w:t>
      </w:r>
      <w:r>
        <w:rPr>
          <w:i/>
        </w:rPr>
        <w:t xml:space="preserve"> update to the new Kount RIS/API Key to authenticate the RIS HTTPS submission to Kount, (instead of self-signed certificate methodology). </w:t>
      </w:r>
    </w:p>
    <w:p w:rsidR="00A06C58" w:rsidRDefault="00CA2844" w:rsidP="00CA2844">
      <w:pPr>
        <w:widowControl w:val="0"/>
        <w:numPr>
          <w:ilvl w:val="1"/>
          <w:numId w:val="21"/>
        </w:numPr>
        <w:ind w:hanging="360"/>
        <w:contextualSpacing/>
      </w:pPr>
      <w:r>
        <w:t xml:space="preserve">Remove the old certificate from Business manager. Navigate to </w:t>
      </w:r>
      <w:r>
        <w:rPr>
          <w:b/>
        </w:rPr>
        <w:t>Administration</w:t>
      </w:r>
      <w:r>
        <w:t xml:space="preserve"> &gt; </w:t>
      </w:r>
      <w:r>
        <w:rPr>
          <w:b/>
        </w:rPr>
        <w:t>Operations</w:t>
      </w:r>
      <w:r>
        <w:t xml:space="preserve"> &gt; </w:t>
      </w:r>
      <w:r>
        <w:rPr>
          <w:b/>
        </w:rPr>
        <w:t>Private Keys</w:t>
      </w:r>
      <w:r>
        <w:t xml:space="preserve"> choose the checkbox next to the certificate and select the </w:t>
      </w:r>
      <w:r>
        <w:rPr>
          <w:b/>
        </w:rPr>
        <w:t>Delete</w:t>
      </w:r>
      <w:r>
        <w:t xml:space="preserve"> button.</w:t>
      </w:r>
    </w:p>
    <w:p w:rsidR="00A06C58" w:rsidRDefault="00CA2844">
      <w:pPr>
        <w:widowControl w:val="0"/>
        <w:spacing w:after="200"/>
        <w:ind w:left="360"/>
      </w:pPr>
      <w:r>
        <w:rPr>
          <w:noProof/>
        </w:rPr>
        <w:drawing>
          <wp:inline distT="0" distB="0" distL="0" distR="0">
            <wp:extent cx="5731510" cy="1701800"/>
            <wp:effectExtent l="0" t="0" r="0" b="0"/>
            <wp:docPr id="44"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9.png"/>
                    <pic:cNvPicPr>
                      <a:picLocks noChangeAspect="1" noChangeArrowheads="1"/>
                    </pic:cNvPicPr>
                  </pic:nvPicPr>
                  <pic:blipFill>
                    <a:blip r:embed="rId53"/>
                    <a:stretch>
                      <a:fillRect/>
                    </a:stretch>
                  </pic:blipFill>
                  <pic:spPr bwMode="auto">
                    <a:xfrm>
                      <a:off x="0" y="0"/>
                      <a:ext cx="5731510" cy="1701800"/>
                    </a:xfrm>
                    <a:prstGeom prst="rect">
                      <a:avLst/>
                    </a:prstGeom>
                  </pic:spPr>
                </pic:pic>
              </a:graphicData>
            </a:graphic>
          </wp:inline>
        </w:drawing>
      </w:r>
    </w:p>
    <w:p w:rsidR="00A06C58" w:rsidRDefault="00CA2844" w:rsidP="00CA2844">
      <w:pPr>
        <w:widowControl w:val="0"/>
        <w:numPr>
          <w:ilvl w:val="0"/>
          <w:numId w:val="24"/>
        </w:numPr>
        <w:ind w:hanging="360"/>
        <w:contextualSpacing/>
      </w:pPr>
      <w:r>
        <w:t>Changes are made to the coding and controllers with each version of the SFC</w:t>
      </w:r>
      <w:r>
        <w:t xml:space="preserve">C Link Cartridge, please review ALL </w:t>
      </w:r>
      <w:hyperlink w:anchor="_3fwokq0">
        <w:r>
          <w:rPr>
            <w:rStyle w:val="ListLabel302"/>
          </w:rPr>
          <w:t>Custom Coding Requirements</w:t>
        </w:r>
      </w:hyperlink>
      <w:r>
        <w:t xml:space="preserve"> and update them into the storefront code. Please refer to the release notes for specific changes from version to version of the cartridge</w:t>
      </w:r>
    </w:p>
    <w:p w:rsidR="00A06C58" w:rsidRDefault="00A06C58">
      <w:pPr>
        <w:widowControl w:val="0"/>
        <w:spacing w:after="200"/>
      </w:pPr>
    </w:p>
    <w:p w:rsidR="00A06C58" w:rsidRDefault="00A06C58">
      <w:pPr>
        <w:widowControl w:val="0"/>
        <w:spacing w:after="200"/>
      </w:pPr>
    </w:p>
    <w:p w:rsidR="00A06C58" w:rsidRDefault="00A06C58">
      <w:pPr>
        <w:widowControl w:val="0"/>
        <w:spacing w:after="200"/>
      </w:pPr>
    </w:p>
    <w:p w:rsidR="00A06C58" w:rsidRDefault="00A06C58">
      <w:pPr>
        <w:widowControl w:val="0"/>
        <w:spacing w:after="200"/>
      </w:pPr>
    </w:p>
    <w:p w:rsidR="00A06C58" w:rsidRDefault="00A06C58">
      <w:pPr>
        <w:widowControl w:val="0"/>
        <w:spacing w:after="200"/>
      </w:pPr>
    </w:p>
    <w:p w:rsidR="00A06C58" w:rsidRDefault="00A06C58">
      <w:pPr>
        <w:widowControl w:val="0"/>
        <w:spacing w:after="200"/>
      </w:pPr>
    </w:p>
    <w:p w:rsidR="00A06C58" w:rsidRDefault="00A06C58">
      <w:pPr>
        <w:widowControl w:val="0"/>
        <w:spacing w:after="200"/>
      </w:pPr>
    </w:p>
    <w:p w:rsidR="00A06C58" w:rsidRDefault="00CA2844">
      <w:r>
        <w:br w:type="page"/>
      </w:r>
    </w:p>
    <w:p w:rsidR="00A06C58" w:rsidRDefault="00A06C58">
      <w:pPr>
        <w:widowControl w:val="0"/>
      </w:pPr>
    </w:p>
    <w:p w:rsidR="00A06C58" w:rsidRDefault="00A06C58">
      <w:pPr>
        <w:widowControl w:val="0"/>
      </w:pPr>
    </w:p>
    <w:p w:rsidR="00A06C58" w:rsidRDefault="00A06C58">
      <w:pPr>
        <w:widowControl w:val="0"/>
      </w:pPr>
    </w:p>
    <w:p w:rsidR="00A06C58" w:rsidRDefault="00CA2844">
      <w:pPr>
        <w:pStyle w:val="Heading1"/>
        <w:spacing w:line="240" w:lineRule="auto"/>
      </w:pPr>
      <w:hyperlink w:anchor="_sqyw64">
        <w:bookmarkStart w:id="52" w:name="_Toc531855277"/>
        <w:r>
          <w:rPr>
            <w:rStyle w:val="ListLabel303"/>
          </w:rPr>
          <w:t>Appendix B: SFCC Order Post-Authorization Workflow</w:t>
        </w:r>
      </w:hyperlink>
      <w:bookmarkEnd w:id="52"/>
    </w:p>
    <w:p w:rsidR="00A06C58" w:rsidRDefault="00CA2844">
      <w:pPr>
        <w:widowControl w:val="0"/>
        <w:spacing w:after="200"/>
      </w:pPr>
      <w:r>
        <w:rPr>
          <w:i/>
          <w:color w:val="808080"/>
          <w:sz w:val="18"/>
          <w:szCs w:val="18"/>
        </w:rPr>
        <w:t>This appendix contains examples of the workflow within a default installation of the Kount Link Cartridge &amp; the expected workflow diagram.</w:t>
      </w:r>
    </w:p>
    <w:p w:rsidR="00A06C58" w:rsidRDefault="00CA2844">
      <w:pPr>
        <w:widowControl w:val="0"/>
        <w:spacing w:after="200"/>
      </w:pPr>
      <w:r>
        <w:rPr>
          <w:noProof/>
        </w:rPr>
        <w:drawing>
          <wp:inline distT="0" distB="0" distL="0" distR="0">
            <wp:extent cx="5731510" cy="7416800"/>
            <wp:effectExtent l="0" t="0" r="0" b="0"/>
            <wp:docPr id="45" name="image32.png" descr="M:\Boarding\Demandware\Demandware_Workflow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2.png" descr="M:\Boarding\Demandware\Demandware_Workflow_Diagram.png"/>
                    <pic:cNvPicPr>
                      <a:picLocks noChangeAspect="1" noChangeArrowheads="1"/>
                    </pic:cNvPicPr>
                  </pic:nvPicPr>
                  <pic:blipFill>
                    <a:blip r:embed="rId54"/>
                    <a:stretch>
                      <a:fillRect/>
                    </a:stretch>
                  </pic:blipFill>
                  <pic:spPr bwMode="auto">
                    <a:xfrm>
                      <a:off x="0" y="0"/>
                      <a:ext cx="5731510" cy="7416800"/>
                    </a:xfrm>
                    <a:prstGeom prst="rect">
                      <a:avLst/>
                    </a:prstGeom>
                  </pic:spPr>
                </pic:pic>
              </a:graphicData>
            </a:graphic>
          </wp:inline>
        </w:drawing>
      </w:r>
    </w:p>
    <w:p w:rsidR="00A06C58" w:rsidRDefault="00CA2844">
      <w:r>
        <w:br w:type="page"/>
      </w:r>
    </w:p>
    <w:p w:rsidR="00A06C58" w:rsidRDefault="00A06C58">
      <w:pPr>
        <w:widowControl w:val="0"/>
      </w:pPr>
    </w:p>
    <w:p w:rsidR="00A06C58" w:rsidRDefault="00A06C58">
      <w:pPr>
        <w:widowControl w:val="0"/>
      </w:pPr>
    </w:p>
    <w:p w:rsidR="00A06C58" w:rsidRDefault="00A06C58">
      <w:pPr>
        <w:widowControl w:val="0"/>
      </w:pPr>
    </w:p>
    <w:p w:rsidR="00A06C58" w:rsidRDefault="00CA2844">
      <w:pPr>
        <w:pStyle w:val="Heading2"/>
        <w:spacing w:line="240" w:lineRule="auto"/>
      </w:pPr>
      <w:bookmarkStart w:id="53" w:name="_Toc531855278"/>
      <w:r>
        <w:t>Kount Review/Escalate</w:t>
      </w:r>
      <w:bookmarkEnd w:id="53"/>
    </w:p>
    <w:p w:rsidR="00A06C58" w:rsidRDefault="00CA2844">
      <w:pPr>
        <w:widowControl w:val="0"/>
        <w:spacing w:after="200"/>
      </w:pPr>
      <w:r>
        <w:t xml:space="preserve">This is an example </w:t>
      </w:r>
      <w:r>
        <w:t>of an order that has triggered a Review or Escalate rule action in Kount.</w:t>
      </w:r>
    </w:p>
    <w:p w:rsidR="00A06C58" w:rsidRDefault="00CA2844">
      <w:pPr>
        <w:widowControl w:val="0"/>
        <w:spacing w:after="200"/>
      </w:pPr>
      <w:r>
        <w:rPr>
          <w:noProof/>
        </w:rPr>
        <w:drawing>
          <wp:inline distT="0" distB="0" distL="0" distR="0">
            <wp:extent cx="5731510" cy="2933700"/>
            <wp:effectExtent l="0" t="0" r="0" b="0"/>
            <wp:docPr id="46" name="image20.png" descr="C:\Users\o.ignatyo\Downloads\kount\orde0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png" descr="C:\Users\o.ignatyo\Downloads\kount\orde0_.png"/>
                    <pic:cNvPicPr>
                      <a:picLocks noChangeAspect="1" noChangeArrowheads="1"/>
                    </pic:cNvPicPr>
                  </pic:nvPicPr>
                  <pic:blipFill>
                    <a:blip r:embed="rId55"/>
                    <a:stretch>
                      <a:fillRect/>
                    </a:stretch>
                  </pic:blipFill>
                  <pic:spPr bwMode="auto">
                    <a:xfrm>
                      <a:off x="0" y="0"/>
                      <a:ext cx="5731510" cy="2933700"/>
                    </a:xfrm>
                    <a:prstGeom prst="rect">
                      <a:avLst/>
                    </a:prstGeom>
                  </pic:spPr>
                </pic:pic>
              </a:graphicData>
            </a:graphic>
          </wp:inline>
        </w:drawing>
      </w:r>
    </w:p>
    <w:p w:rsidR="00A06C58" w:rsidRDefault="00CA2844">
      <w:pPr>
        <w:widowControl w:val="0"/>
        <w:spacing w:after="200"/>
        <w:jc w:val="center"/>
      </w:pPr>
      <w:r>
        <w:rPr>
          <w:noProof/>
        </w:rPr>
        <w:drawing>
          <wp:inline distT="0" distB="0" distL="0" distR="0">
            <wp:extent cx="5731510" cy="4064000"/>
            <wp:effectExtent l="0" t="0" r="0" b="0"/>
            <wp:docPr id="47" name="image6.png" descr="C:\Users\o.ignatyo\Downloads\kount\orde1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6.png" descr="C:\Users\o.ignatyo\Downloads\kount\orde1_.png"/>
                    <pic:cNvPicPr>
                      <a:picLocks noChangeAspect="1" noChangeArrowheads="1"/>
                    </pic:cNvPicPr>
                  </pic:nvPicPr>
                  <pic:blipFill>
                    <a:blip r:embed="rId56"/>
                    <a:stretch>
                      <a:fillRect/>
                    </a:stretch>
                  </pic:blipFill>
                  <pic:spPr bwMode="auto">
                    <a:xfrm>
                      <a:off x="0" y="0"/>
                      <a:ext cx="5731510" cy="4064000"/>
                    </a:xfrm>
                    <a:prstGeom prst="rect">
                      <a:avLst/>
                    </a:prstGeom>
                  </pic:spPr>
                </pic:pic>
              </a:graphicData>
            </a:graphic>
          </wp:inline>
        </w:drawing>
      </w:r>
    </w:p>
    <w:p w:rsidR="00A06C58" w:rsidRDefault="00A06C58">
      <w:pPr>
        <w:widowControl w:val="0"/>
        <w:spacing w:after="200"/>
        <w:jc w:val="center"/>
      </w:pPr>
    </w:p>
    <w:p w:rsidR="00A06C58" w:rsidRDefault="00CA2844">
      <w:r>
        <w:br w:type="page"/>
      </w:r>
    </w:p>
    <w:p w:rsidR="00A06C58" w:rsidRDefault="00A06C58">
      <w:pPr>
        <w:widowControl w:val="0"/>
      </w:pPr>
    </w:p>
    <w:p w:rsidR="00A06C58" w:rsidRDefault="00A06C58">
      <w:pPr>
        <w:widowControl w:val="0"/>
      </w:pPr>
    </w:p>
    <w:p w:rsidR="00A06C58" w:rsidRDefault="00A06C58">
      <w:pPr>
        <w:widowControl w:val="0"/>
      </w:pPr>
    </w:p>
    <w:p w:rsidR="00A06C58" w:rsidRDefault="00A06C58">
      <w:pPr>
        <w:widowControl w:val="0"/>
      </w:pPr>
      <w:bookmarkStart w:id="54" w:name="_1rvwp1q"/>
      <w:bookmarkEnd w:id="54"/>
    </w:p>
    <w:p w:rsidR="00A06C58" w:rsidRDefault="00CA2844">
      <w:pPr>
        <w:pStyle w:val="Heading2"/>
        <w:spacing w:line="240" w:lineRule="auto"/>
      </w:pPr>
      <w:bookmarkStart w:id="55" w:name="_Toc531855279"/>
      <w:r>
        <w:t>Kount Approved</w:t>
      </w:r>
      <w:bookmarkEnd w:id="55"/>
    </w:p>
    <w:p w:rsidR="00A06C58" w:rsidRDefault="00CA2844">
      <w:pPr>
        <w:widowControl w:val="0"/>
        <w:spacing w:after="200"/>
      </w:pPr>
      <w:r>
        <w:t>This is an example of an order that has not triggered a rule or was manually Approved in Kount.</w:t>
      </w:r>
    </w:p>
    <w:p w:rsidR="00A06C58" w:rsidRDefault="00CA2844">
      <w:pPr>
        <w:widowControl w:val="0"/>
        <w:spacing w:after="200"/>
        <w:jc w:val="center"/>
      </w:pPr>
      <w:r>
        <w:rPr>
          <w:noProof/>
        </w:rPr>
        <w:drawing>
          <wp:inline distT="0" distB="0" distL="0" distR="0">
            <wp:extent cx="5731510" cy="3721100"/>
            <wp:effectExtent l="0" t="0" r="0" b="0"/>
            <wp:docPr id="48" name="image13.png" descr="C:\Users\o.ignatyo\Downloads\kount\orde2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3.png" descr="C:\Users\o.ignatyo\Downloads\kount\orde2_.png"/>
                    <pic:cNvPicPr>
                      <a:picLocks noChangeAspect="1" noChangeArrowheads="1"/>
                    </pic:cNvPicPr>
                  </pic:nvPicPr>
                  <pic:blipFill>
                    <a:blip r:embed="rId57"/>
                    <a:stretch>
                      <a:fillRect/>
                    </a:stretch>
                  </pic:blipFill>
                  <pic:spPr bwMode="auto">
                    <a:xfrm>
                      <a:off x="0" y="0"/>
                      <a:ext cx="5731510" cy="3721100"/>
                    </a:xfrm>
                    <a:prstGeom prst="rect">
                      <a:avLst/>
                    </a:prstGeom>
                  </pic:spPr>
                </pic:pic>
              </a:graphicData>
            </a:graphic>
          </wp:inline>
        </w:drawing>
      </w:r>
    </w:p>
    <w:p w:rsidR="00A06C58" w:rsidRDefault="00CA2844">
      <w:pPr>
        <w:widowControl w:val="0"/>
        <w:spacing w:after="200"/>
        <w:jc w:val="center"/>
      </w:pPr>
      <w:r>
        <w:rPr>
          <w:noProof/>
        </w:rPr>
        <w:drawing>
          <wp:inline distT="0" distB="0" distL="0" distR="0">
            <wp:extent cx="5734050" cy="3567430"/>
            <wp:effectExtent l="0" t="0" r="0" b="0"/>
            <wp:docPr id="49" name="image7.png" descr="C:\Users\o.ignatyo\Downloads\kount\orde3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7.png" descr="C:\Users\o.ignatyo\Downloads\kount\orde3_.png"/>
                    <pic:cNvPicPr>
                      <a:picLocks noChangeAspect="1" noChangeArrowheads="1"/>
                    </pic:cNvPicPr>
                  </pic:nvPicPr>
                  <pic:blipFill>
                    <a:blip r:embed="rId58"/>
                    <a:stretch>
                      <a:fillRect/>
                    </a:stretch>
                  </pic:blipFill>
                  <pic:spPr bwMode="auto">
                    <a:xfrm>
                      <a:off x="0" y="0"/>
                      <a:ext cx="5734050" cy="3567430"/>
                    </a:xfrm>
                    <a:prstGeom prst="rect">
                      <a:avLst/>
                    </a:prstGeom>
                  </pic:spPr>
                </pic:pic>
              </a:graphicData>
            </a:graphic>
          </wp:inline>
        </w:drawing>
      </w:r>
    </w:p>
    <w:p w:rsidR="00A06C58" w:rsidRDefault="00CA2844">
      <w:r>
        <w:br w:type="page"/>
      </w:r>
    </w:p>
    <w:p w:rsidR="00A06C58" w:rsidRDefault="00A06C58">
      <w:pPr>
        <w:widowControl w:val="0"/>
      </w:pPr>
    </w:p>
    <w:p w:rsidR="00A06C58" w:rsidRDefault="00A06C58">
      <w:pPr>
        <w:widowControl w:val="0"/>
      </w:pPr>
    </w:p>
    <w:p w:rsidR="00A06C58" w:rsidRDefault="00A06C58">
      <w:pPr>
        <w:widowControl w:val="0"/>
      </w:pPr>
    </w:p>
    <w:p w:rsidR="00A06C58" w:rsidRDefault="00CA2844">
      <w:pPr>
        <w:pStyle w:val="Heading2"/>
        <w:spacing w:line="240" w:lineRule="auto"/>
      </w:pPr>
      <w:bookmarkStart w:id="56" w:name="_Toc531855280"/>
      <w:r>
        <w:t>Kount Decline</w:t>
      </w:r>
      <w:bookmarkEnd w:id="56"/>
    </w:p>
    <w:p w:rsidR="00A06C58" w:rsidRDefault="00CA2844">
      <w:pPr>
        <w:widowControl w:val="0"/>
        <w:spacing w:after="200"/>
        <w:jc w:val="both"/>
      </w:pPr>
      <w:r>
        <w:t xml:space="preserve">This is an example of an order </w:t>
      </w:r>
      <w:r>
        <w:t>that triggered a Decline rule action or was manually Declined in Kount.</w:t>
      </w:r>
    </w:p>
    <w:p w:rsidR="00A06C58" w:rsidRDefault="00CA2844">
      <w:pPr>
        <w:widowControl w:val="0"/>
        <w:spacing w:after="200"/>
        <w:jc w:val="center"/>
      </w:pPr>
      <w:r>
        <w:rPr>
          <w:noProof/>
        </w:rPr>
        <w:drawing>
          <wp:inline distT="0" distB="0" distL="0" distR="0">
            <wp:extent cx="5731510" cy="3289300"/>
            <wp:effectExtent l="0" t="0" r="0" b="0"/>
            <wp:docPr id="50" name="image21.png" descr="C:\Users\o.ignatyo\Downloads\kount\orde4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1.png" descr="C:\Users\o.ignatyo\Downloads\kount\orde4_.png"/>
                    <pic:cNvPicPr>
                      <a:picLocks noChangeAspect="1" noChangeArrowheads="1"/>
                    </pic:cNvPicPr>
                  </pic:nvPicPr>
                  <pic:blipFill>
                    <a:blip r:embed="rId59"/>
                    <a:stretch>
                      <a:fillRect/>
                    </a:stretch>
                  </pic:blipFill>
                  <pic:spPr bwMode="auto">
                    <a:xfrm>
                      <a:off x="0" y="0"/>
                      <a:ext cx="5731510" cy="3289300"/>
                    </a:xfrm>
                    <a:prstGeom prst="rect">
                      <a:avLst/>
                    </a:prstGeom>
                  </pic:spPr>
                </pic:pic>
              </a:graphicData>
            </a:graphic>
          </wp:inline>
        </w:drawing>
      </w:r>
    </w:p>
    <w:p w:rsidR="00A06C58" w:rsidRDefault="00CA2844">
      <w:pPr>
        <w:widowControl w:val="0"/>
        <w:spacing w:after="200"/>
        <w:jc w:val="center"/>
      </w:pPr>
      <w:r>
        <w:rPr>
          <w:noProof/>
        </w:rPr>
        <w:drawing>
          <wp:inline distT="0" distB="0" distL="0" distR="0">
            <wp:extent cx="5731510" cy="3721100"/>
            <wp:effectExtent l="0" t="0" r="0" b="0"/>
            <wp:docPr id="51" name="image31.png" descr="C:\Users\o.ignatyo\Downloads\kount\orde5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1.png" descr="C:\Users\o.ignatyo\Downloads\kount\orde5_.png"/>
                    <pic:cNvPicPr>
                      <a:picLocks noChangeAspect="1" noChangeArrowheads="1"/>
                    </pic:cNvPicPr>
                  </pic:nvPicPr>
                  <pic:blipFill>
                    <a:blip r:embed="rId60"/>
                    <a:stretch>
                      <a:fillRect/>
                    </a:stretch>
                  </pic:blipFill>
                  <pic:spPr bwMode="auto">
                    <a:xfrm>
                      <a:off x="0" y="0"/>
                      <a:ext cx="5731510" cy="3721100"/>
                    </a:xfrm>
                    <a:prstGeom prst="rect">
                      <a:avLst/>
                    </a:prstGeom>
                  </pic:spPr>
                </pic:pic>
              </a:graphicData>
            </a:graphic>
          </wp:inline>
        </w:drawing>
      </w:r>
    </w:p>
    <w:p w:rsidR="00A06C58" w:rsidRDefault="00A06C58">
      <w:pPr>
        <w:widowControl w:val="0"/>
        <w:spacing w:after="200"/>
        <w:jc w:val="center"/>
      </w:pPr>
      <w:bookmarkStart w:id="57" w:name="_2r0uhxc"/>
      <w:bookmarkEnd w:id="57"/>
    </w:p>
    <w:p w:rsidR="00A06C58" w:rsidRDefault="00CA2844">
      <w:pPr>
        <w:pStyle w:val="Heading1"/>
        <w:spacing w:line="240" w:lineRule="auto"/>
      </w:pPr>
      <w:bookmarkStart w:id="58" w:name="_Toc531855281"/>
      <w:r>
        <w:t>Appendix C: Test Cases</w:t>
      </w:r>
      <w:bookmarkEnd w:id="58"/>
    </w:p>
    <w:p w:rsidR="00A06C58" w:rsidRDefault="00CA2844">
      <w:pPr>
        <w:pStyle w:val="Heading2"/>
        <w:spacing w:line="240" w:lineRule="auto"/>
      </w:pPr>
      <w:bookmarkStart w:id="59" w:name="_Toc531855282"/>
      <w:r>
        <w:lastRenderedPageBreak/>
        <w:t>Verifying the Functionality of the Cartridge: Test Cases</w:t>
      </w:r>
      <w:bookmarkEnd w:id="59"/>
    </w:p>
    <w:p w:rsidR="00A06C58" w:rsidRDefault="00A06C58">
      <w:pPr>
        <w:widowControl w:val="0"/>
      </w:pPr>
    </w:p>
    <w:p w:rsidR="00A06C58" w:rsidRDefault="00CA2844">
      <w:pPr>
        <w:pStyle w:val="Heading3"/>
        <w:spacing w:line="240" w:lineRule="auto"/>
      </w:pPr>
      <w:bookmarkStart w:id="60" w:name="_Toc531855283"/>
      <w:r>
        <w:t>Controllers/Pipelines</w:t>
      </w:r>
      <w:bookmarkEnd w:id="60"/>
    </w:p>
    <w:p w:rsidR="00A06C58" w:rsidRDefault="00CA2844" w:rsidP="00CA2844">
      <w:pPr>
        <w:widowControl w:val="0"/>
        <w:numPr>
          <w:ilvl w:val="0"/>
          <w:numId w:val="22"/>
        </w:numPr>
        <w:ind w:hanging="360"/>
        <w:contextualSpacing/>
      </w:pPr>
      <w:r>
        <w:t>1.1. pre authorization</w:t>
      </w:r>
    </w:p>
    <w:p w:rsidR="00A06C58" w:rsidRDefault="00CA2844" w:rsidP="00CA2844">
      <w:pPr>
        <w:widowControl w:val="0"/>
        <w:numPr>
          <w:ilvl w:val="0"/>
          <w:numId w:val="22"/>
        </w:numPr>
        <w:ind w:hanging="360"/>
        <w:contextualSpacing/>
      </w:pPr>
      <w:r>
        <w:t>1.2. post authorization</w:t>
      </w:r>
    </w:p>
    <w:p w:rsidR="00A06C58" w:rsidRDefault="00A06C58">
      <w:pPr>
        <w:widowControl w:val="0"/>
        <w:spacing w:after="200"/>
      </w:pPr>
    </w:p>
    <w:p w:rsidR="00A06C58" w:rsidRDefault="00CA2844">
      <w:pPr>
        <w:pStyle w:val="Heading3"/>
        <w:spacing w:line="240" w:lineRule="auto"/>
      </w:pPr>
      <w:bookmarkStart w:id="61" w:name="_Toc531855284"/>
      <w:r>
        <w:t xml:space="preserve">Requirements for Test </w:t>
      </w:r>
      <w:r>
        <w:t>Cases:</w:t>
      </w:r>
      <w:bookmarkEnd w:id="61"/>
    </w:p>
    <w:p w:rsidR="00A06C58" w:rsidRDefault="00CA2844" w:rsidP="00CA2844">
      <w:pPr>
        <w:widowControl w:val="0"/>
        <w:numPr>
          <w:ilvl w:val="0"/>
          <w:numId w:val="22"/>
        </w:numPr>
        <w:ind w:hanging="360"/>
        <w:contextualSpacing/>
      </w:pPr>
      <w:r>
        <w:t>Link to sandbox/test server and Business Manager credentials</w:t>
      </w:r>
    </w:p>
    <w:p w:rsidR="00A06C58" w:rsidRDefault="00CA2844" w:rsidP="00CA2844">
      <w:pPr>
        <w:widowControl w:val="0"/>
        <w:numPr>
          <w:ilvl w:val="0"/>
          <w:numId w:val="22"/>
        </w:numPr>
        <w:ind w:hanging="360"/>
        <w:contextualSpacing/>
      </w:pPr>
      <w:r>
        <w:t>Access to the Kount sandbox/test environment (</w:t>
      </w:r>
      <w:hyperlink r:id="rId61">
        <w:r>
          <w:rPr>
            <w:rStyle w:val="ListLabel304"/>
          </w:rPr>
          <w:t>https://awc.test.kount.net</w:t>
        </w:r>
      </w:hyperlink>
      <w:r>
        <w:t>)</w:t>
      </w:r>
    </w:p>
    <w:p w:rsidR="00A06C58" w:rsidRDefault="00CA2844" w:rsidP="00CA2844">
      <w:pPr>
        <w:widowControl w:val="0"/>
        <w:numPr>
          <w:ilvl w:val="0"/>
          <w:numId w:val="22"/>
        </w:numPr>
        <w:ind w:hanging="360"/>
        <w:contextualSpacing/>
      </w:pPr>
      <w:r>
        <w:t>Browser utility installed (like Firebug or another tool), to monito</w:t>
      </w:r>
      <w:r>
        <w:t>r actions within html code source.</w:t>
      </w:r>
    </w:p>
    <w:p w:rsidR="00A06C58" w:rsidRDefault="00CA2844">
      <w:pPr>
        <w:pStyle w:val="Heading4"/>
        <w:spacing w:line="240" w:lineRule="auto"/>
      </w:pPr>
      <w:bookmarkStart w:id="62" w:name="_Toc531855285"/>
      <w:r>
        <w:t>Prerequisites:</w:t>
      </w:r>
      <w:bookmarkEnd w:id="62"/>
      <w:r>
        <w:t xml:space="preserve"> </w:t>
      </w:r>
    </w:p>
    <w:p w:rsidR="00A06C58" w:rsidRDefault="00CA2844" w:rsidP="00CA2844">
      <w:pPr>
        <w:widowControl w:val="0"/>
        <w:numPr>
          <w:ilvl w:val="0"/>
          <w:numId w:val="15"/>
        </w:numPr>
        <w:ind w:hanging="360"/>
        <w:contextualSpacing/>
      </w:pPr>
      <w:r>
        <w:rPr>
          <w:color w:val="666666"/>
        </w:rPr>
        <w:t>Login to BM and open Kount</w:t>
      </w:r>
      <w:r>
        <w:rPr>
          <w:b/>
          <w:color w:val="666666"/>
        </w:rPr>
        <w:t xml:space="preserve"> </w:t>
      </w:r>
    </w:p>
    <w:p w:rsidR="00A06C58" w:rsidRDefault="00CA2844">
      <w:pPr>
        <w:widowControl w:val="0"/>
        <w:numPr>
          <w:ilvl w:val="0"/>
          <w:numId w:val="2"/>
        </w:numPr>
        <w:ind w:hanging="360"/>
        <w:contextualSpacing/>
      </w:pPr>
      <w:r>
        <w:rPr>
          <w:color w:val="666666"/>
        </w:rPr>
        <w:t xml:space="preserve">Go to </w:t>
      </w:r>
      <w:r>
        <w:rPr>
          <w:color w:val="666666"/>
          <w:highlight w:val="white"/>
        </w:rPr>
        <w:t>Administration &gt;  Sites &gt;  Manage Sites &gt; Kount - Settings</w:t>
      </w:r>
    </w:p>
    <w:p w:rsidR="00A06C58" w:rsidRDefault="00CA2844">
      <w:pPr>
        <w:widowControl w:val="0"/>
        <w:numPr>
          <w:ilvl w:val="0"/>
          <w:numId w:val="2"/>
        </w:numPr>
        <w:ind w:hanging="360"/>
        <w:contextualSpacing/>
        <w:rPr>
          <w:highlight w:val="white"/>
        </w:rPr>
      </w:pPr>
      <w:r>
        <w:rPr>
          <w:color w:val="666666"/>
          <w:highlight w:val="white"/>
        </w:rPr>
        <w:t xml:space="preserve">Fill </w:t>
      </w:r>
      <w:r>
        <w:rPr>
          <w:b/>
          <w:color w:val="666666"/>
          <w:highlight w:val="white"/>
        </w:rPr>
        <w:t xml:space="preserve">Cartridges </w:t>
      </w:r>
      <w:r>
        <w:rPr>
          <w:color w:val="666666"/>
          <w:highlight w:val="white"/>
        </w:rPr>
        <w:t>field</w:t>
      </w:r>
      <w:r>
        <w:rPr>
          <w:b/>
          <w:color w:val="666666"/>
          <w:highlight w:val="white"/>
        </w:rPr>
        <w:t xml:space="preserve">  int_paypal:int_kount:app_storefront_core:app_storefront_controllers</w:t>
      </w:r>
    </w:p>
    <w:p w:rsidR="00A06C58" w:rsidRDefault="00CA2844">
      <w:pPr>
        <w:widowControl w:val="0"/>
        <w:numPr>
          <w:ilvl w:val="0"/>
          <w:numId w:val="2"/>
        </w:numPr>
        <w:ind w:hanging="360"/>
        <w:contextualSpacing/>
        <w:rPr>
          <w:highlight w:val="white"/>
        </w:rPr>
      </w:pPr>
      <w:r>
        <w:rPr>
          <w:color w:val="666666"/>
          <w:highlight w:val="white"/>
        </w:rPr>
        <w:t>Apply changes</w:t>
      </w:r>
    </w:p>
    <w:p w:rsidR="00A06C58" w:rsidRDefault="00CA2844">
      <w:pPr>
        <w:pStyle w:val="Heading5"/>
        <w:spacing w:line="240" w:lineRule="auto"/>
      </w:pPr>
      <w:bookmarkStart w:id="63" w:name="_Toc531855286"/>
      <w:r>
        <w:t>TestCas</w:t>
      </w:r>
      <w:r>
        <w:t>e 1: Verify all fields and choices are present within the Business Manager (BM) after installing the Kount Link Cartridge</w:t>
      </w:r>
      <w:bookmarkEnd w:id="63"/>
    </w:p>
    <w:p w:rsidR="00A06C58" w:rsidRDefault="00CA2844" w:rsidP="00CA2844">
      <w:pPr>
        <w:widowControl w:val="0"/>
        <w:numPr>
          <w:ilvl w:val="0"/>
          <w:numId w:val="20"/>
        </w:numPr>
        <w:ind w:hanging="360"/>
        <w:contextualSpacing/>
      </w:pPr>
      <w:r>
        <w:t>Login to BM, choose the site to verify &gt; Site Preferences &gt; Custom Preferences &gt; Kount.</w:t>
      </w:r>
    </w:p>
    <w:p w:rsidR="00A06C58" w:rsidRDefault="00CA2844" w:rsidP="00CA2844">
      <w:pPr>
        <w:widowControl w:val="0"/>
        <w:numPr>
          <w:ilvl w:val="0"/>
          <w:numId w:val="20"/>
        </w:numPr>
        <w:ind w:hanging="360"/>
        <w:contextualSpacing/>
      </w:pPr>
      <w:r>
        <w:t xml:space="preserve">Verify the following components are available </w:t>
      </w:r>
      <w:r>
        <w:t>and set:</w:t>
      </w:r>
    </w:p>
    <w:p w:rsidR="00A06C58" w:rsidRDefault="00CA2844">
      <w:pPr>
        <w:widowControl w:val="0"/>
        <w:ind w:firstLine="720"/>
      </w:pPr>
      <w:r>
        <w:t>- Enable Kount toggle</w:t>
      </w:r>
    </w:p>
    <w:p w:rsidR="00A06C58" w:rsidRDefault="00CA2844">
      <w:pPr>
        <w:widowControl w:val="0"/>
        <w:ind w:firstLine="720"/>
      </w:pPr>
      <w:r>
        <w:t>- Authorization type selector  has Pre and Post values.</w:t>
      </w:r>
    </w:p>
    <w:p w:rsidR="00A06C58" w:rsidRDefault="00CA2844">
      <w:pPr>
        <w:widowControl w:val="0"/>
        <w:ind w:firstLine="720"/>
      </w:pPr>
      <w:r>
        <w:rPr>
          <w:highlight w:val="white"/>
        </w:rPr>
        <w:t xml:space="preserve">- </w:t>
      </w:r>
      <w:r>
        <w:t>Kount UDF fields</w:t>
      </w:r>
    </w:p>
    <w:p w:rsidR="00A06C58" w:rsidRDefault="00CA2844">
      <w:pPr>
        <w:widowControl w:val="0"/>
        <w:ind w:firstLine="720"/>
      </w:pPr>
      <w:r>
        <w:t>- Mode selector has Test and Production values</w:t>
      </w:r>
    </w:p>
    <w:p w:rsidR="00A06C58" w:rsidRDefault="00CA2844">
      <w:pPr>
        <w:widowControl w:val="0"/>
        <w:ind w:firstLine="720"/>
      </w:pPr>
      <w:r>
        <w:t>- Array of Internal IP Addresses to exclude from Data Collection (text area)</w:t>
      </w:r>
    </w:p>
    <w:p w:rsidR="00A06C58" w:rsidRDefault="00CA2844">
      <w:pPr>
        <w:widowControl w:val="0"/>
        <w:ind w:firstLine="720"/>
      </w:pPr>
      <w:r>
        <w:t>- Website ID field</w:t>
      </w:r>
    </w:p>
    <w:p w:rsidR="00A06C58" w:rsidRDefault="00CA2844">
      <w:pPr>
        <w:widowControl w:val="0"/>
        <w:ind w:firstLine="720"/>
      </w:pPr>
      <w:r>
        <w:t xml:space="preserve">- </w:t>
      </w:r>
      <w:r>
        <w:t>Merchant ID field</w:t>
      </w:r>
    </w:p>
    <w:p w:rsidR="00A06C58" w:rsidRDefault="00CA2844">
      <w:pPr>
        <w:widowControl w:val="0"/>
        <w:ind w:firstLine="720"/>
      </w:pPr>
      <w:r>
        <w:t>- Kount ERROR Notification (Email field(s))</w:t>
      </w:r>
    </w:p>
    <w:p w:rsidR="00A06C58" w:rsidRDefault="00CA2844">
      <w:pPr>
        <w:widowControl w:val="0"/>
        <w:ind w:firstLine="720"/>
      </w:pPr>
      <w:r>
        <w:t>- Kount ENS Email list (Email field(s))</w:t>
      </w:r>
    </w:p>
    <w:p w:rsidR="00A06C58" w:rsidRDefault="00CA2844">
      <w:pPr>
        <w:widowControl w:val="0"/>
        <w:ind w:firstLine="720"/>
      </w:pPr>
      <w:r>
        <w:t>- Enable Event Notification Service toggle</w:t>
      </w:r>
    </w:p>
    <w:p w:rsidR="00A06C58" w:rsidRDefault="00CA2844">
      <w:pPr>
        <w:widowControl w:val="0"/>
        <w:ind w:firstLine="720"/>
      </w:pPr>
      <w:r>
        <w:t>- RISK_CHANGE_NETW dropdown</w:t>
      </w:r>
    </w:p>
    <w:p w:rsidR="00A06C58" w:rsidRDefault="00CA2844">
      <w:pPr>
        <w:widowControl w:val="0"/>
        <w:ind w:firstLine="720"/>
      </w:pPr>
      <w:r>
        <w:t>- RISK_CHANGE_GEOX dropdown</w:t>
      </w:r>
    </w:p>
    <w:p w:rsidR="00A06C58" w:rsidRDefault="00CA2844">
      <w:pPr>
        <w:widowControl w:val="0"/>
        <w:ind w:firstLine="720"/>
      </w:pPr>
      <w:r>
        <w:t>- RISK_CHANGE_VMAX dropdown</w:t>
      </w:r>
    </w:p>
    <w:p w:rsidR="00A06C58" w:rsidRDefault="00CA2844">
      <w:pPr>
        <w:widowControl w:val="0"/>
        <w:ind w:firstLine="720"/>
      </w:pPr>
      <w:r>
        <w:t>- RISK_CHANGE_SCOR dropdown</w:t>
      </w:r>
    </w:p>
    <w:p w:rsidR="00A06C58" w:rsidRDefault="00CA2844">
      <w:pPr>
        <w:widowControl w:val="0"/>
        <w:ind w:firstLine="720"/>
      </w:pPr>
      <w:r>
        <w:t>- RISK_CHANGE_VELO dropdown</w:t>
      </w:r>
    </w:p>
    <w:p w:rsidR="00A06C58" w:rsidRDefault="00CA2844">
      <w:pPr>
        <w:widowControl w:val="0"/>
        <w:ind w:firstLine="720"/>
      </w:pPr>
      <w:r>
        <w:t>- RISK_CHANGE_REPLY dropdown</w:t>
      </w:r>
    </w:p>
    <w:p w:rsidR="00A06C58" w:rsidRDefault="00CA2844">
      <w:pPr>
        <w:widowControl w:val="0"/>
        <w:ind w:firstLine="720"/>
      </w:pPr>
      <w:r>
        <w:t>- Kount API Key</w:t>
      </w:r>
    </w:p>
    <w:p w:rsidR="00A06C58" w:rsidRDefault="00CA2844" w:rsidP="00CA2844">
      <w:pPr>
        <w:widowControl w:val="0"/>
        <w:numPr>
          <w:ilvl w:val="0"/>
          <w:numId w:val="20"/>
        </w:numPr>
        <w:ind w:hanging="360"/>
        <w:contextualSpacing/>
      </w:pPr>
      <w:r>
        <w:t>Verify the following components are absent:</w:t>
      </w:r>
    </w:p>
    <w:p w:rsidR="00A06C58" w:rsidRDefault="00CA2844">
      <w:pPr>
        <w:widowControl w:val="0"/>
        <w:ind w:left="900" w:hanging="180"/>
      </w:pPr>
      <w:r>
        <w:t>- AWC link</w:t>
      </w:r>
    </w:p>
    <w:p w:rsidR="00A06C58" w:rsidRDefault="00CA2844">
      <w:pPr>
        <w:widowControl w:val="0"/>
        <w:ind w:left="900" w:hanging="180"/>
      </w:pPr>
      <w:r>
        <w:lastRenderedPageBreak/>
        <w:t>- DC Server URL</w:t>
      </w:r>
    </w:p>
    <w:p w:rsidR="00A06C58" w:rsidRDefault="00CA2844">
      <w:pPr>
        <w:widowControl w:val="0"/>
        <w:ind w:left="900" w:hanging="180"/>
      </w:pPr>
      <w:r>
        <w:t>- Kount RIS Server URL field</w:t>
      </w:r>
    </w:p>
    <w:p w:rsidR="00A06C58" w:rsidRDefault="00CA2844">
      <w:pPr>
        <w:pStyle w:val="Heading5"/>
        <w:spacing w:line="240" w:lineRule="auto"/>
      </w:pPr>
      <w:bookmarkStart w:id="64" w:name="_Toc531855287"/>
      <w:r>
        <w:t>TestCase 2: Verify the Attributes values within the Order Attributes tab within th</w:t>
      </w:r>
      <w:r>
        <w:t>e Business Manager (BM).</w:t>
      </w:r>
      <w:bookmarkEnd w:id="64"/>
    </w:p>
    <w:p w:rsidR="00A06C58" w:rsidRDefault="00CA2844">
      <w:pPr>
        <w:widowControl w:val="0"/>
        <w:numPr>
          <w:ilvl w:val="0"/>
          <w:numId w:val="8"/>
        </w:numPr>
        <w:ind w:hanging="360"/>
        <w:contextualSpacing/>
      </w:pPr>
      <w:r>
        <w:t xml:space="preserve">Login to BM, choose the site to verify &gt; Ordering &gt; Orders </w:t>
      </w:r>
    </w:p>
    <w:p w:rsidR="00A06C58" w:rsidRDefault="00CA2844">
      <w:pPr>
        <w:widowControl w:val="0"/>
        <w:numPr>
          <w:ilvl w:val="0"/>
          <w:numId w:val="8"/>
        </w:numPr>
        <w:ind w:hanging="360"/>
        <w:contextualSpacing/>
      </w:pPr>
      <w:r>
        <w:t>Choose the Find button</w:t>
      </w:r>
    </w:p>
    <w:p w:rsidR="00A06C58" w:rsidRDefault="00CA2844">
      <w:pPr>
        <w:widowControl w:val="0"/>
        <w:numPr>
          <w:ilvl w:val="0"/>
          <w:numId w:val="8"/>
        </w:numPr>
        <w:ind w:hanging="360"/>
        <w:contextualSpacing/>
      </w:pPr>
      <w:r>
        <w:t>Open Attributes tab</w:t>
      </w:r>
    </w:p>
    <w:p w:rsidR="00A06C58" w:rsidRDefault="00CA2844">
      <w:pPr>
        <w:widowControl w:val="0"/>
        <w:numPr>
          <w:ilvl w:val="0"/>
          <w:numId w:val="8"/>
        </w:numPr>
        <w:ind w:hanging="360"/>
        <w:contextualSpacing/>
      </w:pPr>
      <w:r>
        <w:t xml:space="preserve">Verify the </w:t>
      </w:r>
      <w:r>
        <w:rPr>
          <w:b/>
        </w:rPr>
        <w:t>Kount Order Status</w:t>
      </w:r>
      <w:r>
        <w:t xml:space="preserve"> displays with one of the following values.</w:t>
      </w:r>
    </w:p>
    <w:p w:rsidR="00A06C58" w:rsidRDefault="00CA2844">
      <w:pPr>
        <w:widowControl w:val="0"/>
        <w:ind w:left="720"/>
      </w:pPr>
      <w:r>
        <w:t>- Approved</w:t>
      </w:r>
    </w:p>
    <w:p w:rsidR="00A06C58" w:rsidRDefault="00CA2844">
      <w:pPr>
        <w:widowControl w:val="0"/>
        <w:ind w:left="720"/>
      </w:pPr>
      <w:r>
        <w:t>- Hold</w:t>
      </w:r>
    </w:p>
    <w:p w:rsidR="00A06C58" w:rsidRDefault="00CA2844">
      <w:pPr>
        <w:widowControl w:val="0"/>
        <w:ind w:left="720"/>
      </w:pPr>
      <w:r>
        <w:t>- Declined</w:t>
      </w:r>
    </w:p>
    <w:p w:rsidR="00A06C58" w:rsidRDefault="00CA2844">
      <w:pPr>
        <w:widowControl w:val="0"/>
        <w:numPr>
          <w:ilvl w:val="0"/>
          <w:numId w:val="8"/>
        </w:numPr>
        <w:ind w:hanging="360"/>
        <w:contextualSpacing/>
      </w:pPr>
      <w:r>
        <w:t xml:space="preserve">Verify the </w:t>
      </w:r>
      <w:r>
        <w:t>following fields display with values.</w:t>
      </w:r>
    </w:p>
    <w:p w:rsidR="00A06C58" w:rsidRDefault="00CA2844">
      <w:pPr>
        <w:widowControl w:val="0"/>
        <w:ind w:left="720"/>
      </w:pPr>
      <w:r>
        <w:t>- Kount Order Transaction ID</w:t>
      </w:r>
    </w:p>
    <w:p w:rsidR="00A06C58" w:rsidRDefault="00CA2844">
      <w:pPr>
        <w:widowControl w:val="0"/>
        <w:ind w:left="720"/>
      </w:pPr>
      <w:r>
        <w:t>- Kount Order GEOX</w:t>
      </w:r>
    </w:p>
    <w:p w:rsidR="00A06C58" w:rsidRDefault="00CA2844">
      <w:pPr>
        <w:widowControl w:val="0"/>
        <w:ind w:left="720"/>
      </w:pPr>
      <w:r>
        <w:t>- Kount Order NETW</w:t>
      </w:r>
    </w:p>
    <w:p w:rsidR="00A06C58" w:rsidRDefault="00CA2844">
      <w:pPr>
        <w:widowControl w:val="0"/>
        <w:ind w:left="720"/>
      </w:pPr>
      <w:r>
        <w:t>- Kount Order SCOR</w:t>
      </w:r>
    </w:p>
    <w:p w:rsidR="00A06C58" w:rsidRDefault="00CA2844">
      <w:pPr>
        <w:widowControl w:val="0"/>
        <w:ind w:left="720"/>
      </w:pPr>
      <w:r>
        <w:t>- Kount Order VELO</w:t>
      </w:r>
    </w:p>
    <w:p w:rsidR="00A06C58" w:rsidRDefault="00CA2844">
      <w:pPr>
        <w:widowControl w:val="0"/>
        <w:ind w:left="720"/>
      </w:pPr>
      <w:r>
        <w:t>- Kount Order VMAX</w:t>
      </w:r>
    </w:p>
    <w:p w:rsidR="00A06C58" w:rsidRDefault="00CA2844">
      <w:pPr>
        <w:widowControl w:val="0"/>
        <w:ind w:left="720"/>
      </w:pPr>
      <w:r>
        <w:t>- Kount Order BROWSER</w:t>
      </w:r>
      <w:r>
        <w:br/>
        <w:t xml:space="preserve">- Kount Order OS </w:t>
      </w:r>
      <w:r>
        <w:br/>
        <w:t xml:space="preserve">- Kount Order IP_ORG </w:t>
      </w:r>
      <w:r>
        <w:br/>
        <w:t xml:space="preserve">- Kount Order CARDS </w:t>
      </w:r>
      <w:r>
        <w:br/>
        <w:t>- Kount Ord</w:t>
      </w:r>
      <w:r>
        <w:t>er EMAILS</w:t>
      </w:r>
      <w:r>
        <w:br/>
        <w:t>- Kount Order DEVICES</w:t>
      </w:r>
      <w:r>
        <w:br/>
        <w:t>- Kount Order COUNTRY</w:t>
      </w:r>
      <w:r>
        <w:br/>
        <w:t>- Kount Order REPLY</w:t>
      </w:r>
    </w:p>
    <w:p w:rsidR="00A06C58" w:rsidRDefault="00CA2844">
      <w:pPr>
        <w:pStyle w:val="Heading3"/>
        <w:spacing w:line="240" w:lineRule="auto"/>
      </w:pPr>
      <w:bookmarkStart w:id="65" w:name="_Toc531855288"/>
      <w:r>
        <w:t>Part 1.1. Pre authorization</w:t>
      </w:r>
      <w:bookmarkEnd w:id="65"/>
    </w:p>
    <w:p w:rsidR="00A06C58" w:rsidRDefault="00CA2844">
      <w:pPr>
        <w:pStyle w:val="Heading4"/>
        <w:spacing w:line="240" w:lineRule="auto"/>
      </w:pPr>
      <w:bookmarkStart w:id="66" w:name="_Toc531855289"/>
      <w:r>
        <w:t>Prerequisites:</w:t>
      </w:r>
      <w:bookmarkEnd w:id="66"/>
    </w:p>
    <w:p w:rsidR="00A06C58" w:rsidRDefault="00CA2844" w:rsidP="00CA2844">
      <w:pPr>
        <w:widowControl w:val="0"/>
        <w:numPr>
          <w:ilvl w:val="1"/>
          <w:numId w:val="11"/>
        </w:numPr>
        <w:ind w:hanging="360"/>
        <w:contextualSpacing/>
        <w:rPr>
          <w:color w:val="434343"/>
        </w:rPr>
      </w:pPr>
      <w:r>
        <w:rPr>
          <w:color w:val="434343"/>
        </w:rPr>
        <w:t>Login to BM and choose the site to verify &gt; Site Preferences &gt; Custom Preferences &gt; Kount</w:t>
      </w:r>
    </w:p>
    <w:p w:rsidR="00A06C58" w:rsidRDefault="00CA2844" w:rsidP="00CA2844">
      <w:pPr>
        <w:widowControl w:val="0"/>
        <w:numPr>
          <w:ilvl w:val="1"/>
          <w:numId w:val="11"/>
        </w:numPr>
        <w:ind w:hanging="360"/>
        <w:contextualSpacing/>
        <w:rPr>
          <w:color w:val="434343"/>
        </w:rPr>
      </w:pPr>
      <w:r>
        <w:rPr>
          <w:color w:val="434343"/>
        </w:rPr>
        <w:t>Verify the mode selector is set to Test</w:t>
      </w:r>
    </w:p>
    <w:p w:rsidR="00A06C58" w:rsidRDefault="00CA2844" w:rsidP="00CA2844">
      <w:pPr>
        <w:widowControl w:val="0"/>
        <w:numPr>
          <w:ilvl w:val="1"/>
          <w:numId w:val="11"/>
        </w:numPr>
        <w:ind w:hanging="360"/>
        <w:contextualSpacing/>
        <w:rPr>
          <w:color w:val="434343"/>
        </w:rPr>
      </w:pPr>
      <w:r>
        <w:rPr>
          <w:color w:val="434343"/>
        </w:rPr>
        <w:t>Verify Au</w:t>
      </w:r>
      <w:r>
        <w:rPr>
          <w:color w:val="434343"/>
        </w:rPr>
        <w:t>thorization type selector is set to Pre</w:t>
      </w:r>
    </w:p>
    <w:p w:rsidR="00A06C58" w:rsidRDefault="00CA2844" w:rsidP="00CA2844">
      <w:pPr>
        <w:widowControl w:val="0"/>
        <w:numPr>
          <w:ilvl w:val="1"/>
          <w:numId w:val="11"/>
        </w:numPr>
        <w:ind w:hanging="360"/>
        <w:contextualSpacing/>
        <w:rPr>
          <w:color w:val="434343"/>
        </w:rPr>
      </w:pPr>
      <w:r>
        <w:rPr>
          <w:color w:val="434343"/>
        </w:rPr>
        <w:t>Save changes.</w:t>
      </w:r>
    </w:p>
    <w:p w:rsidR="00A06C58" w:rsidRDefault="00CA2844">
      <w:pPr>
        <w:pStyle w:val="Heading5"/>
        <w:spacing w:line="240" w:lineRule="auto"/>
      </w:pPr>
      <w:r>
        <w:t>Test Case 3: Testing the Functionality of the iFrame</w:t>
      </w:r>
    </w:p>
    <w:p w:rsidR="00A06C58" w:rsidRDefault="00A06C58"/>
    <w:p w:rsidR="00A06C58" w:rsidRDefault="00CA2844" w:rsidP="00CA2844">
      <w:pPr>
        <w:keepNext w:val="0"/>
        <w:numPr>
          <w:ilvl w:val="0"/>
          <w:numId w:val="45"/>
        </w:numPr>
        <w:tabs>
          <w:tab w:val="left" w:pos="360"/>
          <w:tab w:val="left" w:pos="720"/>
        </w:tabs>
        <w:spacing w:after="0" w:line="276" w:lineRule="auto"/>
        <w:ind w:hanging="720"/>
        <w:rPr>
          <w:color w:val="000000"/>
          <w:lang w:val="en-US"/>
        </w:rPr>
      </w:pPr>
      <w:r>
        <w:rPr>
          <w:color w:val="000000"/>
          <w:lang w:val="en-US"/>
        </w:rPr>
        <w:t>Open Store Front instance of SFCC and place items in the cart.</w:t>
      </w:r>
    </w:p>
    <w:p w:rsidR="00A06C58" w:rsidRDefault="00CA2844" w:rsidP="00CA2844">
      <w:pPr>
        <w:keepNext w:val="0"/>
        <w:numPr>
          <w:ilvl w:val="0"/>
          <w:numId w:val="45"/>
        </w:numPr>
        <w:tabs>
          <w:tab w:val="left" w:pos="360"/>
          <w:tab w:val="left" w:pos="720"/>
        </w:tabs>
        <w:spacing w:after="0" w:line="276" w:lineRule="auto"/>
        <w:ind w:hanging="720"/>
        <w:rPr>
          <w:color w:val="000000"/>
          <w:lang w:val="en-US"/>
        </w:rPr>
      </w:pPr>
      <w:r>
        <w:rPr>
          <w:color w:val="000000"/>
          <w:lang w:val="en-US"/>
        </w:rPr>
        <w:t>Start Checkout as Guest.</w:t>
      </w:r>
    </w:p>
    <w:p w:rsidR="00A06C58" w:rsidRDefault="00CA2844" w:rsidP="00CA2844">
      <w:pPr>
        <w:keepNext w:val="0"/>
        <w:numPr>
          <w:ilvl w:val="0"/>
          <w:numId w:val="45"/>
        </w:numPr>
        <w:tabs>
          <w:tab w:val="left" w:pos="360"/>
          <w:tab w:val="left" w:pos="720"/>
        </w:tabs>
        <w:spacing w:after="0" w:line="276" w:lineRule="auto"/>
        <w:ind w:hanging="720"/>
        <w:rPr>
          <w:color w:val="000000"/>
          <w:lang w:val="en-US"/>
        </w:rPr>
      </w:pPr>
      <w:r>
        <w:rPr>
          <w:color w:val="000000"/>
          <w:lang w:val="en-US"/>
        </w:rPr>
        <w:t>On Checkout page right click on any page element and and cho</w:t>
      </w:r>
      <w:r>
        <w:rPr>
          <w:color w:val="000000"/>
          <w:lang w:val="en-US"/>
        </w:rPr>
        <w:t xml:space="preserve">ose </w:t>
      </w:r>
      <w:r>
        <w:rPr>
          <w:b/>
          <w:bCs/>
          <w:color w:val="000000"/>
          <w:lang w:val="en-US"/>
        </w:rPr>
        <w:t xml:space="preserve">Inspect </w:t>
      </w:r>
      <w:r>
        <w:rPr>
          <w:color w:val="000000"/>
          <w:lang w:val="en-US"/>
        </w:rPr>
        <w:t>in order to open Elements tab of browser dev tools</w:t>
      </w:r>
    </w:p>
    <w:p w:rsidR="00A06C58" w:rsidRDefault="00CA2844" w:rsidP="00CA2844">
      <w:pPr>
        <w:keepNext w:val="0"/>
        <w:numPr>
          <w:ilvl w:val="0"/>
          <w:numId w:val="45"/>
        </w:numPr>
        <w:tabs>
          <w:tab w:val="left" w:pos="360"/>
          <w:tab w:val="left" w:pos="720"/>
        </w:tabs>
        <w:spacing w:after="0" w:line="276" w:lineRule="auto"/>
        <w:ind w:hanging="720"/>
        <w:rPr>
          <w:color w:val="000000"/>
          <w:lang w:val="en-US"/>
        </w:rPr>
      </w:pPr>
      <w:r>
        <w:rPr>
          <w:color w:val="000000"/>
          <w:lang w:val="en-US"/>
        </w:rPr>
        <w:t>In Elements tab of browser dev tools search for</w:t>
      </w:r>
      <w:r>
        <w:rPr>
          <w:b/>
          <w:bCs/>
          <w:color w:val="000000"/>
          <w:lang w:val="en-US"/>
        </w:rPr>
        <w:t xml:space="preserve"> kaxsdc . </w:t>
      </w:r>
      <w:r>
        <w:rPr>
          <w:color w:val="000000"/>
          <w:lang w:val="en-US"/>
        </w:rPr>
        <w:t>Verify that there is an div element with class</w:t>
      </w:r>
      <w:r>
        <w:rPr>
          <w:b/>
          <w:bCs/>
          <w:color w:val="000000"/>
          <w:lang w:val="en-US"/>
        </w:rPr>
        <w:t xml:space="preserve"> kaxsdc </w:t>
      </w:r>
      <w:r>
        <w:rPr>
          <w:color w:val="000000"/>
          <w:lang w:val="en-US"/>
        </w:rPr>
        <w:t>and</w:t>
      </w:r>
      <w:r>
        <w:rPr>
          <w:b/>
          <w:bCs/>
          <w:color w:val="000000"/>
          <w:lang w:val="en-US"/>
        </w:rPr>
        <w:t xml:space="preserve"> </w:t>
      </w:r>
      <w:r>
        <w:rPr>
          <w:color w:val="000000"/>
          <w:lang w:val="en-US"/>
        </w:rPr>
        <w:t>data-event=“load" attribute</w:t>
      </w:r>
    </w:p>
    <w:p w:rsidR="00A06C58" w:rsidRDefault="00CA2844" w:rsidP="00CA2844">
      <w:pPr>
        <w:keepNext w:val="0"/>
        <w:numPr>
          <w:ilvl w:val="0"/>
          <w:numId w:val="45"/>
        </w:numPr>
        <w:tabs>
          <w:tab w:val="left" w:pos="360"/>
          <w:tab w:val="left" w:pos="720"/>
        </w:tabs>
        <w:spacing w:after="0" w:line="276" w:lineRule="auto"/>
        <w:ind w:hanging="720"/>
        <w:rPr>
          <w:color w:val="000000"/>
          <w:lang w:val="en-US"/>
        </w:rPr>
      </w:pPr>
      <w:r>
        <w:rPr>
          <w:color w:val="000000"/>
          <w:lang w:val="en-US"/>
        </w:rPr>
        <w:t xml:space="preserve">Open browser console and type </w:t>
      </w:r>
      <w:r>
        <w:rPr>
          <w:b/>
          <w:bCs/>
          <w:color w:val="000000"/>
          <w:lang w:val="en-US"/>
        </w:rPr>
        <w:t>client;</w:t>
      </w:r>
      <w:r>
        <w:rPr>
          <w:color w:val="000000"/>
          <w:lang w:val="en-US"/>
        </w:rPr>
        <w:t xml:space="preserve"> and press enter. There should not be any error and you should be able to see </w:t>
      </w:r>
      <w:r>
        <w:rPr>
          <w:b/>
          <w:bCs/>
          <w:color w:val="000000"/>
          <w:lang w:val="en-US"/>
        </w:rPr>
        <w:t>client</w:t>
      </w:r>
      <w:r>
        <w:rPr>
          <w:color w:val="000000"/>
          <w:lang w:val="en-US"/>
        </w:rPr>
        <w:t xml:space="preserve"> variable data</w:t>
      </w:r>
    </w:p>
    <w:p w:rsidR="00A06C58" w:rsidRDefault="00A06C58">
      <w:pPr>
        <w:pStyle w:val="Heading5"/>
        <w:spacing w:line="276" w:lineRule="auto"/>
      </w:pPr>
    </w:p>
    <w:p w:rsidR="00A06C58" w:rsidRDefault="00CA2844">
      <w:pPr>
        <w:spacing w:line="276" w:lineRule="auto"/>
        <w:rPr>
          <w:color w:val="1F497D" w:themeColor="text2"/>
        </w:rPr>
      </w:pPr>
      <w:bookmarkStart w:id="67" w:name="_Toc531855095"/>
      <w:r>
        <w:rPr>
          <w:color w:val="1F497D" w:themeColor="text2"/>
        </w:rPr>
        <w:t>TestCase 4: Verify internal orders do not collect Device Data via the iFrame</w:t>
      </w:r>
      <w:bookmarkEnd w:id="67"/>
    </w:p>
    <w:p w:rsidR="00A06C58" w:rsidRDefault="00CA2844">
      <w:pPr>
        <w:keepNext w:val="0"/>
        <w:spacing w:line="276" w:lineRule="auto"/>
        <w:rPr>
          <w:color w:val="000000"/>
          <w:lang w:val="en-US"/>
        </w:rPr>
      </w:pPr>
      <w:r>
        <w:rPr>
          <w:b/>
          <w:bCs/>
          <w:color w:val="000000"/>
          <w:lang w:val="en-US"/>
        </w:rPr>
        <w:t>Prerequisites:</w:t>
      </w:r>
    </w:p>
    <w:p w:rsidR="00A06C58" w:rsidRDefault="00CA2844" w:rsidP="00CA2844">
      <w:pPr>
        <w:pStyle w:val="ListParagraph"/>
        <w:keepNext w:val="0"/>
        <w:numPr>
          <w:ilvl w:val="0"/>
          <w:numId w:val="46"/>
        </w:numPr>
        <w:tabs>
          <w:tab w:val="left" w:pos="1080"/>
          <w:tab w:val="left" w:pos="1440"/>
        </w:tabs>
        <w:spacing w:after="0" w:line="276" w:lineRule="auto"/>
        <w:rPr>
          <w:color w:val="000000"/>
          <w:lang w:val="en-US"/>
        </w:rPr>
      </w:pPr>
      <w:r>
        <w:rPr>
          <w:color w:val="000000"/>
          <w:lang w:val="en-US"/>
        </w:rPr>
        <w:t xml:space="preserve">Login to BM and choose the </w:t>
      </w:r>
      <w:r>
        <w:rPr>
          <w:color w:val="000000"/>
          <w:lang w:val="en-US"/>
        </w:rPr>
        <w:t>site to verify &gt; Site Preferences &gt; Custom Preferences &gt; Kount</w:t>
      </w:r>
    </w:p>
    <w:p w:rsidR="00A06C58" w:rsidRDefault="00CA2844" w:rsidP="00CA2844">
      <w:pPr>
        <w:pStyle w:val="ListParagraph"/>
        <w:keepNext w:val="0"/>
        <w:numPr>
          <w:ilvl w:val="0"/>
          <w:numId w:val="46"/>
        </w:numPr>
        <w:tabs>
          <w:tab w:val="left" w:pos="1080"/>
          <w:tab w:val="left" w:pos="1440"/>
        </w:tabs>
        <w:spacing w:after="0" w:line="276" w:lineRule="auto"/>
        <w:rPr>
          <w:color w:val="000000"/>
          <w:lang w:val="en-US"/>
        </w:rPr>
      </w:pPr>
      <w:r>
        <w:rPr>
          <w:color w:val="000000"/>
          <w:lang w:val="en-US"/>
        </w:rPr>
        <w:t xml:space="preserve">Enter your current public IP Address to </w:t>
      </w:r>
      <w:r>
        <w:rPr>
          <w:color w:val="000000"/>
          <w:sz w:val="20"/>
          <w:szCs w:val="20"/>
          <w:lang w:val="en-US"/>
        </w:rPr>
        <w:t>Array of Internal IP Addresses to exclude from Data Collection</w:t>
      </w:r>
    </w:p>
    <w:p w:rsidR="00A06C58" w:rsidRDefault="00CA2844" w:rsidP="00CA2844">
      <w:pPr>
        <w:pStyle w:val="ListParagraph"/>
        <w:keepNext w:val="0"/>
        <w:numPr>
          <w:ilvl w:val="0"/>
          <w:numId w:val="46"/>
        </w:numPr>
        <w:tabs>
          <w:tab w:val="left" w:pos="1080"/>
          <w:tab w:val="left" w:pos="1440"/>
        </w:tabs>
        <w:spacing w:after="0" w:line="276" w:lineRule="auto"/>
        <w:rPr>
          <w:color w:val="000000"/>
          <w:lang w:val="en-US"/>
        </w:rPr>
      </w:pPr>
      <w:r>
        <w:rPr>
          <w:color w:val="000000"/>
          <w:lang w:val="en-US"/>
        </w:rPr>
        <w:t>Save changes</w:t>
      </w:r>
    </w:p>
    <w:p w:rsidR="00A06C58" w:rsidRDefault="00A06C58">
      <w:pPr>
        <w:keepNext w:val="0"/>
        <w:tabs>
          <w:tab w:val="left" w:pos="1080"/>
          <w:tab w:val="left" w:pos="1440"/>
        </w:tabs>
        <w:spacing w:after="0" w:line="276" w:lineRule="auto"/>
        <w:rPr>
          <w:color w:val="000000"/>
          <w:lang w:val="en-US"/>
        </w:rPr>
      </w:pPr>
    </w:p>
    <w:p w:rsidR="00A06C58" w:rsidRDefault="00CA2844" w:rsidP="00CA2844">
      <w:pPr>
        <w:pStyle w:val="ListParagraph"/>
        <w:keepNext w:val="0"/>
        <w:numPr>
          <w:ilvl w:val="0"/>
          <w:numId w:val="47"/>
        </w:numPr>
        <w:tabs>
          <w:tab w:val="left" w:pos="1080"/>
          <w:tab w:val="left" w:pos="1440"/>
        </w:tabs>
        <w:spacing w:after="0" w:line="276" w:lineRule="auto"/>
        <w:rPr>
          <w:color w:val="000000"/>
          <w:lang w:val="en-US"/>
        </w:rPr>
      </w:pPr>
      <w:r>
        <w:rPr>
          <w:color w:val="000000"/>
          <w:lang w:val="en-US"/>
        </w:rPr>
        <w:t>Open Store Front instance of SFCC and place items in the cart</w:t>
      </w:r>
    </w:p>
    <w:p w:rsidR="00A06C58" w:rsidRDefault="00CA2844" w:rsidP="00CA2844">
      <w:pPr>
        <w:pStyle w:val="ListParagraph"/>
        <w:keepNext w:val="0"/>
        <w:numPr>
          <w:ilvl w:val="0"/>
          <w:numId w:val="47"/>
        </w:numPr>
        <w:tabs>
          <w:tab w:val="left" w:pos="1080"/>
          <w:tab w:val="left" w:pos="1440"/>
        </w:tabs>
        <w:spacing w:after="0" w:line="276" w:lineRule="auto"/>
        <w:rPr>
          <w:color w:val="000000"/>
          <w:lang w:val="en-US"/>
        </w:rPr>
      </w:pPr>
      <w:r>
        <w:rPr>
          <w:color w:val="000000"/>
          <w:lang w:val="en-US"/>
        </w:rPr>
        <w:t xml:space="preserve">Start </w:t>
      </w:r>
      <w:r>
        <w:rPr>
          <w:color w:val="000000"/>
          <w:lang w:val="en-US"/>
        </w:rPr>
        <w:t>Checkout as Guest</w:t>
      </w:r>
    </w:p>
    <w:p w:rsidR="00A06C58" w:rsidRDefault="00CA2844" w:rsidP="00CA2844">
      <w:pPr>
        <w:pStyle w:val="ListParagraph"/>
        <w:keepNext w:val="0"/>
        <w:numPr>
          <w:ilvl w:val="0"/>
          <w:numId w:val="47"/>
        </w:numPr>
        <w:tabs>
          <w:tab w:val="left" w:pos="1080"/>
          <w:tab w:val="left" w:pos="1440"/>
        </w:tabs>
        <w:spacing w:after="0" w:line="276" w:lineRule="auto"/>
        <w:rPr>
          <w:color w:val="000000"/>
          <w:lang w:val="en-US"/>
        </w:rPr>
      </w:pPr>
      <w:r>
        <w:rPr>
          <w:color w:val="000000"/>
          <w:lang w:val="en-US"/>
        </w:rPr>
        <w:t>On Checkout page right click on any page element and and choose Inspect in order to open Elements tab of browser dev tools</w:t>
      </w:r>
    </w:p>
    <w:p w:rsidR="00A06C58" w:rsidRDefault="00CA2844" w:rsidP="00CA2844">
      <w:pPr>
        <w:pStyle w:val="ListParagraph"/>
        <w:keepNext w:val="0"/>
        <w:numPr>
          <w:ilvl w:val="0"/>
          <w:numId w:val="47"/>
        </w:numPr>
        <w:tabs>
          <w:tab w:val="left" w:pos="1080"/>
          <w:tab w:val="left" w:pos="1440"/>
        </w:tabs>
        <w:spacing w:after="0" w:line="276" w:lineRule="auto"/>
        <w:rPr>
          <w:color w:val="000000"/>
          <w:lang w:val="en-US"/>
        </w:rPr>
      </w:pPr>
      <w:r>
        <w:rPr>
          <w:color w:val="000000"/>
          <w:lang w:val="en-US"/>
        </w:rPr>
        <w:t>In Elements tab of browser dev tools search for kaxsdc . Verify that there is no an div element with class kaxsdc</w:t>
      </w:r>
    </w:p>
    <w:p w:rsidR="00A06C58" w:rsidRDefault="00CA2844" w:rsidP="00CA2844">
      <w:pPr>
        <w:pStyle w:val="ListParagraph"/>
        <w:keepNext w:val="0"/>
        <w:numPr>
          <w:ilvl w:val="0"/>
          <w:numId w:val="47"/>
        </w:numPr>
        <w:tabs>
          <w:tab w:val="left" w:pos="1080"/>
          <w:tab w:val="left" w:pos="1440"/>
        </w:tabs>
        <w:spacing w:after="0" w:line="276" w:lineRule="auto"/>
        <w:rPr>
          <w:color w:val="000000"/>
          <w:lang w:val="en-US"/>
        </w:rPr>
      </w:pPr>
      <w:r>
        <w:rPr>
          <w:color w:val="000000"/>
          <w:lang w:val="en-US"/>
        </w:rPr>
        <w:t>O</w:t>
      </w:r>
      <w:r>
        <w:rPr>
          <w:color w:val="000000"/>
          <w:lang w:val="en-US"/>
        </w:rPr>
        <w:t>pen browser console and type client; and press enter. There should be an javascript error - Uncaught ReferenceError: client is not defined</w:t>
      </w:r>
    </w:p>
    <w:p w:rsidR="00A06C58" w:rsidRDefault="00CA2844" w:rsidP="00CA2844">
      <w:pPr>
        <w:pStyle w:val="ListParagraph"/>
        <w:keepNext w:val="0"/>
        <w:numPr>
          <w:ilvl w:val="0"/>
          <w:numId w:val="47"/>
        </w:numPr>
        <w:tabs>
          <w:tab w:val="left" w:pos="1080"/>
          <w:tab w:val="left" w:pos="1440"/>
        </w:tabs>
        <w:spacing w:after="0" w:line="276" w:lineRule="auto"/>
        <w:rPr>
          <w:color w:val="000000"/>
          <w:lang w:val="en-US"/>
        </w:rPr>
      </w:pPr>
      <w:r>
        <w:rPr>
          <w:color w:val="000000"/>
          <w:lang w:val="en-US"/>
        </w:rPr>
        <w:t>Enter a shipping address, select shipping method and click Continue button</w:t>
      </w:r>
    </w:p>
    <w:p w:rsidR="00A06C58" w:rsidRDefault="00CA2844" w:rsidP="00CA2844">
      <w:pPr>
        <w:pStyle w:val="ListParagraph"/>
        <w:keepNext w:val="0"/>
        <w:numPr>
          <w:ilvl w:val="0"/>
          <w:numId w:val="47"/>
        </w:numPr>
        <w:tabs>
          <w:tab w:val="left" w:pos="1080"/>
          <w:tab w:val="left" w:pos="1440"/>
        </w:tabs>
        <w:spacing w:after="0" w:line="276" w:lineRule="auto"/>
        <w:rPr>
          <w:color w:val="000000"/>
          <w:lang w:val="en-US"/>
        </w:rPr>
      </w:pPr>
      <w:r>
        <w:rPr>
          <w:color w:val="000000"/>
          <w:lang w:val="en-US"/>
        </w:rPr>
        <w:t>Select or enter a billing address, enter p</w:t>
      </w:r>
      <w:r>
        <w:rPr>
          <w:color w:val="000000"/>
          <w:lang w:val="en-US"/>
        </w:rPr>
        <w:t>ayment data and click Continue button, submit the order</w:t>
      </w:r>
    </w:p>
    <w:p w:rsidR="00A06C58" w:rsidRDefault="00CA2844" w:rsidP="00CA2844">
      <w:pPr>
        <w:pStyle w:val="ListParagraph"/>
        <w:keepNext w:val="0"/>
        <w:numPr>
          <w:ilvl w:val="0"/>
          <w:numId w:val="47"/>
        </w:numPr>
        <w:tabs>
          <w:tab w:val="left" w:pos="1080"/>
          <w:tab w:val="left" w:pos="1440"/>
        </w:tabs>
        <w:spacing w:after="0" w:line="276" w:lineRule="auto"/>
        <w:rPr>
          <w:color w:val="000000"/>
          <w:lang w:val="en-US"/>
        </w:rPr>
      </w:pPr>
      <w:r>
        <w:rPr>
          <w:color w:val="000000"/>
          <w:lang w:val="en-US"/>
        </w:rPr>
        <w:t>Open the order within the BM (Login to BM, choose the site to verify &gt; Ordering &gt; Orders)</w:t>
      </w:r>
    </w:p>
    <w:p w:rsidR="00A06C58" w:rsidRDefault="00CA2844" w:rsidP="00CA2844">
      <w:pPr>
        <w:pStyle w:val="ListParagraph"/>
        <w:keepNext w:val="0"/>
        <w:numPr>
          <w:ilvl w:val="0"/>
          <w:numId w:val="47"/>
        </w:numPr>
        <w:tabs>
          <w:tab w:val="left" w:pos="1080"/>
          <w:tab w:val="left" w:pos="1440"/>
        </w:tabs>
        <w:spacing w:after="0" w:line="276" w:lineRule="auto"/>
        <w:rPr>
          <w:color w:val="000000"/>
          <w:lang w:val="en-US"/>
        </w:rPr>
      </w:pPr>
      <w:r>
        <w:rPr>
          <w:color w:val="000000"/>
          <w:lang w:val="en-US"/>
        </w:rPr>
        <w:t>Navigate to the Attributes tab and verify that Kount Order COUNTRY value is “No data available”</w:t>
      </w:r>
      <w:bookmarkStart w:id="68" w:name="_Toc531855096"/>
    </w:p>
    <w:p w:rsidR="00A06C58" w:rsidRDefault="00A06C58">
      <w:pPr>
        <w:keepNext w:val="0"/>
        <w:tabs>
          <w:tab w:val="left" w:pos="1080"/>
          <w:tab w:val="left" w:pos="1440"/>
        </w:tabs>
        <w:spacing w:after="0" w:line="276" w:lineRule="auto"/>
        <w:ind w:left="360"/>
        <w:rPr>
          <w:color w:val="000000"/>
          <w:lang w:val="en-US"/>
        </w:rPr>
      </w:pPr>
    </w:p>
    <w:p w:rsidR="00A06C58" w:rsidRDefault="00A06C58">
      <w:pPr>
        <w:keepNext w:val="0"/>
        <w:tabs>
          <w:tab w:val="left" w:pos="1080"/>
          <w:tab w:val="left" w:pos="1440"/>
        </w:tabs>
        <w:spacing w:after="0" w:line="276" w:lineRule="auto"/>
        <w:ind w:left="360"/>
      </w:pPr>
    </w:p>
    <w:p w:rsidR="00A06C58" w:rsidRDefault="00CA2844">
      <w:pPr>
        <w:keepNext w:val="0"/>
        <w:tabs>
          <w:tab w:val="left" w:pos="1080"/>
          <w:tab w:val="left" w:pos="1440"/>
        </w:tabs>
        <w:spacing w:after="0" w:line="276" w:lineRule="auto"/>
        <w:rPr>
          <w:color w:val="1F497D" w:themeColor="text2"/>
        </w:rPr>
      </w:pPr>
      <w:r>
        <w:rPr>
          <w:color w:val="1F497D" w:themeColor="text2"/>
        </w:rPr>
        <w:t>TestCase 5: Session ID values for both iFrame collection and HTTPS RIS post are matching</w:t>
      </w:r>
      <w:bookmarkEnd w:id="68"/>
    </w:p>
    <w:p w:rsidR="00A06C58" w:rsidRDefault="00A06C58">
      <w:pPr>
        <w:keepNext w:val="0"/>
        <w:tabs>
          <w:tab w:val="left" w:pos="1080"/>
          <w:tab w:val="left" w:pos="1440"/>
        </w:tabs>
        <w:spacing w:after="0" w:line="276" w:lineRule="auto"/>
        <w:rPr>
          <w:color w:val="1F497D" w:themeColor="text2"/>
        </w:rPr>
      </w:pPr>
    </w:p>
    <w:p w:rsidR="00A06C58" w:rsidRDefault="00CA2844" w:rsidP="00CA2844">
      <w:pPr>
        <w:pStyle w:val="ListParagraph"/>
        <w:keepNext w:val="0"/>
        <w:numPr>
          <w:ilvl w:val="0"/>
          <w:numId w:val="48"/>
        </w:numPr>
        <w:tabs>
          <w:tab w:val="left" w:pos="1080"/>
          <w:tab w:val="left" w:pos="1440"/>
        </w:tabs>
        <w:spacing w:after="0" w:line="276" w:lineRule="auto"/>
        <w:rPr>
          <w:rFonts w:asciiTheme="majorHAnsi" w:hAnsiTheme="majorHAnsi" w:cstheme="majorHAnsi"/>
          <w:color w:val="000000" w:themeColor="text1"/>
        </w:rPr>
      </w:pPr>
      <w:r>
        <w:rPr>
          <w:rFonts w:cstheme="majorHAnsi"/>
          <w:color w:val="000000" w:themeColor="text1"/>
        </w:rPr>
        <w:t>Open Store Front instance of SFCC and place items in the cart</w:t>
      </w:r>
    </w:p>
    <w:p w:rsidR="00A06C58" w:rsidRDefault="00CA2844" w:rsidP="00CA2844">
      <w:pPr>
        <w:pStyle w:val="ListParagraph"/>
        <w:keepNext w:val="0"/>
        <w:numPr>
          <w:ilvl w:val="0"/>
          <w:numId w:val="48"/>
        </w:numPr>
        <w:tabs>
          <w:tab w:val="left" w:pos="1080"/>
          <w:tab w:val="left" w:pos="1440"/>
        </w:tabs>
        <w:spacing w:after="0" w:line="276" w:lineRule="auto"/>
        <w:rPr>
          <w:rFonts w:asciiTheme="majorHAnsi" w:hAnsiTheme="majorHAnsi" w:cstheme="majorHAnsi"/>
          <w:color w:val="000000" w:themeColor="text1"/>
        </w:rPr>
      </w:pPr>
      <w:r>
        <w:rPr>
          <w:rFonts w:cstheme="majorHAnsi"/>
          <w:color w:val="000000" w:themeColor="text1"/>
        </w:rPr>
        <w:t>Start Checkout as Guest</w:t>
      </w:r>
    </w:p>
    <w:p w:rsidR="00A06C58" w:rsidRDefault="00CA2844" w:rsidP="00CA2844">
      <w:pPr>
        <w:pStyle w:val="ListParagraph"/>
        <w:keepNext w:val="0"/>
        <w:numPr>
          <w:ilvl w:val="0"/>
          <w:numId w:val="48"/>
        </w:numPr>
        <w:tabs>
          <w:tab w:val="left" w:pos="1080"/>
          <w:tab w:val="left" w:pos="1440"/>
        </w:tabs>
        <w:spacing w:after="0" w:line="276" w:lineRule="auto"/>
        <w:rPr>
          <w:rFonts w:asciiTheme="majorHAnsi" w:hAnsiTheme="majorHAnsi" w:cstheme="majorHAnsi"/>
          <w:color w:val="000000" w:themeColor="text1"/>
        </w:rPr>
      </w:pPr>
      <w:r>
        <w:rPr>
          <w:rFonts w:cstheme="majorHAnsi"/>
          <w:color w:val="000000" w:themeColor="text1"/>
        </w:rPr>
        <w:t>On Checkout page right click on any page element and and choose Inspect in order</w:t>
      </w:r>
      <w:r>
        <w:rPr>
          <w:rFonts w:cstheme="majorHAnsi"/>
          <w:color w:val="000000" w:themeColor="text1"/>
        </w:rPr>
        <w:t xml:space="preserve"> to open Elements tab of browser dev tools</w:t>
      </w:r>
    </w:p>
    <w:p w:rsidR="00A06C58" w:rsidRDefault="00CA2844" w:rsidP="00CA2844">
      <w:pPr>
        <w:pStyle w:val="ListParagraph"/>
        <w:keepNext w:val="0"/>
        <w:numPr>
          <w:ilvl w:val="0"/>
          <w:numId w:val="48"/>
        </w:numPr>
        <w:tabs>
          <w:tab w:val="left" w:pos="1080"/>
          <w:tab w:val="left" w:pos="1440"/>
        </w:tabs>
        <w:spacing w:after="0" w:line="276" w:lineRule="auto"/>
        <w:rPr>
          <w:rFonts w:asciiTheme="majorHAnsi" w:hAnsiTheme="majorHAnsi" w:cstheme="majorHAnsi"/>
          <w:color w:val="000000" w:themeColor="text1"/>
        </w:rPr>
      </w:pPr>
      <w:r>
        <w:rPr>
          <w:rFonts w:cstheme="majorHAnsi"/>
          <w:color w:val="000000" w:themeColor="text1"/>
        </w:rPr>
        <w:t>In Elements tab of browser dev tools search for kaxsdc . Verify that there is no an div element with class kaxsdc</w:t>
      </w:r>
    </w:p>
    <w:p w:rsidR="00A06C58" w:rsidRDefault="00CA2844" w:rsidP="00CA2844">
      <w:pPr>
        <w:pStyle w:val="ListParagraph"/>
        <w:keepNext w:val="0"/>
        <w:numPr>
          <w:ilvl w:val="0"/>
          <w:numId w:val="48"/>
        </w:numPr>
        <w:tabs>
          <w:tab w:val="left" w:pos="1080"/>
          <w:tab w:val="left" w:pos="1440"/>
        </w:tabs>
        <w:spacing w:after="0" w:line="276" w:lineRule="auto"/>
        <w:rPr>
          <w:rFonts w:asciiTheme="majorHAnsi" w:hAnsiTheme="majorHAnsi" w:cstheme="majorHAnsi"/>
          <w:color w:val="000000" w:themeColor="text1"/>
        </w:rPr>
      </w:pPr>
      <w:r>
        <w:rPr>
          <w:rFonts w:cstheme="majorHAnsi"/>
          <w:color w:val="000000" w:themeColor="text1"/>
        </w:rPr>
        <w:t>Verify the script component inside div with kaxsdc class  src parameter and collect the value (with</w:t>
      </w:r>
      <w:r>
        <w:rPr>
          <w:rFonts w:cstheme="majorHAnsi"/>
          <w:color w:val="000000" w:themeColor="text1"/>
        </w:rPr>
        <w:t>in Notepad, screenshot, etc.) after “s=”</w:t>
      </w:r>
      <w:r>
        <w:rPr>
          <w:rFonts w:ascii="MS Gothic" w:eastAsia="MS Gothic" w:hAnsi="MS Gothic" w:cs="MS Gothic"/>
          <w:color w:val="000000" w:themeColor="text1"/>
        </w:rPr>
        <w:t> </w:t>
      </w:r>
      <w:r>
        <w:rPr>
          <w:rFonts w:cstheme="majorHAnsi"/>
          <w:color w:val="000000" w:themeColor="text1"/>
        </w:rPr>
        <w:t>an example would look like this: s=45TaxQ66Yp5Bhn4I_EvN2pY0bc1qMiaa</w:t>
      </w:r>
    </w:p>
    <w:p w:rsidR="00A06C58" w:rsidRDefault="00CA2844" w:rsidP="00CA2844">
      <w:pPr>
        <w:pStyle w:val="ListParagraph"/>
        <w:keepNext w:val="0"/>
        <w:numPr>
          <w:ilvl w:val="0"/>
          <w:numId w:val="48"/>
        </w:numPr>
        <w:tabs>
          <w:tab w:val="left" w:pos="1080"/>
          <w:tab w:val="left" w:pos="1440"/>
        </w:tabs>
        <w:spacing w:after="0" w:line="276" w:lineRule="auto"/>
        <w:rPr>
          <w:rFonts w:asciiTheme="majorHAnsi" w:hAnsiTheme="majorHAnsi" w:cstheme="majorHAnsi"/>
          <w:color w:val="000000" w:themeColor="text1"/>
        </w:rPr>
      </w:pPr>
      <w:r>
        <w:rPr>
          <w:rFonts w:cstheme="majorHAnsi"/>
          <w:color w:val="000000" w:themeColor="text1"/>
        </w:rPr>
        <w:t>Select/Enter a billing address, enter payment data and click Continue button. Submit the Order</w:t>
      </w:r>
    </w:p>
    <w:p w:rsidR="00A06C58" w:rsidRDefault="00CA2844" w:rsidP="00CA2844">
      <w:pPr>
        <w:pStyle w:val="ListParagraph"/>
        <w:keepNext w:val="0"/>
        <w:numPr>
          <w:ilvl w:val="0"/>
          <w:numId w:val="48"/>
        </w:numPr>
        <w:tabs>
          <w:tab w:val="left" w:pos="1080"/>
          <w:tab w:val="left" w:pos="1440"/>
        </w:tabs>
        <w:spacing w:after="0" w:line="276" w:lineRule="auto"/>
        <w:rPr>
          <w:rFonts w:asciiTheme="majorHAnsi" w:hAnsiTheme="majorHAnsi" w:cstheme="majorHAnsi"/>
          <w:color w:val="000000" w:themeColor="text1"/>
        </w:rPr>
      </w:pPr>
      <w:r>
        <w:rPr>
          <w:rFonts w:cstheme="majorHAnsi"/>
          <w:color w:val="000000" w:themeColor="text1"/>
        </w:rPr>
        <w:t>Login to Kount and open Reports &gt; Order Search.</w:t>
      </w:r>
    </w:p>
    <w:p w:rsidR="00A06C58" w:rsidRDefault="00CA2844" w:rsidP="00CA2844">
      <w:pPr>
        <w:pStyle w:val="ListParagraph"/>
        <w:keepNext w:val="0"/>
        <w:numPr>
          <w:ilvl w:val="0"/>
          <w:numId w:val="48"/>
        </w:numPr>
        <w:tabs>
          <w:tab w:val="left" w:pos="1080"/>
          <w:tab w:val="left" w:pos="1440"/>
        </w:tabs>
        <w:spacing w:after="0" w:line="276" w:lineRule="auto"/>
        <w:rPr>
          <w:rFonts w:asciiTheme="majorHAnsi" w:hAnsiTheme="majorHAnsi" w:cstheme="majorHAnsi"/>
          <w:color w:val="000000" w:themeColor="text1"/>
        </w:rPr>
      </w:pPr>
      <w:r>
        <w:rPr>
          <w:rFonts w:cstheme="majorHAnsi"/>
          <w:color w:val="000000" w:themeColor="text1"/>
        </w:rPr>
        <w:t>Usin</w:t>
      </w:r>
      <w:r>
        <w:rPr>
          <w:rFonts w:cstheme="majorHAnsi"/>
          <w:color w:val="000000" w:themeColor="text1"/>
        </w:rPr>
        <w:t>g Start Date, find your report and click “details” link.</w:t>
      </w:r>
    </w:p>
    <w:p w:rsidR="00A06C58" w:rsidRDefault="00CA2844" w:rsidP="00CA2844">
      <w:pPr>
        <w:pStyle w:val="ListParagraph"/>
        <w:keepNext w:val="0"/>
        <w:numPr>
          <w:ilvl w:val="0"/>
          <w:numId w:val="48"/>
        </w:numPr>
        <w:tabs>
          <w:tab w:val="left" w:pos="1080"/>
          <w:tab w:val="left" w:pos="1440"/>
        </w:tabs>
        <w:spacing w:after="0" w:line="276" w:lineRule="auto"/>
        <w:rPr>
          <w:rFonts w:asciiTheme="majorHAnsi" w:hAnsiTheme="majorHAnsi" w:cstheme="majorHAnsi"/>
          <w:color w:val="000000" w:themeColor="text1"/>
        </w:rPr>
      </w:pPr>
      <w:r>
        <w:rPr>
          <w:rFonts w:cstheme="majorHAnsi"/>
          <w:color w:val="000000" w:themeColor="text1"/>
        </w:rPr>
        <w:t>Verify that Session ID, which is in Transaction Summary  is as in iframe.</w:t>
      </w:r>
    </w:p>
    <w:p w:rsidR="00A06C58" w:rsidRDefault="00A06C58">
      <w:pPr>
        <w:widowControl w:val="0"/>
      </w:pPr>
    </w:p>
    <w:p w:rsidR="00A06C58" w:rsidRDefault="00CA2844">
      <w:pPr>
        <w:pStyle w:val="Heading5"/>
        <w:spacing w:line="240" w:lineRule="auto"/>
      </w:pPr>
      <w:bookmarkStart w:id="69" w:name="_1jlao46"/>
      <w:bookmarkStart w:id="70" w:name="_Toc531855293"/>
      <w:bookmarkEnd w:id="69"/>
      <w:r>
        <w:t>Test Case 6: Send data to Kount. Check that guest user and order data sent correctly to Kount.</w:t>
      </w:r>
      <w:bookmarkEnd w:id="70"/>
    </w:p>
    <w:p w:rsidR="00A06C58" w:rsidRDefault="00CA2844">
      <w:pPr>
        <w:widowControl w:val="0"/>
      </w:pPr>
      <w:r>
        <w:rPr>
          <w:b/>
        </w:rPr>
        <w:t>Steps:</w:t>
      </w:r>
    </w:p>
    <w:p w:rsidR="00A06C58" w:rsidRDefault="00CA2844">
      <w:pPr>
        <w:widowControl w:val="0"/>
      </w:pPr>
      <w:r>
        <w:t>1. Open Store Front.</w:t>
      </w:r>
    </w:p>
    <w:p w:rsidR="00A06C58" w:rsidRDefault="00CA2844">
      <w:pPr>
        <w:widowControl w:val="0"/>
      </w:pPr>
      <w:r>
        <w:t>2</w:t>
      </w:r>
      <w:r>
        <w:t>. Choose some product, add it to Cart and start Checkout as Guest.</w:t>
      </w:r>
    </w:p>
    <w:p w:rsidR="00A06C58" w:rsidRDefault="00CA2844">
      <w:pPr>
        <w:widowControl w:val="0"/>
      </w:pPr>
      <w:r>
        <w:t>3. On Shipping page enter a shipping address, select shipping method and Continue checkout.</w:t>
      </w:r>
    </w:p>
    <w:p w:rsidR="00A06C58" w:rsidRDefault="00CA2844">
      <w:pPr>
        <w:widowControl w:val="0"/>
      </w:pPr>
      <w:r>
        <w:t>4. Select or enter a billing address, enter payment data and click Continue button.</w:t>
      </w:r>
    </w:p>
    <w:p w:rsidR="00A06C58" w:rsidRDefault="00CA2844">
      <w:pPr>
        <w:widowControl w:val="0"/>
      </w:pPr>
      <w:r>
        <w:t>5. Submit Ord</w:t>
      </w:r>
      <w:r>
        <w:t>er.</w:t>
      </w:r>
    </w:p>
    <w:p w:rsidR="00A06C58" w:rsidRDefault="00CA2844">
      <w:pPr>
        <w:widowControl w:val="0"/>
      </w:pPr>
      <w:r>
        <w:t>6. Login to Kount and open Reports &gt; Order Search.</w:t>
      </w:r>
    </w:p>
    <w:p w:rsidR="00A06C58" w:rsidRDefault="00CA2844">
      <w:pPr>
        <w:widowControl w:val="0"/>
      </w:pPr>
      <w:r>
        <w:t>7. Using Start Date, find your report and click “details” link.</w:t>
      </w:r>
    </w:p>
    <w:p w:rsidR="00A06C58" w:rsidRDefault="00CA2844">
      <w:pPr>
        <w:widowControl w:val="0"/>
      </w:pPr>
      <w:r>
        <w:t>8. Verify that next data sent correctly:</w:t>
      </w:r>
    </w:p>
    <w:p w:rsidR="00A06C58" w:rsidRDefault="00CA2844">
      <w:pPr>
        <w:widowControl w:val="0"/>
      </w:pPr>
      <w:r>
        <w:t>- Transactional Summary section: Date, Order Num</w:t>
      </w:r>
    </w:p>
    <w:p w:rsidR="00A06C58" w:rsidRDefault="00CA2844">
      <w:pPr>
        <w:widowControl w:val="0"/>
      </w:pPr>
      <w:r>
        <w:t xml:space="preserve">- Customer: Created, Name, Email, Ship </w:t>
      </w:r>
      <w:r>
        <w:t>Email, Cust. ID (empty)</w:t>
      </w:r>
    </w:p>
    <w:p w:rsidR="00A06C58" w:rsidRDefault="00CA2844">
      <w:pPr>
        <w:widowControl w:val="0"/>
      </w:pPr>
      <w:r>
        <w:t>- Payment: Total, Type</w:t>
      </w:r>
    </w:p>
    <w:p w:rsidR="00A06C58" w:rsidRDefault="00CA2844">
      <w:pPr>
        <w:widowControl w:val="0"/>
      </w:pPr>
      <w:r>
        <w:t xml:space="preserve">- Device: Location, IP Address (to find out you address can use e.g. can use </w:t>
      </w:r>
      <w:hyperlink r:id="rId62">
        <w:r>
          <w:rPr>
            <w:rStyle w:val="ListLabel304"/>
          </w:rPr>
          <w:t>http://www.myipaddress.com</w:t>
        </w:r>
      </w:hyperlink>
      <w:r>
        <w:t>)</w:t>
      </w:r>
    </w:p>
    <w:p w:rsidR="00A06C58" w:rsidRDefault="00CA2844">
      <w:pPr>
        <w:widowControl w:val="0"/>
      </w:pPr>
      <w:r>
        <w:t>- Addresses: Billing Address, Shipping Address</w:t>
      </w:r>
    </w:p>
    <w:p w:rsidR="00A06C58" w:rsidRDefault="00CA2844">
      <w:pPr>
        <w:widowControl w:val="0"/>
      </w:pPr>
      <w:r>
        <w:t>- Phone Nu</w:t>
      </w:r>
      <w:r>
        <w:t>mbers: Billing Phone, Shipping Phone</w:t>
      </w:r>
    </w:p>
    <w:p w:rsidR="00A06C58" w:rsidRDefault="00CA2844">
      <w:pPr>
        <w:widowControl w:val="0"/>
      </w:pPr>
      <w:r>
        <w:t>- Shopping Cart</w:t>
      </w:r>
    </w:p>
    <w:p w:rsidR="00A06C58" w:rsidRDefault="00CA2844">
      <w:pPr>
        <w:widowControl w:val="0"/>
      </w:pPr>
      <w:r>
        <w:t>- Bank Information</w:t>
      </w:r>
    </w:p>
    <w:p w:rsidR="00A06C58" w:rsidRDefault="00CA2844">
      <w:pPr>
        <w:pStyle w:val="Heading5"/>
        <w:spacing w:line="240" w:lineRule="auto"/>
      </w:pPr>
      <w:bookmarkStart w:id="71" w:name="_43ky6rz"/>
      <w:bookmarkStart w:id="72" w:name="_Toc531855294"/>
      <w:bookmarkEnd w:id="71"/>
      <w:r>
        <w:t>TestCase 7: Send data to Kount. Check that registered user and order data sent correctly to Kount.</w:t>
      </w:r>
      <w:bookmarkEnd w:id="72"/>
    </w:p>
    <w:p w:rsidR="00A06C58" w:rsidRDefault="00CA2844">
      <w:pPr>
        <w:widowControl w:val="0"/>
      </w:pPr>
      <w:r>
        <w:rPr>
          <w:b/>
        </w:rPr>
        <w:t>Steps:</w:t>
      </w:r>
    </w:p>
    <w:p w:rsidR="00A06C58" w:rsidRDefault="00CA2844">
      <w:pPr>
        <w:widowControl w:val="0"/>
      </w:pPr>
      <w:r>
        <w:t>1. Open Store Front.</w:t>
      </w:r>
    </w:p>
    <w:p w:rsidR="00A06C58" w:rsidRDefault="00CA2844">
      <w:pPr>
        <w:widowControl w:val="0"/>
      </w:pPr>
      <w:r>
        <w:t>2. Login as registered user (or register a new one).</w:t>
      </w:r>
    </w:p>
    <w:p w:rsidR="00A06C58" w:rsidRDefault="00CA2844">
      <w:pPr>
        <w:widowControl w:val="0"/>
      </w:pPr>
      <w:r>
        <w:t>3. C</w:t>
      </w:r>
      <w:r>
        <w:t>hoose some product, add it to Cart and start Checkout.</w:t>
      </w:r>
    </w:p>
    <w:p w:rsidR="00A06C58" w:rsidRDefault="00CA2844">
      <w:pPr>
        <w:widowControl w:val="0"/>
      </w:pPr>
      <w:r>
        <w:t>4. On Shipping page enter a shipping address, select shipping method and Continue checkout.</w:t>
      </w:r>
    </w:p>
    <w:p w:rsidR="00A06C58" w:rsidRDefault="00CA2844">
      <w:pPr>
        <w:widowControl w:val="0"/>
      </w:pPr>
      <w:r>
        <w:t>5. Select or enter a billing address, enter payment data and click Continue button.</w:t>
      </w:r>
    </w:p>
    <w:p w:rsidR="00A06C58" w:rsidRDefault="00CA2844">
      <w:pPr>
        <w:widowControl w:val="0"/>
      </w:pPr>
      <w:r>
        <w:t>6. Submit Order.</w:t>
      </w:r>
    </w:p>
    <w:p w:rsidR="00A06C58" w:rsidRDefault="00CA2844">
      <w:pPr>
        <w:widowControl w:val="0"/>
      </w:pPr>
      <w:r>
        <w:t>7. Login</w:t>
      </w:r>
      <w:r>
        <w:t xml:space="preserve"> to Kount and open Reports &gt; Order Search.</w:t>
      </w:r>
    </w:p>
    <w:p w:rsidR="00A06C58" w:rsidRDefault="00CA2844">
      <w:pPr>
        <w:widowControl w:val="0"/>
      </w:pPr>
      <w:r>
        <w:t>8. Using Start Date, find your report and click “details” link.</w:t>
      </w:r>
    </w:p>
    <w:p w:rsidR="00A06C58" w:rsidRDefault="00CA2844">
      <w:pPr>
        <w:widowControl w:val="0"/>
      </w:pPr>
      <w:r>
        <w:t>9. Verify that next data sent correctly:</w:t>
      </w:r>
    </w:p>
    <w:p w:rsidR="00A06C58" w:rsidRDefault="00CA2844">
      <w:pPr>
        <w:widowControl w:val="0"/>
      </w:pPr>
      <w:r>
        <w:t>- Transactional Summary section: Date, Order Num</w:t>
      </w:r>
    </w:p>
    <w:p w:rsidR="00A06C58" w:rsidRDefault="00CA2844">
      <w:pPr>
        <w:widowControl w:val="0"/>
      </w:pPr>
      <w:r>
        <w:t>- Customer: Created, Name, Email, Ship Email, Cust. ID</w:t>
      </w:r>
    </w:p>
    <w:p w:rsidR="00A06C58" w:rsidRDefault="00CA2844">
      <w:pPr>
        <w:widowControl w:val="0"/>
      </w:pPr>
      <w:r>
        <w:t>- Pa</w:t>
      </w:r>
      <w:r>
        <w:t>yment: Total, Type</w:t>
      </w:r>
    </w:p>
    <w:p w:rsidR="00A06C58" w:rsidRDefault="00CA2844">
      <w:pPr>
        <w:widowControl w:val="0"/>
      </w:pPr>
      <w:r>
        <w:t xml:space="preserve">- Device: Location, IP Address (to find out you address can use e.g. can use </w:t>
      </w:r>
      <w:hyperlink r:id="rId63">
        <w:r>
          <w:rPr>
            <w:rStyle w:val="ListLabel304"/>
          </w:rPr>
          <w:t>http://www.myipaddress.com</w:t>
        </w:r>
      </w:hyperlink>
      <w:r>
        <w:t>)</w:t>
      </w:r>
    </w:p>
    <w:p w:rsidR="00A06C58" w:rsidRDefault="00CA2844">
      <w:pPr>
        <w:widowControl w:val="0"/>
      </w:pPr>
      <w:r>
        <w:t>- Addresses: Billing Address, Shipping Address</w:t>
      </w:r>
    </w:p>
    <w:p w:rsidR="00A06C58" w:rsidRDefault="00CA2844">
      <w:pPr>
        <w:widowControl w:val="0"/>
      </w:pPr>
      <w:r>
        <w:t>- Phone Numbers: Billing Phone, Shippi</w:t>
      </w:r>
      <w:r>
        <w:t>ng Phone</w:t>
      </w:r>
    </w:p>
    <w:p w:rsidR="00A06C58" w:rsidRDefault="00CA2844">
      <w:pPr>
        <w:widowControl w:val="0"/>
      </w:pPr>
      <w:r>
        <w:t>- Shopping Cart</w:t>
      </w:r>
    </w:p>
    <w:p w:rsidR="00A06C58" w:rsidRDefault="00CA2844">
      <w:pPr>
        <w:widowControl w:val="0"/>
      </w:pPr>
      <w:r>
        <w:t>- Bank Information</w:t>
      </w:r>
    </w:p>
    <w:p w:rsidR="00A06C58" w:rsidRDefault="00CA2844">
      <w:pPr>
        <w:pStyle w:val="Heading5"/>
        <w:spacing w:line="240" w:lineRule="auto"/>
      </w:pPr>
      <w:bookmarkStart w:id="73" w:name="_2iq8gzs"/>
      <w:bookmarkStart w:id="74" w:name="_Toc531855295"/>
      <w:bookmarkEnd w:id="73"/>
      <w:r>
        <w:t>TestCase 8.: Decline Order. Check that declined order return user to summary page with proper message.</w:t>
      </w:r>
      <w:bookmarkEnd w:id="74"/>
    </w:p>
    <w:p w:rsidR="00A06C58" w:rsidRDefault="00CA2844">
      <w:pPr>
        <w:widowControl w:val="0"/>
      </w:pPr>
      <w:r>
        <w:rPr>
          <w:b/>
        </w:rPr>
        <w:t>Prerequisites:</w:t>
      </w:r>
    </w:p>
    <w:p w:rsidR="00A06C58" w:rsidRDefault="00CA2844">
      <w:pPr>
        <w:widowControl w:val="0"/>
      </w:pPr>
      <w:r>
        <w:t xml:space="preserve">Set Rules on Kount that will decline orders : </w:t>
      </w:r>
    </w:p>
    <w:p w:rsidR="00A06C58" w:rsidRDefault="00CA2844">
      <w:pPr>
        <w:widowControl w:val="0"/>
      </w:pPr>
      <w:r>
        <w:t xml:space="preserve">- Login to Kount </w:t>
      </w:r>
    </w:p>
    <w:p w:rsidR="00A06C58" w:rsidRDefault="00CA2844">
      <w:pPr>
        <w:widowControl w:val="0"/>
      </w:pPr>
      <w:r>
        <w:t xml:space="preserve">- Open Fraud Control -&gt; Rule Sets </w:t>
      </w:r>
    </w:p>
    <w:p w:rsidR="00A06C58" w:rsidRDefault="00CA2844">
      <w:pPr>
        <w:widowControl w:val="0"/>
      </w:pPr>
      <w:r>
        <w:t xml:space="preserve">- Copy Rule Set and make all rules action to Declined. </w:t>
      </w:r>
    </w:p>
    <w:p w:rsidR="00A06C58" w:rsidRDefault="00CA2844">
      <w:pPr>
        <w:widowControl w:val="0"/>
      </w:pPr>
      <w:r>
        <w:t>- Open Rule Set and click Activate Rule Set.</w:t>
      </w:r>
    </w:p>
    <w:p w:rsidR="00A06C58" w:rsidRDefault="00CA2844">
      <w:pPr>
        <w:widowControl w:val="0"/>
      </w:pPr>
      <w:r>
        <w:t>So each order which come to Kount will become Declined.</w:t>
      </w:r>
    </w:p>
    <w:p w:rsidR="00A06C58" w:rsidRDefault="00A06C58">
      <w:pPr>
        <w:widowControl w:val="0"/>
      </w:pPr>
    </w:p>
    <w:p w:rsidR="00A06C58" w:rsidRDefault="00CA2844">
      <w:pPr>
        <w:widowControl w:val="0"/>
      </w:pPr>
      <w:r>
        <w:rPr>
          <w:b/>
        </w:rPr>
        <w:t>Steps:</w:t>
      </w:r>
    </w:p>
    <w:p w:rsidR="00A06C58" w:rsidRDefault="00CA2844">
      <w:pPr>
        <w:widowControl w:val="0"/>
      </w:pPr>
      <w:r>
        <w:t>1. Open Store Front.</w:t>
      </w:r>
    </w:p>
    <w:p w:rsidR="00A06C58" w:rsidRDefault="00CA2844">
      <w:pPr>
        <w:widowControl w:val="0"/>
      </w:pPr>
      <w:r>
        <w:t>2. Login as registered user (or reg</w:t>
      </w:r>
      <w:r>
        <w:t>ister a new one).</w:t>
      </w:r>
    </w:p>
    <w:p w:rsidR="00A06C58" w:rsidRDefault="00CA2844">
      <w:pPr>
        <w:widowControl w:val="0"/>
      </w:pPr>
      <w:r>
        <w:t>3. Choose some product, add it to Cart and start Checkout.</w:t>
      </w:r>
    </w:p>
    <w:p w:rsidR="00A06C58" w:rsidRDefault="00CA2844">
      <w:pPr>
        <w:widowControl w:val="0"/>
      </w:pPr>
      <w:r>
        <w:t>4. On Shipping page enter a shipping address, select shipping method and Continue checkout.</w:t>
      </w:r>
    </w:p>
    <w:p w:rsidR="00A06C58" w:rsidRDefault="00CA2844">
      <w:pPr>
        <w:widowControl w:val="0"/>
      </w:pPr>
      <w:r>
        <w:t>5. Select or enter a billing address, enter payment data and click Continue button.</w:t>
      </w:r>
    </w:p>
    <w:p w:rsidR="00A06C58" w:rsidRDefault="00CA2844">
      <w:pPr>
        <w:widowControl w:val="0"/>
      </w:pPr>
      <w:r>
        <w:t xml:space="preserve">6. </w:t>
      </w:r>
      <w:r>
        <w:t>Submit Order.</w:t>
      </w:r>
    </w:p>
    <w:p w:rsidR="00A06C58" w:rsidRDefault="00CA2844">
      <w:pPr>
        <w:widowControl w:val="0"/>
      </w:pPr>
      <w:r>
        <w:t>7. Verify that you redirected to summary page and “We were unable to process your transaction at this time. Please contact customer support.” notification message appeared.</w:t>
      </w:r>
      <w:r>
        <w:tab/>
        <w:t xml:space="preserve"> </w:t>
      </w:r>
    </w:p>
    <w:p w:rsidR="00A06C58" w:rsidRDefault="00CA2844">
      <w:pPr>
        <w:widowControl w:val="0"/>
      </w:pPr>
      <w:r>
        <w:tab/>
      </w:r>
      <w:r>
        <w:tab/>
      </w:r>
    </w:p>
    <w:p w:rsidR="00A06C58" w:rsidRDefault="00CA2844">
      <w:pPr>
        <w:pStyle w:val="Heading5"/>
        <w:spacing w:line="240" w:lineRule="auto"/>
      </w:pPr>
      <w:bookmarkStart w:id="75" w:name="_xvir7l"/>
      <w:bookmarkStart w:id="76" w:name="_Toc531855296"/>
      <w:bookmarkEnd w:id="75"/>
      <w:r>
        <w:t xml:space="preserve">TestCase 9: Workflow Reevaluate. Check that order status </w:t>
      </w:r>
      <w:r>
        <w:t>changed in OMS (BM), when it changed on Kount.</w:t>
      </w:r>
      <w:bookmarkEnd w:id="76"/>
    </w:p>
    <w:p w:rsidR="00A06C58" w:rsidRDefault="00CA2844">
      <w:pPr>
        <w:widowControl w:val="0"/>
      </w:pPr>
      <w:r>
        <w:rPr>
          <w:b/>
        </w:rPr>
        <w:t>Prerequisites:</w:t>
      </w:r>
    </w:p>
    <w:p w:rsidR="00A06C58" w:rsidRDefault="00CA2844">
      <w:pPr>
        <w:widowControl w:val="0"/>
      </w:pPr>
      <w:r>
        <w:t>Need to enable ENS:</w:t>
      </w:r>
    </w:p>
    <w:p w:rsidR="00A06C58" w:rsidRDefault="00CA2844">
      <w:pPr>
        <w:widowControl w:val="0"/>
      </w:pPr>
      <w:r>
        <w:t>- Login to BM and open Kount &gt; Site Preferences &gt; Custom Preferences &gt; Kount.</w:t>
      </w:r>
    </w:p>
    <w:p w:rsidR="00A06C58" w:rsidRDefault="00CA2844">
      <w:pPr>
        <w:widowControl w:val="0"/>
      </w:pPr>
      <w:r>
        <w:t>- Check Enable Event Notification Service checkbox.</w:t>
      </w:r>
    </w:p>
    <w:p w:rsidR="00A06C58" w:rsidRDefault="00CA2844">
      <w:pPr>
        <w:widowControl w:val="0"/>
      </w:pPr>
      <w:r>
        <w:t>- Apply changes.</w:t>
      </w:r>
    </w:p>
    <w:p w:rsidR="00A06C58" w:rsidRDefault="00A06C58">
      <w:pPr>
        <w:widowControl w:val="0"/>
      </w:pPr>
    </w:p>
    <w:p w:rsidR="00A06C58" w:rsidRDefault="00CA2844">
      <w:pPr>
        <w:widowControl w:val="0"/>
      </w:pPr>
      <w:r>
        <w:rPr>
          <w:b/>
        </w:rPr>
        <w:t>Steps:</w:t>
      </w:r>
    </w:p>
    <w:p w:rsidR="00A06C58" w:rsidRDefault="00CA2844">
      <w:pPr>
        <w:widowControl w:val="0"/>
      </w:pPr>
      <w:r>
        <w:t>1. Open Store Front</w:t>
      </w:r>
      <w:r>
        <w:t>.</w:t>
      </w:r>
    </w:p>
    <w:p w:rsidR="00A06C58" w:rsidRDefault="00CA2844">
      <w:pPr>
        <w:widowControl w:val="0"/>
      </w:pPr>
      <w:r>
        <w:lastRenderedPageBreak/>
        <w:t>2. Login as registered user (or register a new one).</w:t>
      </w:r>
    </w:p>
    <w:p w:rsidR="00A06C58" w:rsidRDefault="00CA2844">
      <w:pPr>
        <w:widowControl w:val="0"/>
      </w:pPr>
      <w:r>
        <w:t>3. Choose some product, add it to Cart and start Checkout.</w:t>
      </w:r>
    </w:p>
    <w:p w:rsidR="00A06C58" w:rsidRDefault="00CA2844">
      <w:pPr>
        <w:widowControl w:val="0"/>
      </w:pPr>
      <w:r>
        <w:t>4. On Shipping page enter a shipping address, select shipping method and Continue checkout.</w:t>
      </w:r>
    </w:p>
    <w:p w:rsidR="00A06C58" w:rsidRDefault="00CA2844">
      <w:pPr>
        <w:widowControl w:val="0"/>
      </w:pPr>
      <w:r>
        <w:t xml:space="preserve">5. Select or enter a billing address, enter </w:t>
      </w:r>
      <w:r>
        <w:t>payment data and click Continue button.</w:t>
      </w:r>
    </w:p>
    <w:p w:rsidR="00A06C58" w:rsidRDefault="00CA2844">
      <w:pPr>
        <w:widowControl w:val="0"/>
      </w:pPr>
      <w:r>
        <w:t>6. Submit Order.</w:t>
      </w:r>
    </w:p>
    <w:p w:rsidR="00A06C58" w:rsidRDefault="00CA2844">
      <w:pPr>
        <w:widowControl w:val="0"/>
      </w:pPr>
      <w:r>
        <w:t>7. Login to Kount and open Reports &gt; Order Search.</w:t>
      </w:r>
    </w:p>
    <w:p w:rsidR="00A06C58" w:rsidRDefault="00CA2844">
      <w:pPr>
        <w:widowControl w:val="0"/>
      </w:pPr>
      <w:r>
        <w:t>8. Using Start Date, find your report and click “details” link.</w:t>
      </w:r>
    </w:p>
    <w:p w:rsidR="00A06C58" w:rsidRDefault="00CA2844">
      <w:pPr>
        <w:widowControl w:val="0"/>
      </w:pPr>
      <w:r>
        <w:t>9. Verify order status and Transaction ID.</w:t>
      </w:r>
    </w:p>
    <w:p w:rsidR="00A06C58" w:rsidRDefault="00CA2844">
      <w:pPr>
        <w:widowControl w:val="0"/>
      </w:pPr>
      <w:r>
        <w:t>10. Login to BM and open Kount &gt; Ordering</w:t>
      </w:r>
      <w:r>
        <w:t xml:space="preserve"> &gt; Orders &gt; Find and open your order.</w:t>
      </w:r>
    </w:p>
    <w:p w:rsidR="00A06C58" w:rsidRDefault="00CA2844">
      <w:pPr>
        <w:widowControl w:val="0"/>
      </w:pPr>
      <w:r>
        <w:t>11. Open Attributes tab and verify that order status, Transaction ID have the same values as on Kount.</w:t>
      </w:r>
    </w:p>
    <w:p w:rsidR="00A06C58" w:rsidRDefault="00CA2844">
      <w:pPr>
        <w:widowControl w:val="0"/>
      </w:pPr>
      <w:r>
        <w:t>12. Again open order on Kount and change it status using form in the bottom of page.</w:t>
      </w:r>
    </w:p>
    <w:p w:rsidR="00A06C58" w:rsidRDefault="00CA2844">
      <w:pPr>
        <w:widowControl w:val="0"/>
      </w:pPr>
      <w:r>
        <w:t>13. Wait for processENSQueue j</w:t>
      </w:r>
      <w:r>
        <w:t>ob to complete on schedule or trigger manually.</w:t>
      </w:r>
    </w:p>
    <w:p w:rsidR="00A06C58" w:rsidRDefault="00CA2844">
      <w:pPr>
        <w:widowControl w:val="0"/>
      </w:pPr>
      <w:r>
        <w:t>14. Open order in BM and verify that order status changed.</w:t>
      </w:r>
    </w:p>
    <w:p w:rsidR="00A06C58" w:rsidRDefault="00CA2844">
      <w:pPr>
        <w:pStyle w:val="Heading5"/>
        <w:spacing w:line="240" w:lineRule="auto"/>
      </w:pPr>
      <w:bookmarkStart w:id="77" w:name="_3hv69ve"/>
      <w:bookmarkStart w:id="78" w:name="_Toc531855297"/>
      <w:bookmarkEnd w:id="77"/>
      <w:r>
        <w:t>TestCase 10: Risk Change Score. Check that order risk evaluation changed OMS (BM), when it changed on Kount.</w:t>
      </w:r>
      <w:bookmarkEnd w:id="78"/>
      <w:r>
        <w:t xml:space="preserve"> </w:t>
      </w:r>
    </w:p>
    <w:p w:rsidR="00A06C58" w:rsidRDefault="00CA2844">
      <w:pPr>
        <w:widowControl w:val="0"/>
      </w:pPr>
      <w:r>
        <w:rPr>
          <w:b/>
        </w:rPr>
        <w:t>Prerequisites:</w:t>
      </w:r>
      <w:r>
        <w:t xml:space="preserve"> </w:t>
      </w:r>
    </w:p>
    <w:p w:rsidR="00A06C58" w:rsidRDefault="00CA2844">
      <w:pPr>
        <w:widowControl w:val="0"/>
      </w:pPr>
      <w:r>
        <w:t>Need to enable ENS:</w:t>
      </w:r>
    </w:p>
    <w:p w:rsidR="00A06C58" w:rsidRDefault="00CA2844">
      <w:pPr>
        <w:widowControl w:val="0"/>
      </w:pPr>
      <w:r>
        <w:t>- L</w:t>
      </w:r>
      <w:r>
        <w:t>ogin to BM and open Kount &gt; Site Preferences &gt; Custom Preferences &gt; Kount.</w:t>
      </w:r>
    </w:p>
    <w:p w:rsidR="00A06C58" w:rsidRDefault="00CA2844">
      <w:pPr>
        <w:widowControl w:val="0"/>
      </w:pPr>
      <w:r>
        <w:t>- Check Enable Event Notification Service checkbox.</w:t>
      </w:r>
    </w:p>
    <w:p w:rsidR="00A06C58" w:rsidRDefault="00CA2844">
      <w:pPr>
        <w:widowControl w:val="0"/>
      </w:pPr>
      <w:r>
        <w:t>- Apply changes.</w:t>
      </w:r>
    </w:p>
    <w:p w:rsidR="00A06C58" w:rsidRDefault="00A06C58">
      <w:pPr>
        <w:widowControl w:val="0"/>
      </w:pPr>
    </w:p>
    <w:p w:rsidR="00A06C58" w:rsidRDefault="00CA2844">
      <w:pPr>
        <w:widowControl w:val="0"/>
      </w:pPr>
      <w:r>
        <w:rPr>
          <w:b/>
        </w:rPr>
        <w:t>Steps:</w:t>
      </w:r>
    </w:p>
    <w:p w:rsidR="00A06C58" w:rsidRDefault="00CA2844">
      <w:pPr>
        <w:widowControl w:val="0"/>
      </w:pPr>
      <w:r>
        <w:t>1. Open Store Front.</w:t>
      </w:r>
    </w:p>
    <w:p w:rsidR="00A06C58" w:rsidRDefault="00CA2844">
      <w:pPr>
        <w:widowControl w:val="0"/>
      </w:pPr>
      <w:r>
        <w:t>2. Login as registered user (or register a new one).</w:t>
      </w:r>
    </w:p>
    <w:p w:rsidR="00A06C58" w:rsidRDefault="00CA2844">
      <w:pPr>
        <w:widowControl w:val="0"/>
      </w:pPr>
      <w:r>
        <w:t>3. Choose some product, add it</w:t>
      </w:r>
      <w:r>
        <w:t xml:space="preserve"> to Cart and start Checkout.</w:t>
      </w:r>
    </w:p>
    <w:p w:rsidR="00A06C58" w:rsidRDefault="00CA2844">
      <w:pPr>
        <w:widowControl w:val="0"/>
      </w:pPr>
      <w:r>
        <w:t>4. On Shipping page enter a shipping address, select shipping method and Continue checkout.</w:t>
      </w:r>
    </w:p>
    <w:p w:rsidR="00A06C58" w:rsidRDefault="00CA2844">
      <w:pPr>
        <w:widowControl w:val="0"/>
      </w:pPr>
      <w:r>
        <w:t>5. Select or enter a billing address, enter payment data and click Continue button.</w:t>
      </w:r>
    </w:p>
    <w:p w:rsidR="00A06C58" w:rsidRDefault="00CA2844">
      <w:pPr>
        <w:widowControl w:val="0"/>
      </w:pPr>
      <w:r>
        <w:t>6. Submit Order.</w:t>
      </w:r>
    </w:p>
    <w:p w:rsidR="00A06C58" w:rsidRDefault="00CA2844">
      <w:pPr>
        <w:widowControl w:val="0"/>
      </w:pPr>
      <w:r>
        <w:t>7. Login to Kount and open Reports</w:t>
      </w:r>
      <w:r>
        <w:t xml:space="preserve"> &gt; Order Search</w:t>
      </w:r>
    </w:p>
    <w:p w:rsidR="00A06C58" w:rsidRDefault="00CA2844">
      <w:pPr>
        <w:widowControl w:val="0"/>
      </w:pPr>
      <w:r>
        <w:t xml:space="preserve">8. Using Start Date, find your report  </w:t>
      </w:r>
    </w:p>
    <w:p w:rsidR="00A06C58" w:rsidRDefault="00CA2844">
      <w:pPr>
        <w:widowControl w:val="0"/>
      </w:pPr>
      <w:r>
        <w:t>9. Click “details” link.</w:t>
      </w:r>
    </w:p>
    <w:p w:rsidR="00A06C58" w:rsidRDefault="00CA2844">
      <w:pPr>
        <w:widowControl w:val="0"/>
      </w:pPr>
      <w:r>
        <w:t>10. Verify data in Current Risk Evaluation block.</w:t>
      </w:r>
    </w:p>
    <w:p w:rsidR="00A06C58" w:rsidRDefault="00CA2844">
      <w:pPr>
        <w:widowControl w:val="0"/>
      </w:pPr>
      <w:r>
        <w:t>11. Login to BM and open Kount &gt; Ordering &gt; Orders &gt; Find and open your order.</w:t>
      </w:r>
    </w:p>
    <w:p w:rsidR="00A06C58" w:rsidRDefault="00CA2844">
      <w:pPr>
        <w:widowControl w:val="0"/>
      </w:pPr>
      <w:r>
        <w:t xml:space="preserve">12. Open Attributes tab and verify that </w:t>
      </w:r>
      <w:r>
        <w:t xml:space="preserve">order status, Transaction ID have the same values as on </w:t>
      </w:r>
      <w:r>
        <w:lastRenderedPageBreak/>
        <w:t>Kount.</w:t>
      </w:r>
    </w:p>
    <w:p w:rsidR="00A06C58" w:rsidRDefault="00CA2844">
      <w:pPr>
        <w:widowControl w:val="0"/>
      </w:pPr>
      <w:r>
        <w:t>13. Make the XML posts for the RISK EVENT changes and the Reevaluate change events.</w:t>
      </w:r>
    </w:p>
    <w:p w:rsidR="00A06C58" w:rsidRDefault="00CA2844">
      <w:pPr>
        <w:widowControl w:val="0"/>
      </w:pPr>
      <w:r>
        <w:t>14. Wait for processENSQueue job to complete on schedule or trigger manually.</w:t>
      </w:r>
    </w:p>
    <w:p w:rsidR="00A06C58" w:rsidRDefault="00CA2844">
      <w:pPr>
        <w:widowControl w:val="0"/>
      </w:pPr>
      <w:r>
        <w:t>15. Open order in BM and verify</w:t>
      </w:r>
      <w:r>
        <w:t xml:space="preserve"> that order RISK EVENT attribute changed. </w:t>
      </w:r>
    </w:p>
    <w:p w:rsidR="00A06C58" w:rsidRDefault="00CA2844">
      <w:pPr>
        <w:pStyle w:val="Heading5"/>
        <w:spacing w:line="240" w:lineRule="auto"/>
      </w:pPr>
      <w:bookmarkStart w:id="79" w:name="_1x0gk37"/>
      <w:bookmarkStart w:id="80" w:name="_Toc531855298"/>
      <w:bookmarkEnd w:id="79"/>
      <w:r>
        <w:t>TestCase 11. Additional Payment Types verification</w:t>
      </w:r>
      <w:bookmarkEnd w:id="80"/>
    </w:p>
    <w:p w:rsidR="00A06C58" w:rsidRDefault="00CA2844">
      <w:pPr>
        <w:widowControl w:val="0"/>
      </w:pPr>
      <w:r>
        <w:t>1. Open Store Front.</w:t>
      </w:r>
    </w:p>
    <w:p w:rsidR="00A06C58" w:rsidRDefault="00CA2844">
      <w:pPr>
        <w:widowControl w:val="0"/>
      </w:pPr>
      <w:r>
        <w:t>2. Choose some product, add it to Cart and start Checkout as Guest.</w:t>
      </w:r>
    </w:p>
    <w:p w:rsidR="00A06C58" w:rsidRDefault="00CA2844">
      <w:pPr>
        <w:widowControl w:val="0"/>
      </w:pPr>
      <w:r>
        <w:t xml:space="preserve">3. On Shipping page enter a shipping address, select shipping method and </w:t>
      </w:r>
      <w:r>
        <w:t>Continue checkout.</w:t>
      </w:r>
    </w:p>
    <w:p w:rsidR="00A06C58" w:rsidRDefault="00CA2844">
      <w:pPr>
        <w:widowControl w:val="0"/>
      </w:pPr>
      <w:r>
        <w:t>4. Select or enter a billing address, enter different payment method, fill correct data (important for PayPal) and click Continue button.</w:t>
      </w:r>
    </w:p>
    <w:p w:rsidR="00A06C58" w:rsidRDefault="00CA2844">
      <w:pPr>
        <w:widowControl w:val="0"/>
      </w:pPr>
      <w:r>
        <w:t>5. Submit Order.</w:t>
      </w:r>
    </w:p>
    <w:p w:rsidR="00A06C58" w:rsidRDefault="00CA2844">
      <w:pPr>
        <w:widowControl w:val="0"/>
      </w:pPr>
      <w:r>
        <w:t>6. Login to Kount and open Reports &gt; Order Search.</w:t>
      </w:r>
    </w:p>
    <w:p w:rsidR="00A06C58" w:rsidRDefault="00CA2844">
      <w:pPr>
        <w:widowControl w:val="0"/>
      </w:pPr>
      <w:r>
        <w:t xml:space="preserve">7. Using Start Date, find </w:t>
      </w:r>
      <w:r>
        <w:t>your report and click “details” link.</w:t>
      </w:r>
    </w:p>
    <w:p w:rsidR="00A06C58" w:rsidRDefault="00CA2844">
      <w:pPr>
        <w:widowControl w:val="0"/>
      </w:pPr>
      <w:r>
        <w:t>8. Verify that next data sent correctly:</w:t>
      </w:r>
    </w:p>
    <w:p w:rsidR="00A06C58" w:rsidRDefault="00CA2844">
      <w:pPr>
        <w:widowControl w:val="0"/>
      </w:pPr>
      <w:r>
        <w:t>- In case PayPal used – on Kount should be PayPal</w:t>
      </w:r>
    </w:p>
    <w:p w:rsidR="00A06C58" w:rsidRDefault="00CA2844">
      <w:pPr>
        <w:widowControl w:val="0"/>
      </w:pPr>
      <w:r>
        <w:t>- In case Credit Card – on Kount should be Credit Card</w:t>
      </w:r>
    </w:p>
    <w:p w:rsidR="00A06C58" w:rsidRDefault="00CA2844">
      <w:pPr>
        <w:widowControl w:val="0"/>
      </w:pPr>
      <w:r>
        <w:t>- In case Gift card used – on Kount should be Gift card</w:t>
      </w:r>
    </w:p>
    <w:p w:rsidR="00A06C58" w:rsidRDefault="00CA2844">
      <w:pPr>
        <w:widowControl w:val="0"/>
      </w:pPr>
      <w:r>
        <w:t>- In case Gift c</w:t>
      </w:r>
      <w:r>
        <w:t>ard + Credit Card used – on Kount should be Credit Card</w:t>
      </w:r>
    </w:p>
    <w:p w:rsidR="00A06C58" w:rsidRDefault="00CA2844">
      <w:pPr>
        <w:widowControl w:val="0"/>
      </w:pPr>
      <w:r>
        <w:t>- In case Gift card + Pay Pal used – on Kount should be PayPal</w:t>
      </w:r>
    </w:p>
    <w:p w:rsidR="00A06C58" w:rsidRDefault="00CA2844">
      <w:pPr>
        <w:pStyle w:val="Heading5"/>
        <w:spacing w:line="240" w:lineRule="auto"/>
      </w:pPr>
      <w:bookmarkStart w:id="81" w:name="_4h042r0"/>
      <w:bookmarkStart w:id="82" w:name="_Toc531855299"/>
      <w:bookmarkEnd w:id="81"/>
      <w:r>
        <w:t>TestCase 12. User Defined Fields verification</w:t>
      </w:r>
      <w:bookmarkEnd w:id="82"/>
    </w:p>
    <w:p w:rsidR="00A06C58" w:rsidRDefault="00CA2844">
      <w:pPr>
        <w:widowControl w:val="0"/>
      </w:pPr>
      <w:r>
        <w:t>1. Login to BM and open Kount &gt; Site Preferences &gt; Custom Preferences &gt; Kount</w:t>
      </w:r>
    </w:p>
    <w:p w:rsidR="00A06C58" w:rsidRDefault="00CA2844">
      <w:pPr>
        <w:widowControl w:val="0"/>
      </w:pPr>
      <w:r>
        <w:t xml:space="preserve">2. Setup UDF </w:t>
      </w:r>
      <w:r>
        <w:t>fields in SFCC instance. Fill 'Kount UDF fields' field with 3 values:</w:t>
      </w:r>
      <w:r>
        <w:br/>
        <w:t>- for Order DW object (e.g. TESTUDF1|order.Order Attribute Definition ID)</w:t>
      </w:r>
      <w:r>
        <w:br/>
        <w:t>- for OrderAddress DW object (e.g. TESTUDF2|shippingaddress.OrderAddress Attribute Definition ID)</w:t>
      </w:r>
      <w:r>
        <w:br/>
        <w:t xml:space="preserve">- for Profile </w:t>
      </w:r>
      <w:r>
        <w:t>DW object (e.g. TESTUDF3|profile.Profile Attribute Definition ID)</w:t>
      </w:r>
    </w:p>
    <w:p w:rsidR="00A06C58" w:rsidRDefault="00CA2844">
      <w:pPr>
        <w:widowControl w:val="0"/>
      </w:pPr>
      <w:r>
        <w:t xml:space="preserve">3. In Kount admin set 3 UDF fields (same as for #2) </w:t>
      </w:r>
    </w:p>
    <w:p w:rsidR="00A06C58" w:rsidRDefault="00CA2844">
      <w:pPr>
        <w:widowControl w:val="0"/>
      </w:pPr>
      <w:r>
        <w:t>4. Open Store Front.</w:t>
      </w:r>
    </w:p>
    <w:p w:rsidR="00A06C58" w:rsidRDefault="00CA2844">
      <w:pPr>
        <w:widowControl w:val="0"/>
      </w:pPr>
      <w:r>
        <w:t>5. Choose some product, add it to Cart and start Checkout.</w:t>
      </w:r>
    </w:p>
    <w:p w:rsidR="00A06C58" w:rsidRDefault="00CA2844">
      <w:pPr>
        <w:widowControl w:val="0"/>
      </w:pPr>
      <w:r>
        <w:t>6. On Shipping page enter a shipping address, select ship</w:t>
      </w:r>
      <w:r>
        <w:t>ping method and Continue checkout.</w:t>
      </w:r>
    </w:p>
    <w:p w:rsidR="00A06C58" w:rsidRDefault="00CA2844">
      <w:pPr>
        <w:widowControl w:val="0"/>
      </w:pPr>
      <w:r>
        <w:t>7. Select or enter a billing address, enter payment data and click Continue button.</w:t>
      </w:r>
    </w:p>
    <w:p w:rsidR="00A06C58" w:rsidRDefault="00CA2844">
      <w:pPr>
        <w:widowControl w:val="0"/>
      </w:pPr>
      <w:r>
        <w:t>8. Submit Order.</w:t>
      </w:r>
    </w:p>
    <w:p w:rsidR="00A06C58" w:rsidRDefault="00CA2844">
      <w:pPr>
        <w:widowControl w:val="0"/>
      </w:pPr>
      <w:r>
        <w:t>9. In Kount admin verify UDF fields values for placed order.</w:t>
      </w:r>
    </w:p>
    <w:p w:rsidR="00A06C58" w:rsidRDefault="00CA2844">
      <w:pPr>
        <w:widowControl w:val="0"/>
      </w:pPr>
      <w:r>
        <w:t xml:space="preserve">10. Login to BM and open Kount &gt; Site </w:t>
      </w:r>
      <w:r>
        <w:t>Preferences &gt; Custom Preferences &gt; Kount</w:t>
      </w:r>
    </w:p>
    <w:p w:rsidR="00A06C58" w:rsidRDefault="00CA2844">
      <w:pPr>
        <w:widowControl w:val="0"/>
      </w:pPr>
      <w:r>
        <w:t xml:space="preserve">11. Change UDF to have not correct values. </w:t>
      </w:r>
    </w:p>
    <w:p w:rsidR="00A06C58" w:rsidRDefault="00CA2844">
      <w:pPr>
        <w:widowControl w:val="0"/>
      </w:pPr>
      <w:r>
        <w:t>- for Order DW object (e.g. TESTUDF1|xxx.Order Attribute Definition ID)</w:t>
      </w:r>
    </w:p>
    <w:p w:rsidR="00A06C58" w:rsidRDefault="00CA2844">
      <w:pPr>
        <w:widowControl w:val="0"/>
      </w:pPr>
      <w:r>
        <w:t>12. Open Store Front.</w:t>
      </w:r>
    </w:p>
    <w:p w:rsidR="00A06C58" w:rsidRDefault="00CA2844">
      <w:pPr>
        <w:widowControl w:val="0"/>
      </w:pPr>
      <w:r>
        <w:lastRenderedPageBreak/>
        <w:t>13. Choose some product, add it to Cart and start Checkout.</w:t>
      </w:r>
    </w:p>
    <w:p w:rsidR="00A06C58" w:rsidRDefault="00CA2844">
      <w:pPr>
        <w:widowControl w:val="0"/>
      </w:pPr>
      <w:r>
        <w:t>14. On Shipping p</w:t>
      </w:r>
      <w:r>
        <w:t>age enter a shipping address, select shipping method and Continue checkout.</w:t>
      </w:r>
    </w:p>
    <w:p w:rsidR="00A06C58" w:rsidRDefault="00CA2844">
      <w:pPr>
        <w:widowControl w:val="0"/>
      </w:pPr>
      <w:r>
        <w:t>15. Select or enter a billing address, enter payment data and click Continue button.</w:t>
      </w:r>
    </w:p>
    <w:p w:rsidR="00A06C58" w:rsidRDefault="00CA2844">
      <w:pPr>
        <w:widowControl w:val="0"/>
      </w:pPr>
      <w:r>
        <w:t>16. Submit Order.</w:t>
      </w:r>
    </w:p>
    <w:p w:rsidR="00A06C58" w:rsidRDefault="00CA2844">
      <w:pPr>
        <w:widowControl w:val="0"/>
      </w:pPr>
      <w:r>
        <w:t>17 Data for incorrect UDF is not sent to Kount.</w:t>
      </w:r>
    </w:p>
    <w:p w:rsidR="00A06C58" w:rsidRDefault="00CA2844">
      <w:pPr>
        <w:widowControl w:val="0"/>
      </w:pPr>
      <w:r>
        <w:t>18. Error is occured, Log fil</w:t>
      </w:r>
      <w:r>
        <w:t>e contains appropriate info about error in custom - &lt;kount&gt; - &lt;hostname&gt; - appserver - &lt;creation date of the file in GMT&gt;.log</w:t>
      </w:r>
    </w:p>
    <w:p w:rsidR="00A06C58" w:rsidRDefault="00CA2844">
      <w:pPr>
        <w:widowControl w:val="0"/>
      </w:pPr>
      <w:r>
        <w:t>19. Login to BM and open Kount &gt; Site Preferences &gt; Custom Preferences &gt; Kount</w:t>
      </w:r>
    </w:p>
    <w:p w:rsidR="00A06C58" w:rsidRDefault="00CA2844">
      <w:pPr>
        <w:widowControl w:val="0"/>
      </w:pPr>
      <w:r>
        <w:t xml:space="preserve">20. Change UDF to have correct values. </w:t>
      </w:r>
    </w:p>
    <w:p w:rsidR="00A06C58" w:rsidRDefault="00CA2844">
      <w:pPr>
        <w:widowControl w:val="0"/>
      </w:pPr>
      <w:r>
        <w:t>- for Order</w:t>
      </w:r>
      <w:r>
        <w:t xml:space="preserve"> DW object (e.g. TESTUDF1|order.Order Attribute Definition ID)</w:t>
      </w:r>
    </w:p>
    <w:p w:rsidR="00A06C58" w:rsidRDefault="00CA2844">
      <w:pPr>
        <w:widowControl w:val="0"/>
      </w:pPr>
      <w:r>
        <w:t>21. In Kount admin panel delete TESTUDF1.</w:t>
      </w:r>
    </w:p>
    <w:p w:rsidR="00A06C58" w:rsidRDefault="00CA2844">
      <w:pPr>
        <w:widowControl w:val="0"/>
      </w:pPr>
      <w:r>
        <w:t>22. Open Store Front.</w:t>
      </w:r>
    </w:p>
    <w:p w:rsidR="00A06C58" w:rsidRDefault="00CA2844">
      <w:pPr>
        <w:widowControl w:val="0"/>
      </w:pPr>
      <w:r>
        <w:t>23. Choose some product, add it to Cart and start Checkout.</w:t>
      </w:r>
    </w:p>
    <w:p w:rsidR="00A06C58" w:rsidRDefault="00CA2844">
      <w:pPr>
        <w:widowControl w:val="0"/>
      </w:pPr>
      <w:r>
        <w:t>24. On Shipping page enter a shipping address, select shipping method</w:t>
      </w:r>
      <w:r>
        <w:t xml:space="preserve"> and Continue checkout.</w:t>
      </w:r>
    </w:p>
    <w:p w:rsidR="00A06C58" w:rsidRDefault="00CA2844">
      <w:pPr>
        <w:widowControl w:val="0"/>
      </w:pPr>
      <w:r>
        <w:t>25. Select or enter a billing address, enter payment data and click Continue button.</w:t>
      </w:r>
    </w:p>
    <w:p w:rsidR="00A06C58" w:rsidRDefault="00CA2844">
      <w:pPr>
        <w:widowControl w:val="0"/>
      </w:pPr>
      <w:r>
        <w:t>26. Submit Order.</w:t>
      </w:r>
    </w:p>
    <w:p w:rsidR="00A06C58" w:rsidRDefault="00CA2844">
      <w:pPr>
        <w:widowControl w:val="0"/>
      </w:pPr>
      <w:r>
        <w:t>27. Data for TESTUDF1 is not sent to Kount.</w:t>
      </w:r>
    </w:p>
    <w:p w:rsidR="00A06C58" w:rsidRDefault="00CA2844">
      <w:pPr>
        <w:widowControl w:val="0"/>
      </w:pPr>
      <w:r>
        <w:t>28. Error is occured, Log file contains appropriate info about error in custom - &lt;kou</w:t>
      </w:r>
      <w:r>
        <w:t>nt&gt; - &lt;hostname&gt; - appserver - &lt;creation date of the file in GMT&gt;.log</w:t>
      </w:r>
    </w:p>
    <w:p w:rsidR="00A06C58" w:rsidRDefault="00CA2844">
      <w:pPr>
        <w:pStyle w:val="Heading5"/>
        <w:spacing w:line="240" w:lineRule="auto"/>
      </w:pPr>
      <w:bookmarkStart w:id="83" w:name="_2w5ecyt"/>
      <w:bookmarkStart w:id="84" w:name="_Toc531855300"/>
      <w:bookmarkEnd w:id="83"/>
      <w:r>
        <w:t>TestCase 13. Errors logging and email notification verification</w:t>
      </w:r>
      <w:bookmarkEnd w:id="84"/>
    </w:p>
    <w:p w:rsidR="00A06C58" w:rsidRDefault="00CA2844">
      <w:pPr>
        <w:widowControl w:val="0"/>
      </w:pPr>
      <w:r>
        <w:t>1. Login to BM and open Kount &gt; Site Preferences &gt; Custom Preferences &gt; Kount</w:t>
      </w:r>
    </w:p>
    <w:p w:rsidR="00A06C58" w:rsidRDefault="00CA2844">
      <w:pPr>
        <w:widowControl w:val="0"/>
      </w:pPr>
      <w:r>
        <w:t>2. Fill 'Kount Notification Email' field wit</w:t>
      </w:r>
      <w:r>
        <w:t>h an email or more.</w:t>
      </w:r>
    </w:p>
    <w:p w:rsidR="00A06C58" w:rsidRDefault="00CA2844">
      <w:pPr>
        <w:widowControl w:val="0"/>
      </w:pPr>
      <w:r>
        <w:t>3. Сreate a test situation when Kount service is unavailable</w:t>
      </w:r>
    </w:p>
    <w:p w:rsidR="00A06C58" w:rsidRDefault="00CA2844" w:rsidP="00CA2844">
      <w:pPr>
        <w:widowControl w:val="0"/>
        <w:numPr>
          <w:ilvl w:val="0"/>
          <w:numId w:val="31"/>
        </w:numPr>
        <w:ind w:hanging="360"/>
        <w:contextualSpacing/>
      </w:pPr>
      <w:r>
        <w:rPr>
          <w:i/>
          <w:color w:val="434343"/>
        </w:rPr>
        <w:t xml:space="preserve">Go to  </w:t>
      </w:r>
      <w:hyperlink r:id="rId64">
        <w:r>
          <w:rPr>
            <w:rStyle w:val="ListLabel305"/>
            <w:highlight w:val="none"/>
          </w:rPr>
          <w:t>Administration</w:t>
        </w:r>
      </w:hyperlink>
      <w:r>
        <w:rPr>
          <w:i/>
          <w:color w:val="434343"/>
          <w:sz w:val="18"/>
          <w:szCs w:val="18"/>
          <w:highlight w:val="white"/>
        </w:rPr>
        <w:t xml:space="preserve"> &gt;  </w:t>
      </w:r>
      <w:hyperlink r:id="rId65">
        <w:r>
          <w:rPr>
            <w:rStyle w:val="ListLabel305"/>
            <w:highlight w:val="none"/>
          </w:rPr>
          <w:t>Operations</w:t>
        </w:r>
      </w:hyperlink>
      <w:r>
        <w:rPr>
          <w:i/>
          <w:color w:val="434343"/>
          <w:sz w:val="18"/>
          <w:szCs w:val="18"/>
          <w:highlight w:val="white"/>
        </w:rPr>
        <w:t xml:space="preserve"> &gt;  </w:t>
      </w:r>
      <w:hyperlink r:id="rId66">
        <w:r>
          <w:rPr>
            <w:rStyle w:val="ListLabel305"/>
            <w:highlight w:val="none"/>
          </w:rPr>
          <w:t>Services</w:t>
        </w:r>
      </w:hyperlink>
      <w:r>
        <w:rPr>
          <w:i/>
          <w:color w:val="434343"/>
          <w:sz w:val="18"/>
          <w:szCs w:val="18"/>
          <w:highlight w:val="white"/>
        </w:rPr>
        <w:t xml:space="preserve"> &gt; kount - Details</w:t>
      </w:r>
    </w:p>
    <w:p w:rsidR="00A06C58" w:rsidRDefault="00CA2844" w:rsidP="00CA2844">
      <w:pPr>
        <w:widowControl w:val="0"/>
        <w:numPr>
          <w:ilvl w:val="0"/>
          <w:numId w:val="31"/>
        </w:numPr>
        <w:ind w:hanging="360"/>
        <w:contextualSpacing/>
        <w:rPr>
          <w:i/>
          <w:color w:val="434343"/>
          <w:highlight w:val="white"/>
        </w:rPr>
      </w:pPr>
      <w:r>
        <w:rPr>
          <w:i/>
          <w:color w:val="434343"/>
          <w:sz w:val="18"/>
          <w:szCs w:val="18"/>
          <w:highlight w:val="white"/>
        </w:rPr>
        <w:t>Uncheck Enable Checkbox</w:t>
      </w:r>
    </w:p>
    <w:p w:rsidR="00A06C58" w:rsidRDefault="00CA2844" w:rsidP="00CA2844">
      <w:pPr>
        <w:widowControl w:val="0"/>
        <w:numPr>
          <w:ilvl w:val="0"/>
          <w:numId w:val="31"/>
        </w:numPr>
        <w:ind w:hanging="360"/>
        <w:contextualSpacing/>
        <w:rPr>
          <w:i/>
          <w:color w:val="434343"/>
          <w:highlight w:val="white"/>
        </w:rPr>
      </w:pPr>
      <w:r>
        <w:rPr>
          <w:i/>
          <w:color w:val="434343"/>
          <w:sz w:val="18"/>
          <w:szCs w:val="18"/>
          <w:highlight w:val="white"/>
        </w:rPr>
        <w:t>Click Apply</w:t>
      </w:r>
    </w:p>
    <w:p w:rsidR="00A06C58" w:rsidRDefault="00A06C58">
      <w:pPr>
        <w:widowControl w:val="0"/>
      </w:pPr>
    </w:p>
    <w:p w:rsidR="00A06C58" w:rsidRDefault="00CA2844">
      <w:pPr>
        <w:widowControl w:val="0"/>
      </w:pPr>
      <w:r>
        <w:t>4. Open</w:t>
      </w:r>
      <w:r>
        <w:t xml:space="preserve"> Store Front.</w:t>
      </w:r>
    </w:p>
    <w:p w:rsidR="00A06C58" w:rsidRDefault="00CA2844">
      <w:pPr>
        <w:widowControl w:val="0"/>
      </w:pPr>
      <w:r>
        <w:t>5. Choose some product, add it to Cart and start Checkout.</w:t>
      </w:r>
    </w:p>
    <w:p w:rsidR="00A06C58" w:rsidRDefault="00CA2844">
      <w:pPr>
        <w:widowControl w:val="0"/>
      </w:pPr>
      <w:r>
        <w:t>6. On Shipping page enter a shipping address, select shipping method and Continue checkout.</w:t>
      </w:r>
    </w:p>
    <w:p w:rsidR="00A06C58" w:rsidRDefault="00CA2844">
      <w:pPr>
        <w:widowControl w:val="0"/>
      </w:pPr>
      <w:r>
        <w:t>7. Select or enter a billing address, enter payment data and click Continue button.</w:t>
      </w:r>
    </w:p>
    <w:p w:rsidR="00A06C58" w:rsidRDefault="00CA2844">
      <w:pPr>
        <w:widowControl w:val="0"/>
      </w:pPr>
      <w:r>
        <w:t>8. Subm</w:t>
      </w:r>
      <w:r>
        <w:t>it Order.</w:t>
      </w:r>
    </w:p>
    <w:p w:rsidR="00A06C58" w:rsidRDefault="00CA2844">
      <w:pPr>
        <w:widowControl w:val="0"/>
      </w:pPr>
      <w:r>
        <w:t>9. Login to BM and open Administration &gt; Site Development &gt; Development Setup &gt; Open Logs folder</w:t>
      </w:r>
    </w:p>
    <w:p w:rsidR="00A06C58" w:rsidRDefault="00CA2844">
      <w:pPr>
        <w:widowControl w:val="0"/>
      </w:pPr>
      <w:r>
        <w:t>10. Verify separate log file availability: custom - &lt;kount&gt; - &lt;hostname&gt; - appserver - &lt;creation date of the file in GMT&gt;.log</w:t>
      </w:r>
    </w:p>
    <w:p w:rsidR="00A06C58" w:rsidRDefault="00CA2844">
      <w:pPr>
        <w:widowControl w:val="0"/>
      </w:pPr>
      <w:r>
        <w:t>11. Verify log file con</w:t>
      </w:r>
      <w:r>
        <w:t xml:space="preserve">tent has following format: [error time in GMT] &lt;error type&gt; &lt;system </w:t>
      </w:r>
      <w:r>
        <w:lastRenderedPageBreak/>
        <w:t>description&gt; &lt;custom description&gt;</w:t>
      </w:r>
    </w:p>
    <w:p w:rsidR="00A06C58" w:rsidRDefault="00CA2844">
      <w:pPr>
        <w:widowControl w:val="0"/>
      </w:pPr>
      <w:r>
        <w:t>12. Go to mail boxes .</w:t>
      </w:r>
    </w:p>
    <w:p w:rsidR="00A06C58" w:rsidRDefault="00CA2844">
      <w:pPr>
        <w:widowControl w:val="0"/>
      </w:pPr>
      <w:r>
        <w:t>13. Verify e-mail availability for each e-mail box. Recipient data will contain the following:</w:t>
      </w:r>
    </w:p>
    <w:p w:rsidR="00A06C58" w:rsidRDefault="00CA2844">
      <w:pPr>
        <w:widowControl w:val="0"/>
      </w:pPr>
      <w:r>
        <w:t>from - noreply@noreply.com</w:t>
      </w:r>
    </w:p>
    <w:p w:rsidR="00A06C58" w:rsidRDefault="00CA2844">
      <w:pPr>
        <w:widowControl w:val="0"/>
      </w:pPr>
      <w:r>
        <w:t>to - valu</w:t>
      </w:r>
      <w:r>
        <w:t>e from site preferences</w:t>
      </w:r>
    </w:p>
    <w:p w:rsidR="00A06C58" w:rsidRDefault="00CA2844">
      <w:pPr>
        <w:widowControl w:val="0"/>
      </w:pPr>
      <w:r>
        <w:t>cc - empty</w:t>
      </w:r>
    </w:p>
    <w:p w:rsidR="00A06C58" w:rsidRDefault="00CA2844">
      <w:pPr>
        <w:widowControl w:val="0"/>
      </w:pPr>
      <w:r>
        <w:t>bcc - empty</w:t>
      </w:r>
    </w:p>
    <w:p w:rsidR="00A06C58" w:rsidRDefault="00CA2844">
      <w:pPr>
        <w:pStyle w:val="Heading5"/>
        <w:spacing w:line="240" w:lineRule="auto"/>
      </w:pPr>
      <w:bookmarkStart w:id="85" w:name="_1baon6m"/>
      <w:bookmarkStart w:id="86" w:name="_Toc531855301"/>
      <w:bookmarkEnd w:id="85"/>
      <w:r>
        <w:t>TestCase 14: Risk Change Score. Check that email with old and new Evaluation data receiving, when Risk and Reevaluation events changed.</w:t>
      </w:r>
      <w:bookmarkEnd w:id="86"/>
      <w:r>
        <w:t xml:space="preserve"> </w:t>
      </w:r>
    </w:p>
    <w:p w:rsidR="00A06C58" w:rsidRDefault="00CA2844">
      <w:pPr>
        <w:pStyle w:val="Heading4"/>
        <w:spacing w:line="240" w:lineRule="auto"/>
      </w:pPr>
      <w:bookmarkStart w:id="87" w:name="_Toc531855302"/>
      <w:r>
        <w:t>Prerequisites:</w:t>
      </w:r>
      <w:bookmarkEnd w:id="87"/>
      <w:r>
        <w:t xml:space="preserve"> </w:t>
      </w:r>
    </w:p>
    <w:p w:rsidR="00A06C58" w:rsidRDefault="00CA2844">
      <w:pPr>
        <w:widowControl w:val="0"/>
      </w:pPr>
      <w:r>
        <w:t>Need to enable ENS:</w:t>
      </w:r>
    </w:p>
    <w:p w:rsidR="00A06C58" w:rsidRDefault="00CA2844">
      <w:pPr>
        <w:widowControl w:val="0"/>
      </w:pPr>
      <w:r>
        <w:t xml:space="preserve">- Login to BM and open Kount &gt; Site </w:t>
      </w:r>
      <w:r>
        <w:t>Preferences &gt; Custom Preferences &gt; Kount.</w:t>
      </w:r>
    </w:p>
    <w:p w:rsidR="00A06C58" w:rsidRDefault="00CA2844">
      <w:pPr>
        <w:widowControl w:val="0"/>
      </w:pPr>
      <w:r>
        <w:t>- Check Enable Event Notification Service checkbox.</w:t>
      </w:r>
    </w:p>
    <w:p w:rsidR="00A06C58" w:rsidRDefault="00CA2844">
      <w:pPr>
        <w:widowControl w:val="0"/>
      </w:pPr>
      <w:r>
        <w:t>- Add your email to Kount Email list</w:t>
      </w:r>
    </w:p>
    <w:p w:rsidR="00A06C58" w:rsidRDefault="00CA2844">
      <w:pPr>
        <w:widowControl w:val="0"/>
      </w:pPr>
      <w:r>
        <w:t>- Check checkbox for all RISK_CHANGE parameters</w:t>
      </w:r>
    </w:p>
    <w:p w:rsidR="00A06C58" w:rsidRDefault="00CA2844">
      <w:pPr>
        <w:widowControl w:val="0"/>
      </w:pPr>
      <w:r>
        <w:t>- Apply changes.</w:t>
      </w:r>
    </w:p>
    <w:p w:rsidR="00A06C58" w:rsidRDefault="00CA2844">
      <w:pPr>
        <w:widowControl w:val="0"/>
      </w:pPr>
      <w:r>
        <w:rPr>
          <w:b/>
        </w:rPr>
        <w:t>Steps:</w:t>
      </w:r>
    </w:p>
    <w:p w:rsidR="00A06C58" w:rsidRDefault="00CA2844">
      <w:pPr>
        <w:widowControl w:val="0"/>
      </w:pPr>
      <w:r>
        <w:t>1. Open Store Front.</w:t>
      </w:r>
    </w:p>
    <w:p w:rsidR="00A06C58" w:rsidRDefault="00CA2844">
      <w:pPr>
        <w:widowControl w:val="0"/>
      </w:pPr>
      <w:r>
        <w:t xml:space="preserve">2. Login as registered user </w:t>
      </w:r>
      <w:r>
        <w:t>(or register a new one).</w:t>
      </w:r>
    </w:p>
    <w:p w:rsidR="00A06C58" w:rsidRDefault="00CA2844">
      <w:pPr>
        <w:widowControl w:val="0"/>
      </w:pPr>
      <w:r>
        <w:t>3. Choose some product, add it to Cart and start Checkout.</w:t>
      </w:r>
    </w:p>
    <w:p w:rsidR="00A06C58" w:rsidRDefault="00CA2844">
      <w:pPr>
        <w:widowControl w:val="0"/>
      </w:pPr>
      <w:r>
        <w:t>4. On Shipping page enter a shipping address, select shipping method and Continue checkout.</w:t>
      </w:r>
    </w:p>
    <w:p w:rsidR="00A06C58" w:rsidRDefault="00CA2844">
      <w:pPr>
        <w:widowControl w:val="0"/>
      </w:pPr>
      <w:r>
        <w:t>5. Select or enter a billing address, enter payment data and click Continue butt</w:t>
      </w:r>
      <w:r>
        <w:t>on.</w:t>
      </w:r>
    </w:p>
    <w:p w:rsidR="00A06C58" w:rsidRDefault="00CA2844">
      <w:pPr>
        <w:widowControl w:val="0"/>
      </w:pPr>
      <w:r>
        <w:t>6. Submit Order.</w:t>
      </w:r>
    </w:p>
    <w:p w:rsidR="00A06C58" w:rsidRDefault="00CA2844">
      <w:pPr>
        <w:widowControl w:val="0"/>
      </w:pPr>
      <w:r>
        <w:t>7. Login to Kount and open Reports &gt; Order Search</w:t>
      </w:r>
    </w:p>
    <w:p w:rsidR="00A06C58" w:rsidRDefault="00CA2844">
      <w:pPr>
        <w:widowControl w:val="0"/>
      </w:pPr>
      <w:r>
        <w:t xml:space="preserve">8. Using Start Date, find your report  </w:t>
      </w:r>
    </w:p>
    <w:p w:rsidR="00A06C58" w:rsidRDefault="00CA2844">
      <w:pPr>
        <w:widowControl w:val="0"/>
      </w:pPr>
      <w:r>
        <w:t>9. Click “details” link.</w:t>
      </w:r>
    </w:p>
    <w:p w:rsidR="00A06C58" w:rsidRDefault="00CA2844">
      <w:pPr>
        <w:widowControl w:val="0"/>
      </w:pPr>
      <w:r>
        <w:t>10. Verify data in Current Risk Evaluation block.</w:t>
      </w:r>
    </w:p>
    <w:p w:rsidR="00A06C58" w:rsidRDefault="00CA2844">
      <w:pPr>
        <w:widowControl w:val="0"/>
      </w:pPr>
      <w:r>
        <w:t>11. Login to BM and open Kount &gt; Ordering &gt; Orders &gt; Find and open you</w:t>
      </w:r>
      <w:r>
        <w:t>r order.</w:t>
      </w:r>
    </w:p>
    <w:p w:rsidR="00A06C58" w:rsidRDefault="00CA2844">
      <w:pPr>
        <w:widowControl w:val="0"/>
      </w:pPr>
      <w:r>
        <w:t>12. Make the XML posts for the RISK EVENT changes and the Reevaluate change events.</w:t>
      </w:r>
    </w:p>
    <w:p w:rsidR="00A06C58" w:rsidRDefault="00CA2844">
      <w:pPr>
        <w:widowControl w:val="0"/>
      </w:pPr>
      <w:r>
        <w:t>13. Wait for processENSQueue job to complete on schedule or trigger manually.</w:t>
      </w:r>
    </w:p>
    <w:p w:rsidR="00A06C58" w:rsidRDefault="00CA2844">
      <w:pPr>
        <w:widowControl w:val="0"/>
      </w:pPr>
      <w:r>
        <w:t xml:space="preserve">14. Open your email box. </w:t>
      </w:r>
    </w:p>
    <w:p w:rsidR="00A06C58" w:rsidRDefault="00CA2844">
      <w:pPr>
        <w:widowControl w:val="0"/>
      </w:pPr>
      <w:r>
        <w:t xml:space="preserve">15. Verify availability of e-mail with old and new Risk </w:t>
      </w:r>
      <w:r>
        <w:t>Evaluation data.</w:t>
      </w:r>
    </w:p>
    <w:p w:rsidR="00A06C58" w:rsidRDefault="00CA2844">
      <w:pPr>
        <w:pStyle w:val="Heading5"/>
        <w:spacing w:line="240" w:lineRule="auto"/>
      </w:pPr>
      <w:bookmarkStart w:id="88" w:name="_3vac5uf"/>
      <w:bookmarkStart w:id="89" w:name="_Toc531855303"/>
      <w:bookmarkEnd w:id="88"/>
      <w:r>
        <w:t>TestCase 15.: Decline Order. Check that declined order returns user to billing page with proper message.</w:t>
      </w:r>
      <w:bookmarkEnd w:id="89"/>
    </w:p>
    <w:p w:rsidR="00A06C58" w:rsidRDefault="00CA2844">
      <w:pPr>
        <w:pStyle w:val="Heading4"/>
        <w:spacing w:line="240" w:lineRule="auto"/>
      </w:pPr>
      <w:bookmarkStart w:id="90" w:name="_Toc531855304"/>
      <w:r>
        <w:t>Prerequisites:</w:t>
      </w:r>
      <w:bookmarkEnd w:id="90"/>
    </w:p>
    <w:p w:rsidR="00A06C58" w:rsidRDefault="00CA2844">
      <w:pPr>
        <w:widowControl w:val="0"/>
      </w:pPr>
      <w:r>
        <w:t xml:space="preserve">Set Rules on Kount that will decline orders : </w:t>
      </w:r>
    </w:p>
    <w:p w:rsidR="00A06C58" w:rsidRDefault="00CA2844">
      <w:pPr>
        <w:widowControl w:val="0"/>
      </w:pPr>
      <w:r>
        <w:lastRenderedPageBreak/>
        <w:t xml:space="preserve">- Login to Kount </w:t>
      </w:r>
    </w:p>
    <w:p w:rsidR="00A06C58" w:rsidRDefault="00CA2844">
      <w:pPr>
        <w:widowControl w:val="0"/>
      </w:pPr>
      <w:r>
        <w:t xml:space="preserve">- Open Fraud Control -&gt; Rule Sets </w:t>
      </w:r>
    </w:p>
    <w:p w:rsidR="00A06C58" w:rsidRDefault="00CA2844">
      <w:pPr>
        <w:widowControl w:val="0"/>
      </w:pPr>
      <w:r>
        <w:t>- Copy Rule Set and</w:t>
      </w:r>
      <w:r>
        <w:t xml:space="preserve"> make all rules action to Declined. </w:t>
      </w:r>
    </w:p>
    <w:p w:rsidR="00A06C58" w:rsidRDefault="00CA2844">
      <w:pPr>
        <w:widowControl w:val="0"/>
      </w:pPr>
      <w:r>
        <w:t>- Open Rule Set and click Activate Rule Set.</w:t>
      </w:r>
    </w:p>
    <w:p w:rsidR="00A06C58" w:rsidRDefault="00CA2844">
      <w:pPr>
        <w:widowControl w:val="0"/>
      </w:pPr>
      <w:r>
        <w:t>So each order which come to Kount will become Declined.</w:t>
      </w:r>
    </w:p>
    <w:p w:rsidR="00A06C58" w:rsidRDefault="00CA2844">
      <w:pPr>
        <w:widowControl w:val="0"/>
      </w:pPr>
      <w:r>
        <w:rPr>
          <w:b/>
        </w:rPr>
        <w:t>Steps:</w:t>
      </w:r>
    </w:p>
    <w:p w:rsidR="00A06C58" w:rsidRDefault="00CA2844">
      <w:pPr>
        <w:widowControl w:val="0"/>
      </w:pPr>
      <w:r>
        <w:t>1. Open Store Front.</w:t>
      </w:r>
    </w:p>
    <w:p w:rsidR="00A06C58" w:rsidRDefault="00CA2844">
      <w:pPr>
        <w:widowControl w:val="0"/>
      </w:pPr>
      <w:r>
        <w:t>2. Login as registered user (or register a new one).</w:t>
      </w:r>
    </w:p>
    <w:p w:rsidR="00A06C58" w:rsidRDefault="00CA2844">
      <w:pPr>
        <w:widowControl w:val="0"/>
      </w:pPr>
      <w:r>
        <w:t>3. Choose some product, add it to Car</w:t>
      </w:r>
      <w:r>
        <w:t>t and start Checkout.</w:t>
      </w:r>
    </w:p>
    <w:p w:rsidR="00A06C58" w:rsidRDefault="00CA2844">
      <w:pPr>
        <w:widowControl w:val="0"/>
      </w:pPr>
      <w:r>
        <w:t>4. On Shipping page enter a shipping address, select shipping method and Continue checkout.</w:t>
      </w:r>
    </w:p>
    <w:p w:rsidR="00A06C58" w:rsidRDefault="00CA2844">
      <w:pPr>
        <w:widowControl w:val="0"/>
      </w:pPr>
      <w:r>
        <w:t>5. Select or enter a billing address, enter payment data and click Continue button.</w:t>
      </w:r>
    </w:p>
    <w:p w:rsidR="00A06C58" w:rsidRDefault="00CA2844">
      <w:pPr>
        <w:widowControl w:val="0"/>
      </w:pPr>
      <w:r>
        <w:t>6. Submit Order.</w:t>
      </w:r>
    </w:p>
    <w:p w:rsidR="00A06C58" w:rsidRDefault="00CA2844">
      <w:pPr>
        <w:widowControl w:val="0"/>
      </w:pPr>
      <w:r>
        <w:t xml:space="preserve">7. Verify that “We were unable to </w:t>
      </w:r>
      <w:r>
        <w:t>process your transaction at this time. Please contact customer support.”</w:t>
      </w:r>
      <w:r>
        <w:rPr>
          <w:b/>
        </w:rPr>
        <w:t xml:space="preserve"> notification message</w:t>
      </w:r>
      <w:r>
        <w:t xml:space="preserve"> appears.</w:t>
      </w:r>
      <w:r>
        <w:tab/>
        <w:t xml:space="preserve"> </w:t>
      </w:r>
    </w:p>
    <w:p w:rsidR="00A06C58" w:rsidRDefault="00A06C58">
      <w:pPr>
        <w:widowControl w:val="0"/>
      </w:pPr>
    </w:p>
    <w:p w:rsidR="00A06C58" w:rsidRDefault="00CA2844">
      <w:pPr>
        <w:pStyle w:val="Heading5"/>
        <w:spacing w:line="240" w:lineRule="auto"/>
      </w:pPr>
      <w:bookmarkStart w:id="91" w:name="_2afmg28"/>
      <w:bookmarkStart w:id="92" w:name="_Toc531855305"/>
      <w:bookmarkEnd w:id="91"/>
      <w:r>
        <w:t>TestCase 16.: Order in Review. Check that order in review is displayed correctly in Kount and DW BM.</w:t>
      </w:r>
      <w:bookmarkEnd w:id="92"/>
    </w:p>
    <w:p w:rsidR="00A06C58" w:rsidRDefault="00CA2844">
      <w:pPr>
        <w:widowControl w:val="0"/>
      </w:pPr>
      <w:r>
        <w:rPr>
          <w:b/>
        </w:rPr>
        <w:t>Prerequisites:</w:t>
      </w:r>
    </w:p>
    <w:p w:rsidR="00A06C58" w:rsidRDefault="00CA2844">
      <w:pPr>
        <w:widowControl w:val="0"/>
      </w:pPr>
      <w:r>
        <w:t>Set Rules on Kount that will put o</w:t>
      </w:r>
      <w:r>
        <w:t xml:space="preserve">rders to Review : </w:t>
      </w:r>
    </w:p>
    <w:p w:rsidR="00A06C58" w:rsidRDefault="00CA2844">
      <w:pPr>
        <w:widowControl w:val="0"/>
      </w:pPr>
      <w:r>
        <w:t xml:space="preserve">- Login to Kount </w:t>
      </w:r>
    </w:p>
    <w:p w:rsidR="00A06C58" w:rsidRDefault="00CA2844">
      <w:pPr>
        <w:widowControl w:val="0"/>
      </w:pPr>
      <w:r>
        <w:t xml:space="preserve">- Open Fraud Control -&gt; Rule Sets </w:t>
      </w:r>
    </w:p>
    <w:p w:rsidR="00A06C58" w:rsidRDefault="00CA2844">
      <w:pPr>
        <w:widowControl w:val="0"/>
      </w:pPr>
      <w:r>
        <w:t xml:space="preserve">- Copy Rule Set and make all rules action to Review. </w:t>
      </w:r>
    </w:p>
    <w:p w:rsidR="00A06C58" w:rsidRDefault="00CA2844">
      <w:pPr>
        <w:widowControl w:val="0"/>
      </w:pPr>
      <w:r>
        <w:t>- Open Rule Set and click Activate Rule Set.</w:t>
      </w:r>
    </w:p>
    <w:p w:rsidR="00A06C58" w:rsidRDefault="00CA2844">
      <w:pPr>
        <w:widowControl w:val="0"/>
      </w:pPr>
      <w:r>
        <w:t>So each order which come to Kount will become Reviewed.</w:t>
      </w:r>
    </w:p>
    <w:p w:rsidR="00A06C58" w:rsidRDefault="00CA2844">
      <w:pPr>
        <w:widowControl w:val="0"/>
      </w:pPr>
      <w:r>
        <w:rPr>
          <w:b/>
        </w:rPr>
        <w:t>Steps:</w:t>
      </w:r>
    </w:p>
    <w:p w:rsidR="00A06C58" w:rsidRDefault="00CA2844">
      <w:pPr>
        <w:widowControl w:val="0"/>
      </w:pPr>
      <w:r>
        <w:t>1. Open Store Front.</w:t>
      </w:r>
    </w:p>
    <w:p w:rsidR="00A06C58" w:rsidRDefault="00CA2844">
      <w:pPr>
        <w:widowControl w:val="0"/>
      </w:pPr>
      <w:r>
        <w:t>2</w:t>
      </w:r>
      <w:r>
        <w:t>. Login as registered user (or register a new one).</w:t>
      </w:r>
    </w:p>
    <w:p w:rsidR="00A06C58" w:rsidRDefault="00CA2844">
      <w:pPr>
        <w:widowControl w:val="0"/>
      </w:pPr>
      <w:r>
        <w:t>3. Choose some product, add it to Cart and start Checkout.</w:t>
      </w:r>
    </w:p>
    <w:p w:rsidR="00A06C58" w:rsidRDefault="00CA2844">
      <w:pPr>
        <w:widowControl w:val="0"/>
      </w:pPr>
      <w:r>
        <w:t>4. On Shipping page enter a shipping address, select shipping method and Continue checkout.</w:t>
      </w:r>
    </w:p>
    <w:p w:rsidR="00A06C58" w:rsidRDefault="00CA2844">
      <w:pPr>
        <w:widowControl w:val="0"/>
      </w:pPr>
      <w:r>
        <w:t>5. Select or enter a billing address, enter payment d</w:t>
      </w:r>
      <w:r>
        <w:t>ata and click Continue button.</w:t>
      </w:r>
    </w:p>
    <w:p w:rsidR="00A06C58" w:rsidRDefault="00CA2844">
      <w:pPr>
        <w:widowControl w:val="0"/>
      </w:pPr>
      <w:r>
        <w:t>6. Submit Order.</w:t>
      </w:r>
    </w:p>
    <w:p w:rsidR="00A06C58" w:rsidRDefault="00CA2844">
      <w:pPr>
        <w:widowControl w:val="0"/>
      </w:pPr>
      <w:r>
        <w:t>7. Open Kount and find the order.</w:t>
      </w:r>
    </w:p>
    <w:p w:rsidR="00A06C58" w:rsidRDefault="00CA2844">
      <w:pPr>
        <w:widowControl w:val="0"/>
      </w:pPr>
      <w:r>
        <w:t xml:space="preserve">8. Click on Details and check that all the data is present in Kount and Order status is </w:t>
      </w:r>
      <w:r>
        <w:rPr>
          <w:b/>
        </w:rPr>
        <w:t>Review</w:t>
      </w:r>
    </w:p>
    <w:p w:rsidR="00A06C58" w:rsidRDefault="00CA2844">
      <w:pPr>
        <w:widowControl w:val="0"/>
      </w:pPr>
      <w:r>
        <w:t>9. On Kount Order number should be the same as on Confirmation page.</w:t>
      </w:r>
    </w:p>
    <w:p w:rsidR="00A06C58" w:rsidRDefault="00CA2844">
      <w:pPr>
        <w:widowControl w:val="0"/>
      </w:pPr>
      <w:r>
        <w:t>10. User r</w:t>
      </w:r>
      <w:r>
        <w:t xml:space="preserve">eceives </w:t>
      </w:r>
      <w:r>
        <w:rPr>
          <w:b/>
        </w:rPr>
        <w:t>NO</w:t>
      </w:r>
      <w:r>
        <w:t xml:space="preserve"> confirmation e-mail </w:t>
      </w:r>
    </w:p>
    <w:p w:rsidR="00A06C58" w:rsidRDefault="00CA2844">
      <w:pPr>
        <w:widowControl w:val="0"/>
      </w:pPr>
      <w:r>
        <w:lastRenderedPageBreak/>
        <w:t xml:space="preserve">11. In BM Kount Order status is </w:t>
      </w:r>
      <w:r>
        <w:rPr>
          <w:b/>
        </w:rPr>
        <w:t>HOLD</w:t>
      </w:r>
    </w:p>
    <w:p w:rsidR="00A06C58" w:rsidRDefault="00A06C58">
      <w:pPr>
        <w:widowControl w:val="0"/>
      </w:pPr>
    </w:p>
    <w:p w:rsidR="00A06C58" w:rsidRDefault="00CA2844">
      <w:pPr>
        <w:pStyle w:val="Heading5"/>
        <w:spacing w:line="240" w:lineRule="auto"/>
      </w:pPr>
      <w:bookmarkStart w:id="93" w:name="_pkwqa1"/>
      <w:bookmarkStart w:id="94" w:name="_Toc531855306"/>
      <w:bookmarkEnd w:id="93"/>
      <w:r>
        <w:t>TestCase 17.: Approved Order. Check that approved order is displayed correctly in Kount and DW BM.</w:t>
      </w:r>
      <w:bookmarkEnd w:id="94"/>
    </w:p>
    <w:p w:rsidR="00A06C58" w:rsidRDefault="00CA2844">
      <w:pPr>
        <w:widowControl w:val="0"/>
      </w:pPr>
      <w:r>
        <w:rPr>
          <w:b/>
        </w:rPr>
        <w:t>Prerequisites:</w:t>
      </w:r>
    </w:p>
    <w:p w:rsidR="00A06C58" w:rsidRDefault="00CA2844">
      <w:pPr>
        <w:widowControl w:val="0"/>
      </w:pPr>
      <w:r>
        <w:t xml:space="preserve">Set Rules on Kount that will put orders to Approved : </w:t>
      </w:r>
    </w:p>
    <w:p w:rsidR="00A06C58" w:rsidRDefault="00CA2844">
      <w:pPr>
        <w:widowControl w:val="0"/>
      </w:pPr>
      <w:r>
        <w:t xml:space="preserve">- Login to Kount </w:t>
      </w:r>
    </w:p>
    <w:p w:rsidR="00A06C58" w:rsidRDefault="00CA2844">
      <w:pPr>
        <w:widowControl w:val="0"/>
      </w:pPr>
      <w:r>
        <w:t xml:space="preserve">- Open Fraud Control -&gt; Rule Sets </w:t>
      </w:r>
    </w:p>
    <w:p w:rsidR="00A06C58" w:rsidRDefault="00CA2844">
      <w:pPr>
        <w:widowControl w:val="0"/>
      </w:pPr>
      <w:r>
        <w:t xml:space="preserve">- Copy Rule Set and make all rules action to Approve. </w:t>
      </w:r>
    </w:p>
    <w:p w:rsidR="00A06C58" w:rsidRDefault="00CA2844">
      <w:pPr>
        <w:widowControl w:val="0"/>
      </w:pPr>
      <w:r>
        <w:t>- Open Rule Set and click Activate Rule Set.</w:t>
      </w:r>
    </w:p>
    <w:p w:rsidR="00A06C58" w:rsidRDefault="00CA2844">
      <w:pPr>
        <w:widowControl w:val="0"/>
      </w:pPr>
      <w:r>
        <w:t>So each order which come to Kount will become Ap</w:t>
      </w:r>
      <w:r>
        <w:t>proved.</w:t>
      </w:r>
    </w:p>
    <w:p w:rsidR="00A06C58" w:rsidRDefault="00CA2844">
      <w:pPr>
        <w:widowControl w:val="0"/>
      </w:pPr>
      <w:r>
        <w:rPr>
          <w:b/>
        </w:rPr>
        <w:t>Steps:</w:t>
      </w:r>
    </w:p>
    <w:p w:rsidR="00A06C58" w:rsidRDefault="00CA2844">
      <w:pPr>
        <w:widowControl w:val="0"/>
      </w:pPr>
      <w:r>
        <w:t>1. Open Store Front.</w:t>
      </w:r>
    </w:p>
    <w:p w:rsidR="00A06C58" w:rsidRDefault="00CA2844">
      <w:pPr>
        <w:widowControl w:val="0"/>
      </w:pPr>
      <w:r>
        <w:t>2. Login as registered user (or register a new one).</w:t>
      </w:r>
    </w:p>
    <w:p w:rsidR="00A06C58" w:rsidRDefault="00CA2844">
      <w:pPr>
        <w:widowControl w:val="0"/>
      </w:pPr>
      <w:r>
        <w:t>3. Choose some product, add it to Cart and start Checkout.</w:t>
      </w:r>
    </w:p>
    <w:p w:rsidR="00A06C58" w:rsidRDefault="00CA2844">
      <w:pPr>
        <w:widowControl w:val="0"/>
      </w:pPr>
      <w:r>
        <w:t>4. On Shipping page enter a shipping address, select shipping method and Continue checkout.</w:t>
      </w:r>
    </w:p>
    <w:p w:rsidR="00A06C58" w:rsidRDefault="00CA2844">
      <w:pPr>
        <w:widowControl w:val="0"/>
      </w:pPr>
      <w:r>
        <w:t xml:space="preserve">5. Select or </w:t>
      </w:r>
      <w:r>
        <w:t>enter a billing address, enter payment data and click Continue button.</w:t>
      </w:r>
    </w:p>
    <w:p w:rsidR="00A06C58" w:rsidRDefault="00CA2844">
      <w:pPr>
        <w:widowControl w:val="0"/>
      </w:pPr>
      <w:r>
        <w:t>6. Submit Order.</w:t>
      </w:r>
    </w:p>
    <w:p w:rsidR="00A06C58" w:rsidRDefault="00CA2844">
      <w:pPr>
        <w:widowControl w:val="0"/>
      </w:pPr>
      <w:r>
        <w:t>7. Open Kount and find the order.</w:t>
      </w:r>
    </w:p>
    <w:p w:rsidR="00A06C58" w:rsidRDefault="00CA2844">
      <w:pPr>
        <w:widowControl w:val="0"/>
      </w:pPr>
      <w:r>
        <w:t xml:space="preserve">8. Click on Details and check that all the data is present in Kount and Order status is </w:t>
      </w:r>
      <w:r>
        <w:rPr>
          <w:b/>
        </w:rPr>
        <w:t>Approved</w:t>
      </w:r>
      <w:r>
        <w:t>.</w:t>
      </w:r>
    </w:p>
    <w:p w:rsidR="00A06C58" w:rsidRDefault="00CA2844">
      <w:pPr>
        <w:widowControl w:val="0"/>
      </w:pPr>
      <w:r>
        <w:t>9. On Kount Order number should be t</w:t>
      </w:r>
      <w:r>
        <w:t>he same as on Confirmation page.</w:t>
      </w:r>
    </w:p>
    <w:p w:rsidR="00A06C58" w:rsidRDefault="00CA2844">
      <w:pPr>
        <w:widowControl w:val="0"/>
      </w:pPr>
      <w:r>
        <w:t xml:space="preserve">10. User receives </w:t>
      </w:r>
      <w:r>
        <w:rPr>
          <w:b/>
        </w:rPr>
        <w:t>confirmation e-mail</w:t>
      </w:r>
      <w:r>
        <w:t xml:space="preserve"> </w:t>
      </w:r>
    </w:p>
    <w:p w:rsidR="00A06C58" w:rsidRDefault="00CA2844">
      <w:pPr>
        <w:widowControl w:val="0"/>
      </w:pPr>
      <w:r>
        <w:t xml:space="preserve">11. In DW BM and Kount Order status is </w:t>
      </w:r>
      <w:r>
        <w:rPr>
          <w:b/>
        </w:rPr>
        <w:t>Approved</w:t>
      </w:r>
    </w:p>
    <w:p w:rsidR="00A06C58" w:rsidRDefault="00A06C58">
      <w:pPr>
        <w:widowControl w:val="0"/>
      </w:pPr>
    </w:p>
    <w:p w:rsidR="00A06C58" w:rsidRDefault="00CA2844">
      <w:pPr>
        <w:pStyle w:val="Heading3"/>
        <w:spacing w:line="240" w:lineRule="auto"/>
      </w:pPr>
      <w:bookmarkStart w:id="95" w:name="_Toc531855307"/>
      <w:r>
        <w:t>Part 1.2. Post authorisation)</w:t>
      </w:r>
      <w:bookmarkEnd w:id="95"/>
      <w:r>
        <w:t xml:space="preserve"> </w:t>
      </w:r>
    </w:p>
    <w:p w:rsidR="00A06C58" w:rsidRDefault="00CA2844">
      <w:pPr>
        <w:widowControl w:val="0"/>
        <w:spacing w:before="360" w:after="360"/>
        <w:ind w:left="864" w:right="864"/>
      </w:pPr>
      <w:bookmarkStart w:id="96" w:name="_1opuj5n"/>
      <w:bookmarkEnd w:id="96"/>
      <w:r>
        <w:rPr>
          <w:i/>
          <w:color w:val="4472C4"/>
        </w:rPr>
        <w:t>All the Test Cases from ‘Part 1.1.: Controllers (pre authorization)’ should be used except  Test Case 15</w:t>
      </w:r>
      <w:r>
        <w:rPr>
          <w:i/>
          <w:color w:val="4472C4"/>
        </w:rPr>
        <w:t>, Test Case 16, Test Case 17, which should be replaced by following Test Cases:</w:t>
      </w:r>
    </w:p>
    <w:p w:rsidR="00A06C58" w:rsidRDefault="00CA2844">
      <w:pPr>
        <w:pStyle w:val="Heading5"/>
        <w:spacing w:line="240" w:lineRule="auto"/>
      </w:pPr>
      <w:bookmarkStart w:id="97" w:name="_48pi1tg"/>
      <w:bookmarkStart w:id="98" w:name="_Toc531855308"/>
      <w:bookmarkEnd w:id="97"/>
      <w:r>
        <w:t>TestCase 18: Decline Order. Check that declined order return user to summary page with proper message.</w:t>
      </w:r>
      <w:bookmarkEnd w:id="98"/>
    </w:p>
    <w:p w:rsidR="00A06C58" w:rsidRDefault="00CA2844">
      <w:pPr>
        <w:widowControl w:val="0"/>
      </w:pPr>
      <w:r>
        <w:rPr>
          <w:b/>
        </w:rPr>
        <w:t>Prerequisites:</w:t>
      </w:r>
    </w:p>
    <w:p w:rsidR="00A06C58" w:rsidRDefault="00CA2844">
      <w:pPr>
        <w:widowControl w:val="0"/>
      </w:pPr>
      <w:r>
        <w:t xml:space="preserve">Set Rules on Kount that will decline orders : </w:t>
      </w:r>
    </w:p>
    <w:p w:rsidR="00A06C58" w:rsidRDefault="00CA2844">
      <w:pPr>
        <w:widowControl w:val="0"/>
      </w:pPr>
      <w:r>
        <w:t xml:space="preserve">- Login to </w:t>
      </w:r>
      <w:r>
        <w:t xml:space="preserve">Kount </w:t>
      </w:r>
    </w:p>
    <w:p w:rsidR="00A06C58" w:rsidRDefault="00CA2844">
      <w:pPr>
        <w:widowControl w:val="0"/>
      </w:pPr>
      <w:r>
        <w:t xml:space="preserve">- Open Fraud Control -&gt; Rule Sets </w:t>
      </w:r>
    </w:p>
    <w:p w:rsidR="00A06C58" w:rsidRDefault="00CA2844">
      <w:pPr>
        <w:widowControl w:val="0"/>
      </w:pPr>
      <w:r>
        <w:t xml:space="preserve">- Copy Rule Set and make all rules action to Declined. </w:t>
      </w:r>
    </w:p>
    <w:p w:rsidR="00A06C58" w:rsidRDefault="00CA2844">
      <w:pPr>
        <w:widowControl w:val="0"/>
      </w:pPr>
      <w:r>
        <w:lastRenderedPageBreak/>
        <w:t>- Open Rule Set and click Activate Rule Set.</w:t>
      </w:r>
    </w:p>
    <w:p w:rsidR="00A06C58" w:rsidRDefault="00CA2844">
      <w:pPr>
        <w:widowControl w:val="0"/>
      </w:pPr>
      <w:r>
        <w:t>So each order which come to Kount will become Declined.</w:t>
      </w:r>
    </w:p>
    <w:p w:rsidR="00A06C58" w:rsidRDefault="00CA2844">
      <w:pPr>
        <w:widowControl w:val="0"/>
      </w:pPr>
      <w:r>
        <w:rPr>
          <w:b/>
        </w:rPr>
        <w:t>Steps:</w:t>
      </w:r>
    </w:p>
    <w:p w:rsidR="00A06C58" w:rsidRDefault="00CA2844">
      <w:pPr>
        <w:widowControl w:val="0"/>
      </w:pPr>
      <w:r>
        <w:t>1. Open Store Front.</w:t>
      </w:r>
    </w:p>
    <w:p w:rsidR="00A06C58" w:rsidRDefault="00CA2844">
      <w:pPr>
        <w:widowControl w:val="0"/>
      </w:pPr>
      <w:r>
        <w:t xml:space="preserve">2. Login as </w:t>
      </w:r>
      <w:r>
        <w:t>registered user (or register a new one).</w:t>
      </w:r>
    </w:p>
    <w:p w:rsidR="00A06C58" w:rsidRDefault="00CA2844">
      <w:pPr>
        <w:widowControl w:val="0"/>
      </w:pPr>
      <w:r>
        <w:t>3. Choose some product, add it to Cart and start Checkout.</w:t>
      </w:r>
    </w:p>
    <w:p w:rsidR="00A06C58" w:rsidRDefault="00CA2844">
      <w:pPr>
        <w:widowControl w:val="0"/>
      </w:pPr>
      <w:r>
        <w:t>4. On Shipping page enter a shipping address, select shipping method and Continue checkout.</w:t>
      </w:r>
    </w:p>
    <w:p w:rsidR="00A06C58" w:rsidRDefault="00CA2844">
      <w:pPr>
        <w:widowControl w:val="0"/>
      </w:pPr>
      <w:r>
        <w:t>5. Select or enter a billing address, enter payment data and cli</w:t>
      </w:r>
      <w:r>
        <w:t>ck Continue button.</w:t>
      </w:r>
    </w:p>
    <w:p w:rsidR="00A06C58" w:rsidRDefault="00CA2844">
      <w:pPr>
        <w:widowControl w:val="0"/>
      </w:pPr>
      <w:r>
        <w:t>6. Submit Order.</w:t>
      </w:r>
    </w:p>
    <w:p w:rsidR="00A06C58" w:rsidRDefault="00CA2844">
      <w:pPr>
        <w:widowControl w:val="0"/>
      </w:pPr>
      <w:r>
        <w:t xml:space="preserve">7. Verify that you redirected to summary page and  “We were unable to process your transaction at this time. Please contact customer support.” </w:t>
      </w:r>
      <w:r>
        <w:rPr>
          <w:b/>
        </w:rPr>
        <w:t>notification message</w:t>
      </w:r>
      <w:r>
        <w:t xml:space="preserve"> appeared.</w:t>
      </w:r>
      <w:r>
        <w:tab/>
        <w:t xml:space="preserve"> </w:t>
      </w:r>
    </w:p>
    <w:p w:rsidR="00A06C58" w:rsidRDefault="00CA2844">
      <w:pPr>
        <w:pStyle w:val="Heading5"/>
        <w:spacing w:line="240" w:lineRule="auto"/>
      </w:pPr>
      <w:bookmarkStart w:id="99" w:name="_2nusc19"/>
      <w:bookmarkStart w:id="100" w:name="_Toc531855309"/>
      <w:bookmarkEnd w:id="99"/>
      <w:r>
        <w:t>TestCase 19: Order in Review. Check that or</w:t>
      </w:r>
      <w:r>
        <w:t>der in review is displayed correctly in Kount and DW BM.</w:t>
      </w:r>
      <w:bookmarkEnd w:id="100"/>
    </w:p>
    <w:p w:rsidR="00A06C58" w:rsidRDefault="00CA2844">
      <w:pPr>
        <w:widowControl w:val="0"/>
      </w:pPr>
      <w:r>
        <w:rPr>
          <w:b/>
        </w:rPr>
        <w:t>Prerequisites:</w:t>
      </w:r>
    </w:p>
    <w:p w:rsidR="00A06C58" w:rsidRDefault="00CA2844">
      <w:pPr>
        <w:widowControl w:val="0"/>
      </w:pPr>
      <w:r>
        <w:t xml:space="preserve">Set Rules on Kount that will put orders to Review : </w:t>
      </w:r>
    </w:p>
    <w:p w:rsidR="00A06C58" w:rsidRDefault="00CA2844">
      <w:pPr>
        <w:widowControl w:val="0"/>
      </w:pPr>
      <w:r>
        <w:t xml:space="preserve">- Login to Kount </w:t>
      </w:r>
    </w:p>
    <w:p w:rsidR="00A06C58" w:rsidRDefault="00CA2844">
      <w:pPr>
        <w:widowControl w:val="0"/>
      </w:pPr>
      <w:r>
        <w:t xml:space="preserve">- Open Fraud Control -&gt; Rule Sets </w:t>
      </w:r>
    </w:p>
    <w:p w:rsidR="00A06C58" w:rsidRDefault="00CA2844">
      <w:pPr>
        <w:widowControl w:val="0"/>
      </w:pPr>
      <w:r>
        <w:t xml:space="preserve">- Copy Rule Set and make all rules action to Review. </w:t>
      </w:r>
    </w:p>
    <w:p w:rsidR="00A06C58" w:rsidRDefault="00CA2844">
      <w:pPr>
        <w:widowControl w:val="0"/>
      </w:pPr>
      <w:r>
        <w:t>- Open Rule Set and clic</w:t>
      </w:r>
      <w:r>
        <w:t>k Activate Rule Set.</w:t>
      </w:r>
    </w:p>
    <w:p w:rsidR="00A06C58" w:rsidRDefault="00CA2844">
      <w:pPr>
        <w:widowControl w:val="0"/>
      </w:pPr>
      <w:r>
        <w:t>So each order which come to Kount will become Reviewed.</w:t>
      </w:r>
    </w:p>
    <w:p w:rsidR="00A06C58" w:rsidRDefault="00CA2844">
      <w:pPr>
        <w:widowControl w:val="0"/>
      </w:pPr>
      <w:r>
        <w:rPr>
          <w:b/>
        </w:rPr>
        <w:t>Steps:</w:t>
      </w:r>
    </w:p>
    <w:p w:rsidR="00A06C58" w:rsidRDefault="00CA2844">
      <w:pPr>
        <w:widowControl w:val="0"/>
      </w:pPr>
      <w:r>
        <w:t>1. Open Store Front.</w:t>
      </w:r>
    </w:p>
    <w:p w:rsidR="00A06C58" w:rsidRDefault="00CA2844">
      <w:pPr>
        <w:widowControl w:val="0"/>
      </w:pPr>
      <w:r>
        <w:t>2. Login as registered user (or register a new one).</w:t>
      </w:r>
    </w:p>
    <w:p w:rsidR="00A06C58" w:rsidRDefault="00CA2844">
      <w:pPr>
        <w:widowControl w:val="0"/>
      </w:pPr>
      <w:r>
        <w:t>3. Choose some product, add it to Cart and start Checkout.</w:t>
      </w:r>
    </w:p>
    <w:p w:rsidR="00A06C58" w:rsidRDefault="00CA2844">
      <w:pPr>
        <w:widowControl w:val="0"/>
      </w:pPr>
      <w:r>
        <w:t>4. On Shipping page enter a shipping ad</w:t>
      </w:r>
      <w:r>
        <w:t>dress, select shipping method and Continue checkout.</w:t>
      </w:r>
    </w:p>
    <w:p w:rsidR="00A06C58" w:rsidRDefault="00CA2844">
      <w:pPr>
        <w:widowControl w:val="0"/>
      </w:pPr>
      <w:r>
        <w:t>5. Select or enter a billing address, enter payment data and click Continue button.</w:t>
      </w:r>
    </w:p>
    <w:p w:rsidR="00A06C58" w:rsidRDefault="00CA2844">
      <w:pPr>
        <w:widowControl w:val="0"/>
      </w:pPr>
      <w:r>
        <w:t>6. Click Submit Order button</w:t>
      </w:r>
    </w:p>
    <w:p w:rsidR="00A06C58" w:rsidRDefault="00CA2844">
      <w:pPr>
        <w:widowControl w:val="0"/>
      </w:pPr>
      <w:r>
        <w:t>7. On Kount Order number should be the same as on Confirmation page.</w:t>
      </w:r>
    </w:p>
    <w:p w:rsidR="00A06C58" w:rsidRDefault="00CA2844">
      <w:pPr>
        <w:widowControl w:val="0"/>
      </w:pPr>
      <w:r>
        <w:t xml:space="preserve">8. User receives </w:t>
      </w:r>
      <w:r>
        <w:rPr>
          <w:b/>
        </w:rPr>
        <w:t>NO</w:t>
      </w:r>
      <w:r>
        <w:t xml:space="preserve"> confirmation e-mail </w:t>
      </w:r>
    </w:p>
    <w:p w:rsidR="00A06C58" w:rsidRDefault="00CA2844">
      <w:pPr>
        <w:widowControl w:val="0"/>
      </w:pPr>
      <w:r>
        <w:t xml:space="preserve">9. In BM Order status is </w:t>
      </w:r>
      <w:r>
        <w:rPr>
          <w:b/>
        </w:rPr>
        <w:t>HOLD</w:t>
      </w:r>
    </w:p>
    <w:p w:rsidR="00A06C58" w:rsidRDefault="00CA2844">
      <w:pPr>
        <w:widowControl w:val="0"/>
      </w:pPr>
      <w:r>
        <w:t xml:space="preserve">10. Click on Details and check that all the data is present in Kount and Order status is </w:t>
      </w:r>
      <w:r>
        <w:rPr>
          <w:b/>
        </w:rPr>
        <w:t>Review</w:t>
      </w:r>
    </w:p>
    <w:p w:rsidR="00A06C58" w:rsidRDefault="00CA2844">
      <w:pPr>
        <w:pStyle w:val="Heading5"/>
        <w:spacing w:line="240" w:lineRule="auto"/>
      </w:pPr>
      <w:bookmarkStart w:id="101" w:name="_1302m92"/>
      <w:bookmarkStart w:id="102" w:name="_Toc531855310"/>
      <w:bookmarkEnd w:id="101"/>
      <w:r>
        <w:t xml:space="preserve">TestCase 20: Approved Order. Check that approved order is displayed correctly in </w:t>
      </w:r>
      <w:r>
        <w:t>Kount and DW BM.</w:t>
      </w:r>
      <w:bookmarkEnd w:id="102"/>
    </w:p>
    <w:p w:rsidR="00A06C58" w:rsidRDefault="00CA2844">
      <w:pPr>
        <w:widowControl w:val="0"/>
      </w:pPr>
      <w:r>
        <w:rPr>
          <w:b/>
        </w:rPr>
        <w:t>Prerequisites:</w:t>
      </w:r>
    </w:p>
    <w:p w:rsidR="00A06C58" w:rsidRDefault="00CA2844">
      <w:pPr>
        <w:widowControl w:val="0"/>
      </w:pPr>
      <w:r>
        <w:t xml:space="preserve">Set Rules on Kount that will put orders to Approved : </w:t>
      </w:r>
    </w:p>
    <w:p w:rsidR="00A06C58" w:rsidRDefault="00CA2844">
      <w:pPr>
        <w:widowControl w:val="0"/>
      </w:pPr>
      <w:r>
        <w:t xml:space="preserve">- Login to Kount </w:t>
      </w:r>
    </w:p>
    <w:p w:rsidR="00A06C58" w:rsidRDefault="00CA2844">
      <w:pPr>
        <w:widowControl w:val="0"/>
      </w:pPr>
      <w:r>
        <w:lastRenderedPageBreak/>
        <w:t xml:space="preserve">- Open Fraud Control -&gt; Rule Sets </w:t>
      </w:r>
    </w:p>
    <w:p w:rsidR="00A06C58" w:rsidRDefault="00CA2844">
      <w:pPr>
        <w:widowControl w:val="0"/>
      </w:pPr>
      <w:r>
        <w:t xml:space="preserve">- Copy Rule Set and make all rules action to Approve. </w:t>
      </w:r>
    </w:p>
    <w:p w:rsidR="00A06C58" w:rsidRDefault="00CA2844">
      <w:pPr>
        <w:widowControl w:val="0"/>
      </w:pPr>
      <w:r>
        <w:t>- Open Rule Set and click Activate Rule Set.</w:t>
      </w:r>
    </w:p>
    <w:p w:rsidR="00A06C58" w:rsidRDefault="00CA2844">
      <w:pPr>
        <w:widowControl w:val="0"/>
      </w:pPr>
      <w:r>
        <w:t>So each order wh</w:t>
      </w:r>
      <w:r>
        <w:t>ich come to Kount will become Approved.</w:t>
      </w:r>
    </w:p>
    <w:p w:rsidR="00A06C58" w:rsidRDefault="00CA2844">
      <w:pPr>
        <w:widowControl w:val="0"/>
      </w:pPr>
      <w:r>
        <w:rPr>
          <w:b/>
        </w:rPr>
        <w:t>Steps:</w:t>
      </w:r>
    </w:p>
    <w:p w:rsidR="00A06C58" w:rsidRDefault="00CA2844">
      <w:pPr>
        <w:widowControl w:val="0"/>
      </w:pPr>
      <w:r>
        <w:t>1. Open Store Front.</w:t>
      </w:r>
    </w:p>
    <w:p w:rsidR="00A06C58" w:rsidRDefault="00CA2844">
      <w:pPr>
        <w:widowControl w:val="0"/>
      </w:pPr>
      <w:r>
        <w:t>2. Login as registered user (or register a new one).</w:t>
      </w:r>
    </w:p>
    <w:p w:rsidR="00A06C58" w:rsidRDefault="00CA2844">
      <w:pPr>
        <w:widowControl w:val="0"/>
      </w:pPr>
      <w:r>
        <w:t>3. Choose some product, add it to Cart and start Checkout.</w:t>
      </w:r>
    </w:p>
    <w:p w:rsidR="00A06C58" w:rsidRDefault="00CA2844">
      <w:pPr>
        <w:widowControl w:val="0"/>
      </w:pPr>
      <w:r>
        <w:t>4. On Shipping page enter a shipping address, select shipping method and Con</w:t>
      </w:r>
      <w:r>
        <w:t>tinue checkout.</w:t>
      </w:r>
    </w:p>
    <w:p w:rsidR="00A06C58" w:rsidRDefault="00CA2844">
      <w:pPr>
        <w:widowControl w:val="0"/>
      </w:pPr>
      <w:r>
        <w:t>5. Select or enter a billing address, enter payment data and click Continue button.</w:t>
      </w:r>
    </w:p>
    <w:p w:rsidR="00A06C58" w:rsidRDefault="00CA2844">
      <w:pPr>
        <w:widowControl w:val="0"/>
      </w:pPr>
      <w:r>
        <w:t>6. On Kount Order number should be the same as on Confirmation page.</w:t>
      </w:r>
    </w:p>
    <w:p w:rsidR="00A06C58" w:rsidRDefault="00CA2844">
      <w:pPr>
        <w:widowControl w:val="0"/>
      </w:pPr>
      <w:r>
        <w:t xml:space="preserve">7. User receives </w:t>
      </w:r>
      <w:r>
        <w:rPr>
          <w:b/>
        </w:rPr>
        <w:t>confirmation e-mail</w:t>
      </w:r>
      <w:r>
        <w:t xml:space="preserve"> </w:t>
      </w:r>
    </w:p>
    <w:p w:rsidR="00A06C58" w:rsidRDefault="00CA2844">
      <w:pPr>
        <w:widowControl w:val="0"/>
      </w:pPr>
      <w:r>
        <w:t xml:space="preserve">8. In DW BM and Kount Order status is </w:t>
      </w:r>
      <w:r>
        <w:rPr>
          <w:b/>
        </w:rPr>
        <w:t>Approved</w:t>
      </w:r>
    </w:p>
    <w:p w:rsidR="00A06C58" w:rsidRDefault="00CA2844">
      <w:pPr>
        <w:widowControl w:val="0"/>
        <w:ind w:left="720"/>
      </w:pPr>
      <w:r>
        <w:t>9.</w:t>
      </w:r>
      <w:r>
        <w:t xml:space="preserve"> Click on </w:t>
      </w:r>
      <w:r>
        <w:rPr>
          <w:b/>
        </w:rPr>
        <w:t>Details</w:t>
      </w:r>
      <w:r>
        <w:t xml:space="preserve"> and check that all the data is present in Kount.</w:t>
      </w:r>
    </w:p>
    <w:p w:rsidR="00A06C58" w:rsidRDefault="00A06C58">
      <w:pPr>
        <w:widowControl w:val="0"/>
      </w:pPr>
    </w:p>
    <w:p w:rsidR="00A06C58" w:rsidRDefault="00CA2844">
      <w:pPr>
        <w:rPr>
          <w:color w:val="2F5496"/>
        </w:rPr>
      </w:pPr>
      <w:r>
        <w:rPr>
          <w:color w:val="2F5496"/>
        </w:rPr>
        <w:t xml:space="preserve">TestCase 21: </w:t>
      </w:r>
      <w:r>
        <w:rPr>
          <w:rFonts w:ascii="Arial" w:eastAsia="Arial" w:hAnsi="Arial" w:cs="Arial"/>
          <w:color w:val="2F5496"/>
          <w:sz w:val="20"/>
          <w:szCs w:val="20"/>
        </w:rPr>
        <w:t>Test values for address and credit card validation system are passing</w:t>
      </w:r>
      <w:r>
        <w:rPr>
          <w:color w:val="2F5496"/>
        </w:rPr>
        <w:t>.</w:t>
      </w:r>
    </w:p>
    <w:p w:rsidR="00A06C58" w:rsidRDefault="00CA2844">
      <w:pPr>
        <w:widowControl w:val="0"/>
      </w:pPr>
      <w:r>
        <w:rPr>
          <w:b/>
        </w:rPr>
        <w:t>Prerequisites:</w:t>
      </w:r>
    </w:p>
    <w:p w:rsidR="00A06C58" w:rsidRDefault="00CA2844">
      <w:pPr>
        <w:widowControl w:val="0"/>
      </w:pPr>
      <w:r>
        <w:t xml:space="preserve">Enable Example Verification System in BM -&gt; Merchant Tools -&gt; Site Preferences -&gt; Custom </w:t>
      </w:r>
      <w:r>
        <w:t>Preferences -&gt; Kount.</w:t>
      </w:r>
    </w:p>
    <w:p w:rsidR="00A06C58" w:rsidRDefault="00CA2844">
      <w:pPr>
        <w:widowControl w:val="0"/>
      </w:pPr>
      <w:r>
        <w:rPr>
          <w:b/>
        </w:rPr>
        <w:t>Steps:</w:t>
      </w:r>
    </w:p>
    <w:p w:rsidR="00A06C58" w:rsidRDefault="00CA2844">
      <w:pPr>
        <w:widowControl w:val="0"/>
      </w:pPr>
      <w:r>
        <w:t>1. Open Store Front.</w:t>
      </w:r>
    </w:p>
    <w:p w:rsidR="00A06C58" w:rsidRDefault="00CA2844">
      <w:pPr>
        <w:widowControl w:val="0"/>
      </w:pPr>
      <w:r>
        <w:t>2. Choose some product which will be approved by Kount.</w:t>
      </w:r>
    </w:p>
    <w:p w:rsidR="00A06C58" w:rsidRDefault="00CA2844">
      <w:pPr>
        <w:widowControl w:val="0"/>
      </w:pPr>
      <w:r>
        <w:t>3. Proceed to ‘Place Order’ page.</w:t>
      </w:r>
    </w:p>
    <w:p w:rsidR="00A06C58" w:rsidRDefault="00CA2844">
      <w:pPr>
        <w:widowControl w:val="0"/>
      </w:pPr>
      <w:r>
        <w:t xml:space="preserve">4. Select any values for each field: ‘Address Verification System Street’, ‘Address Verification System Zip </w:t>
      </w:r>
      <w:r>
        <w:t>Code’ and ‘Card Verification Value’</w:t>
      </w:r>
    </w:p>
    <w:p w:rsidR="00A06C58" w:rsidRDefault="00CA2844">
      <w:pPr>
        <w:widowControl w:val="0"/>
      </w:pPr>
      <w:r>
        <w:t>5. Place order and remember its number</w:t>
      </w:r>
    </w:p>
    <w:p w:rsidR="00A06C58" w:rsidRDefault="00CA2844">
      <w:pPr>
        <w:widowControl w:val="0"/>
      </w:pPr>
      <w:r>
        <w:t>6. Open order details in BM -&gt; Merchant Tools -&gt;  Ordering -&gt;  Orders</w:t>
      </w:r>
    </w:p>
    <w:p w:rsidR="00A06C58" w:rsidRDefault="00CA2844">
      <w:pPr>
        <w:widowControl w:val="0"/>
      </w:pPr>
      <w:r>
        <w:t>7. Open Attributes tab</w:t>
      </w:r>
    </w:p>
    <w:p w:rsidR="00A06C58" w:rsidRDefault="00CA2844">
      <w:pPr>
        <w:widowControl w:val="0"/>
      </w:pPr>
      <w:r>
        <w:t>8. Compare address and credit card validation values with values set in step #4</w:t>
      </w:r>
    </w:p>
    <w:p w:rsidR="00A06C58" w:rsidRDefault="00CA2844">
      <w:r>
        <w:t xml:space="preserve">9. Open </w:t>
      </w:r>
      <w:r>
        <w:t>Kount’s dashboard.</w:t>
      </w:r>
    </w:p>
    <w:p w:rsidR="00A06C58" w:rsidRDefault="00CA2844">
      <w:r>
        <w:t>10. Find the same order</w:t>
      </w:r>
    </w:p>
    <w:p w:rsidR="00A06C58" w:rsidRDefault="00CA2844">
      <w:r>
        <w:t>11. Compare address and credit card validation values with values set in step #4</w:t>
      </w:r>
    </w:p>
    <w:p w:rsidR="00A06C58" w:rsidRDefault="00A06C58"/>
    <w:p w:rsidR="00A06C58" w:rsidRDefault="00CA2844">
      <w:pPr>
        <w:rPr>
          <w:color w:val="2F5496"/>
        </w:rPr>
      </w:pPr>
      <w:r>
        <w:rPr>
          <w:color w:val="2F5496"/>
        </w:rPr>
        <w:t xml:space="preserve">TestCase 22: </w:t>
      </w:r>
      <w:r>
        <w:rPr>
          <w:rFonts w:ascii="Arial" w:eastAsia="Arial" w:hAnsi="Arial" w:cs="Arial"/>
          <w:color w:val="2F5496"/>
          <w:sz w:val="20"/>
          <w:szCs w:val="20"/>
        </w:rPr>
        <w:t>Card number is sent in the correct format</w:t>
      </w:r>
      <w:r>
        <w:rPr>
          <w:color w:val="2F5496"/>
        </w:rPr>
        <w:t>.</w:t>
      </w:r>
    </w:p>
    <w:p w:rsidR="00A06C58" w:rsidRDefault="00CA2844">
      <w:pPr>
        <w:widowControl w:val="0"/>
      </w:pPr>
      <w:r>
        <w:rPr>
          <w:b/>
        </w:rPr>
        <w:lastRenderedPageBreak/>
        <w:t>Prerequisites:</w:t>
      </w:r>
    </w:p>
    <w:p w:rsidR="00A06C58" w:rsidRDefault="00CA2844">
      <w:pPr>
        <w:widowControl w:val="0"/>
      </w:pPr>
      <w:r>
        <w:t xml:space="preserve">Set a valid value in BM -&gt; Merchant Tools -&gt; Site </w:t>
      </w:r>
      <w:r>
        <w:t>Preferences -&gt; Custom Preferences -&gt; Kount -&gt; Hash Salt Key field.</w:t>
      </w:r>
    </w:p>
    <w:p w:rsidR="00A06C58" w:rsidRDefault="00CA2844">
      <w:pPr>
        <w:widowControl w:val="0"/>
      </w:pPr>
      <w:r>
        <w:rPr>
          <w:b/>
        </w:rPr>
        <w:t>Steps:</w:t>
      </w:r>
    </w:p>
    <w:p w:rsidR="00A06C58" w:rsidRDefault="00CA2844">
      <w:pPr>
        <w:widowControl w:val="0"/>
      </w:pPr>
      <w:r>
        <w:t>1. Open Store Front.</w:t>
      </w:r>
    </w:p>
    <w:p w:rsidR="00A06C58" w:rsidRDefault="00CA2844">
      <w:pPr>
        <w:widowControl w:val="0"/>
      </w:pPr>
      <w:r>
        <w:t>2. Choose some product which will be approved by Kount.</w:t>
      </w:r>
    </w:p>
    <w:p w:rsidR="00A06C58" w:rsidRDefault="00CA2844">
      <w:pPr>
        <w:widowControl w:val="0"/>
      </w:pPr>
      <w:r>
        <w:t>3. Place order and remember its number</w:t>
      </w:r>
    </w:p>
    <w:p w:rsidR="00A06C58" w:rsidRDefault="00CA2844">
      <w:r>
        <w:t>4. Open Kount’s dashboard.</w:t>
      </w:r>
    </w:p>
    <w:p w:rsidR="00A06C58" w:rsidRDefault="00CA2844">
      <w:r>
        <w:t>5. Find the order by its number and ope</w:t>
      </w:r>
      <w:r>
        <w:t>n it</w:t>
      </w:r>
    </w:p>
    <w:p w:rsidR="00A06C58" w:rsidRDefault="00CA2844">
      <w:r>
        <w:t>6. Verify that BIN+4 string has the format “411111-1111”</w:t>
      </w:r>
    </w:p>
    <w:p w:rsidR="00A06C58" w:rsidRDefault="00A06C58"/>
    <w:p w:rsidR="00A06C58" w:rsidRDefault="00A06C58">
      <w:pPr>
        <w:pStyle w:val="Heading3"/>
        <w:spacing w:line="240" w:lineRule="auto"/>
      </w:pPr>
    </w:p>
    <w:p w:rsidR="00A06C58" w:rsidRDefault="00CA2844">
      <w:pPr>
        <w:pStyle w:val="Heading3"/>
        <w:spacing w:line="240" w:lineRule="auto"/>
        <w:rPr>
          <w:lang w:val="en-US"/>
        </w:rPr>
      </w:pPr>
      <w:r>
        <w:t>Part 1.</w:t>
      </w:r>
      <w:r>
        <w:rPr>
          <w:lang w:val="en-US"/>
        </w:rPr>
        <w:t>3</w:t>
      </w:r>
      <w:r>
        <w:t>.</w:t>
      </w:r>
      <w:r>
        <w:rPr>
          <w:lang w:val="en-US"/>
        </w:rPr>
        <w:t xml:space="preserve"> Process ENS Queue &amp; Retry Jobs</w:t>
      </w:r>
    </w:p>
    <w:p w:rsidR="00A06C58" w:rsidRDefault="00CA2844">
      <w:pPr>
        <w:pStyle w:val="Heading4"/>
        <w:spacing w:line="240" w:lineRule="auto"/>
      </w:pPr>
      <w:r>
        <w:t>Prerequisites:</w:t>
      </w:r>
    </w:p>
    <w:p w:rsidR="00A06C58" w:rsidRDefault="00CA2844" w:rsidP="00CA2844">
      <w:pPr>
        <w:widowControl w:val="0"/>
        <w:numPr>
          <w:ilvl w:val="1"/>
          <w:numId w:val="11"/>
        </w:numPr>
        <w:ind w:hanging="360"/>
        <w:contextualSpacing/>
        <w:rPr>
          <w:color w:val="434343"/>
        </w:rPr>
      </w:pPr>
      <w:r>
        <w:rPr>
          <w:color w:val="434343"/>
        </w:rPr>
        <w:t>Login to BM and</w:t>
      </w:r>
      <w:r>
        <w:rPr>
          <w:color w:val="434343"/>
          <w:lang w:val="en-US"/>
        </w:rPr>
        <w:t xml:space="preserve"> </w:t>
      </w:r>
      <w:r>
        <w:rPr>
          <w:color w:val="434343"/>
        </w:rPr>
        <w:t>verify</w:t>
      </w:r>
      <w:r>
        <w:rPr>
          <w:color w:val="434343"/>
          <w:lang w:val="en-US"/>
        </w:rPr>
        <w:t xml:space="preserve"> ProcessENSQueue &amp; Retry job are setup </w:t>
      </w:r>
      <w:r>
        <w:rPr>
          <w:color w:val="434343"/>
        </w:rPr>
        <w:t xml:space="preserve">&gt; </w:t>
      </w:r>
      <w:r>
        <w:rPr>
          <w:color w:val="434343"/>
          <w:lang w:val="en-US"/>
        </w:rPr>
        <w:t>Administration</w:t>
      </w:r>
      <w:r>
        <w:rPr>
          <w:color w:val="434343"/>
        </w:rPr>
        <w:t xml:space="preserve"> &gt; </w:t>
      </w:r>
      <w:r>
        <w:rPr>
          <w:color w:val="434343"/>
          <w:lang w:val="en-US"/>
        </w:rPr>
        <w:t>Operations</w:t>
      </w:r>
      <w:r>
        <w:rPr>
          <w:color w:val="434343"/>
        </w:rPr>
        <w:t xml:space="preserve"> &gt; </w:t>
      </w:r>
      <w:r>
        <w:rPr>
          <w:color w:val="434343"/>
          <w:lang w:val="en-US"/>
        </w:rPr>
        <w:t xml:space="preserve">Jobs </w:t>
      </w:r>
    </w:p>
    <w:p w:rsidR="00A06C58" w:rsidRDefault="00CA2844" w:rsidP="00CA2844">
      <w:pPr>
        <w:widowControl w:val="0"/>
        <w:numPr>
          <w:ilvl w:val="1"/>
          <w:numId w:val="11"/>
        </w:numPr>
        <w:ind w:hanging="360"/>
        <w:contextualSpacing/>
        <w:rPr>
          <w:color w:val="434343"/>
        </w:rPr>
      </w:pPr>
      <w:r>
        <w:rPr>
          <w:color w:val="434343"/>
          <w:lang w:val="en-US"/>
        </w:rPr>
        <w:t xml:space="preserve">Verify each job is configured to the </w:t>
      </w:r>
      <w:r>
        <w:rPr>
          <w:color w:val="434343"/>
          <w:lang w:val="en-US"/>
        </w:rPr>
        <w:t>appropriate stores within Job Steps of each.</w:t>
      </w:r>
    </w:p>
    <w:p w:rsidR="00A06C58" w:rsidRDefault="00CA2844" w:rsidP="00CA2844">
      <w:pPr>
        <w:widowControl w:val="0"/>
        <w:numPr>
          <w:ilvl w:val="1"/>
          <w:numId w:val="11"/>
        </w:numPr>
        <w:ind w:hanging="360"/>
        <w:contextualSpacing/>
        <w:rPr>
          <w:color w:val="434343"/>
        </w:rPr>
      </w:pPr>
      <w:r>
        <w:rPr>
          <w:color w:val="434343"/>
          <w:lang w:val="en-US"/>
        </w:rPr>
        <w:t>Verify the custom object “KountENSQueue” exists under Merchant Tools &gt; Custom Objects &gt; Custom Object Editor</w:t>
      </w:r>
    </w:p>
    <w:p w:rsidR="00A06C58" w:rsidRDefault="00CA2844" w:rsidP="00CA2844">
      <w:pPr>
        <w:widowControl w:val="0"/>
        <w:numPr>
          <w:ilvl w:val="1"/>
          <w:numId w:val="11"/>
        </w:numPr>
        <w:ind w:hanging="360"/>
        <w:contextualSpacing/>
        <w:rPr>
          <w:color w:val="434343"/>
        </w:rPr>
      </w:pPr>
      <w:r>
        <w:rPr>
          <w:color w:val="434343"/>
          <w:lang w:val="en-US"/>
        </w:rPr>
        <w:t>Verify Custom Preferences &gt; Kount &gt; Order Max Retries exists and the value is greater than one.</w:t>
      </w:r>
    </w:p>
    <w:p w:rsidR="00A06C58" w:rsidRDefault="00CA2844">
      <w:pPr>
        <w:pStyle w:val="Heading5"/>
        <w:spacing w:line="240" w:lineRule="auto"/>
        <w:rPr>
          <w:lang w:val="en-US"/>
        </w:rPr>
      </w:pPr>
      <w:r>
        <w:t xml:space="preserve">Test Case </w:t>
      </w:r>
      <w:r>
        <w:rPr>
          <w:lang w:val="en-US"/>
        </w:rPr>
        <w:t>23: Check that ENS messages are received and orders updated appropriately in BM</w:t>
      </w:r>
    </w:p>
    <w:p w:rsidR="00A06C58" w:rsidRDefault="00CA2844" w:rsidP="00CA2844">
      <w:pPr>
        <w:pStyle w:val="ListParagraph"/>
        <w:widowControl w:val="0"/>
        <w:numPr>
          <w:ilvl w:val="0"/>
          <w:numId w:val="42"/>
        </w:numPr>
      </w:pPr>
      <w:r>
        <w:rPr>
          <w:lang w:val="en-US"/>
        </w:rPr>
        <w:t>Follow instructions in test cases above to place an order that will be set to Hold/Review.</w:t>
      </w:r>
    </w:p>
    <w:p w:rsidR="00A06C58" w:rsidRDefault="00CA2844" w:rsidP="00CA2844">
      <w:pPr>
        <w:pStyle w:val="ListParagraph"/>
        <w:widowControl w:val="0"/>
        <w:numPr>
          <w:ilvl w:val="0"/>
          <w:numId w:val="42"/>
        </w:numPr>
      </w:pPr>
      <w:r>
        <w:rPr>
          <w:lang w:val="en-US"/>
        </w:rPr>
        <w:t xml:space="preserve">Login to Kount portal, find order on hold/review, change status and select </w:t>
      </w:r>
      <w:r>
        <w:rPr>
          <w:lang w:val="en-US"/>
        </w:rPr>
        <w:t>“save”</w:t>
      </w:r>
    </w:p>
    <w:p w:rsidR="00A06C58" w:rsidRDefault="00CA2844" w:rsidP="00CA2844">
      <w:pPr>
        <w:pStyle w:val="ListParagraph"/>
        <w:widowControl w:val="0"/>
        <w:numPr>
          <w:ilvl w:val="0"/>
          <w:numId w:val="42"/>
        </w:numPr>
      </w:pPr>
      <w:r>
        <w:rPr>
          <w:lang w:val="en-US"/>
        </w:rPr>
        <w:t xml:space="preserve">Login to BM and verify there is a custom object record for the associated status change. </w:t>
      </w:r>
    </w:p>
    <w:p w:rsidR="00A06C58" w:rsidRDefault="00CA2844" w:rsidP="00CA2844">
      <w:pPr>
        <w:pStyle w:val="ListParagraph"/>
        <w:widowControl w:val="0"/>
        <w:numPr>
          <w:ilvl w:val="0"/>
          <w:numId w:val="42"/>
        </w:numPr>
      </w:pPr>
      <w:r>
        <w:rPr>
          <w:lang w:val="en-US"/>
        </w:rPr>
        <w:t>Run ProcessENSQueue job and verify custom object record is removed and the associated order is updated based on the kount status change.</w:t>
      </w:r>
    </w:p>
    <w:p w:rsidR="00A06C58" w:rsidRDefault="00CA2844">
      <w:pPr>
        <w:pStyle w:val="Heading5"/>
        <w:spacing w:line="240" w:lineRule="auto"/>
        <w:rPr>
          <w:lang w:val="en-US"/>
        </w:rPr>
      </w:pPr>
      <w:r>
        <w:t xml:space="preserve">Test Case </w:t>
      </w:r>
      <w:r>
        <w:rPr>
          <w:lang w:val="en-US"/>
        </w:rPr>
        <w:t>24: Check th</w:t>
      </w:r>
      <w:r>
        <w:rPr>
          <w:lang w:val="en-US"/>
        </w:rPr>
        <w:t>at Kount service failure during checkout results in retry attempts</w:t>
      </w:r>
    </w:p>
    <w:p w:rsidR="00A06C58" w:rsidRDefault="00CA2844" w:rsidP="00CA2844">
      <w:pPr>
        <w:pStyle w:val="ListParagraph"/>
        <w:widowControl w:val="0"/>
        <w:numPr>
          <w:ilvl w:val="0"/>
          <w:numId w:val="43"/>
        </w:numPr>
      </w:pPr>
      <w:r>
        <w:rPr>
          <w:lang w:val="en-US"/>
        </w:rPr>
        <w:t>Login to BM and set the Kount service timeout to 5ms or change kount service URL, to force a service call failure scenario</w:t>
      </w:r>
    </w:p>
    <w:p w:rsidR="00A06C58" w:rsidRDefault="00CA2844" w:rsidP="00CA2844">
      <w:pPr>
        <w:pStyle w:val="ListParagraph"/>
        <w:widowControl w:val="0"/>
        <w:numPr>
          <w:ilvl w:val="0"/>
          <w:numId w:val="43"/>
        </w:numPr>
      </w:pPr>
      <w:r>
        <w:rPr>
          <w:lang w:val="en-US"/>
        </w:rPr>
        <w:t>Place order on storefront and verify on order, Kount Status is “Re</w:t>
      </w:r>
      <w:r>
        <w:rPr>
          <w:lang w:val="en-US"/>
        </w:rPr>
        <w:t>try” and Order Status is “Created”.</w:t>
      </w:r>
    </w:p>
    <w:p w:rsidR="00A06C58" w:rsidRDefault="00CA2844" w:rsidP="00CA2844">
      <w:pPr>
        <w:pStyle w:val="ListParagraph"/>
        <w:widowControl w:val="0"/>
        <w:numPr>
          <w:ilvl w:val="0"/>
          <w:numId w:val="43"/>
        </w:numPr>
      </w:pPr>
      <w:r>
        <w:rPr>
          <w:lang w:val="en-US"/>
        </w:rPr>
        <w:t>While service is setup for failure scenario, Run Retry job and verify the “Kount Retries” value has incremented by one within Order &gt; Order # &gt; Attributes</w:t>
      </w:r>
    </w:p>
    <w:p w:rsidR="00A06C58" w:rsidRDefault="00CA2844" w:rsidP="00CA2844">
      <w:pPr>
        <w:pStyle w:val="ListParagraph"/>
        <w:widowControl w:val="0"/>
        <w:numPr>
          <w:ilvl w:val="0"/>
          <w:numId w:val="43"/>
        </w:numPr>
      </w:pPr>
      <w:r>
        <w:rPr>
          <w:lang w:val="en-US"/>
        </w:rPr>
        <w:t>Remove setup for service failure scenario, verify order in test “</w:t>
      </w:r>
      <w:r>
        <w:rPr>
          <w:lang w:val="en-US"/>
        </w:rPr>
        <w:t>Kount Retries” is less than the custom preference value for “Order Max Retries”.</w:t>
      </w:r>
    </w:p>
    <w:p w:rsidR="00A06C58" w:rsidRDefault="00CA2844" w:rsidP="00CA2844">
      <w:pPr>
        <w:pStyle w:val="ListParagraph"/>
        <w:widowControl w:val="0"/>
        <w:numPr>
          <w:ilvl w:val="0"/>
          <w:numId w:val="43"/>
        </w:numPr>
      </w:pPr>
      <w:r>
        <w:rPr>
          <w:lang w:val="en-US"/>
        </w:rPr>
        <w:t xml:space="preserve">Run Retry job and verify that Kount and Order Status are updated appropriately. </w:t>
      </w:r>
    </w:p>
    <w:p w:rsidR="00A06C58" w:rsidRDefault="00A06C58">
      <w:pPr>
        <w:widowControl w:val="0"/>
      </w:pPr>
    </w:p>
    <w:p w:rsidR="00A06C58" w:rsidRDefault="00CA2844">
      <w:pPr>
        <w:pStyle w:val="Heading3"/>
        <w:spacing w:line="240" w:lineRule="auto"/>
        <w:rPr>
          <w:lang w:val="en-US"/>
        </w:rPr>
      </w:pPr>
      <w:r>
        <w:t>Part 1.</w:t>
      </w:r>
      <w:r>
        <w:rPr>
          <w:lang w:val="en-US"/>
        </w:rPr>
        <w:t>4</w:t>
      </w:r>
      <w:r>
        <w:t>.</w:t>
      </w:r>
      <w:r>
        <w:rPr>
          <w:lang w:val="en-US"/>
        </w:rPr>
        <w:t xml:space="preserve"> ENS Whitelist IP Ranges</w:t>
      </w:r>
    </w:p>
    <w:p w:rsidR="00A06C58" w:rsidRDefault="00CA2844">
      <w:pPr>
        <w:pStyle w:val="Heading4"/>
        <w:spacing w:line="240" w:lineRule="auto"/>
      </w:pPr>
      <w:r>
        <w:t>Prerequisites:</w:t>
      </w:r>
    </w:p>
    <w:p w:rsidR="00A06C58" w:rsidRDefault="00CA2844" w:rsidP="00CA2844">
      <w:pPr>
        <w:widowControl w:val="0"/>
        <w:numPr>
          <w:ilvl w:val="1"/>
          <w:numId w:val="11"/>
        </w:numPr>
        <w:ind w:hanging="360"/>
        <w:contextualSpacing/>
        <w:rPr>
          <w:color w:val="434343"/>
        </w:rPr>
      </w:pPr>
      <w:r>
        <w:rPr>
          <w:color w:val="434343"/>
        </w:rPr>
        <w:t>Login to BM and</w:t>
      </w:r>
      <w:r>
        <w:rPr>
          <w:color w:val="434343"/>
          <w:lang w:val="en-US"/>
        </w:rPr>
        <w:t xml:space="preserve"> </w:t>
      </w:r>
      <w:r>
        <w:rPr>
          <w:color w:val="434343"/>
        </w:rPr>
        <w:t>verify</w:t>
      </w:r>
      <w:r>
        <w:rPr>
          <w:color w:val="434343"/>
          <w:lang w:val="en-US"/>
        </w:rPr>
        <w:t xml:space="preserve"> Custom Preferences &gt; Kount &gt; Webhook IP Whitelist (CIDR) exists and is configured to a CIDR outside of Kount IP Ranges</w:t>
      </w:r>
    </w:p>
    <w:p w:rsidR="00A06C58" w:rsidRDefault="00CA2844" w:rsidP="00CA2844">
      <w:pPr>
        <w:widowControl w:val="0"/>
        <w:numPr>
          <w:ilvl w:val="1"/>
          <w:numId w:val="11"/>
        </w:numPr>
        <w:ind w:hanging="360"/>
        <w:contextualSpacing/>
        <w:rPr>
          <w:color w:val="434343"/>
        </w:rPr>
      </w:pPr>
      <w:r>
        <w:rPr>
          <w:color w:val="434343"/>
          <w:lang w:val="en-US"/>
        </w:rPr>
        <w:t>Follow steps for test case 23</w:t>
      </w:r>
    </w:p>
    <w:p w:rsidR="00A06C58" w:rsidRDefault="00CA2844">
      <w:pPr>
        <w:pStyle w:val="Heading5"/>
        <w:spacing w:line="240" w:lineRule="auto"/>
        <w:rPr>
          <w:lang w:val="en-US"/>
        </w:rPr>
      </w:pPr>
      <w:r>
        <w:lastRenderedPageBreak/>
        <w:t xml:space="preserve">Test Case </w:t>
      </w:r>
      <w:r>
        <w:rPr>
          <w:lang w:val="en-US"/>
        </w:rPr>
        <w:t>25: Check that ENS messages custom object is not updated</w:t>
      </w:r>
    </w:p>
    <w:p w:rsidR="00A06C58" w:rsidRDefault="00CA2844" w:rsidP="00CA2844">
      <w:pPr>
        <w:pStyle w:val="ListParagraph"/>
        <w:widowControl w:val="0"/>
        <w:numPr>
          <w:ilvl w:val="0"/>
          <w:numId w:val="44"/>
        </w:numPr>
      </w:pPr>
      <w:r>
        <w:rPr>
          <w:lang w:val="en-US"/>
        </w:rPr>
        <w:t>Verify when Kount status is updated wit</w:t>
      </w:r>
      <w:r>
        <w:rPr>
          <w:lang w:val="en-US"/>
        </w:rPr>
        <w:t>hin Kount that a custom object record is not created for the given site.</w:t>
      </w:r>
    </w:p>
    <w:p w:rsidR="00A06C58" w:rsidRDefault="00A06C58">
      <w:pPr>
        <w:widowControl w:val="0"/>
      </w:pPr>
    </w:p>
    <w:p w:rsidR="00A06C58" w:rsidRDefault="00CA2844">
      <w:r>
        <w:br w:type="page"/>
      </w:r>
    </w:p>
    <w:p w:rsidR="00A06C58" w:rsidRDefault="00A06C58">
      <w:pPr>
        <w:widowControl w:val="0"/>
      </w:pPr>
    </w:p>
    <w:p w:rsidR="00A06C58" w:rsidRDefault="00A06C58">
      <w:pPr>
        <w:widowControl w:val="0"/>
      </w:pPr>
    </w:p>
    <w:p w:rsidR="00A06C58" w:rsidRDefault="00A06C58">
      <w:pPr>
        <w:widowControl w:val="0"/>
      </w:pPr>
    </w:p>
    <w:p w:rsidR="00A06C58" w:rsidRDefault="00CA2844">
      <w:pPr>
        <w:pStyle w:val="Heading1"/>
        <w:spacing w:line="240" w:lineRule="auto"/>
      </w:pPr>
      <w:bookmarkStart w:id="103" w:name="_Toc531855311"/>
      <w:r>
        <w:t>Appendix D: Manual Integration Steps</w:t>
      </w:r>
      <w:bookmarkEnd w:id="103"/>
    </w:p>
    <w:p w:rsidR="00A06C58" w:rsidRDefault="00CA2844">
      <w:pPr>
        <w:widowControl w:val="0"/>
        <w:spacing w:after="200"/>
        <w:ind w:left="1080"/>
      </w:pPr>
      <w:r>
        <w:rPr>
          <w:b/>
        </w:rPr>
        <w:t>Create System Object Definitions (manual integration method)</w:t>
      </w:r>
    </w:p>
    <w:p w:rsidR="00A06C58" w:rsidRDefault="00CA2844">
      <w:pPr>
        <w:widowControl w:val="0"/>
        <w:spacing w:after="200"/>
        <w:ind w:left="1080"/>
      </w:pPr>
      <w:r>
        <w:t>1. Create the following system object definitions:</w:t>
      </w:r>
    </w:p>
    <w:p w:rsidR="00A06C58" w:rsidRDefault="00CA2844">
      <w:pPr>
        <w:widowControl w:val="0"/>
        <w:spacing w:after="200"/>
        <w:jc w:val="center"/>
      </w:pPr>
      <w:r>
        <w:rPr>
          <w:noProof/>
        </w:rPr>
        <w:drawing>
          <wp:inline distT="0" distB="0" distL="0" distR="0">
            <wp:extent cx="5731510" cy="3149600"/>
            <wp:effectExtent l="0" t="0" r="0" b="0"/>
            <wp:docPr id="52"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1.png"/>
                    <pic:cNvPicPr>
                      <a:picLocks noChangeAspect="1" noChangeArrowheads="1"/>
                    </pic:cNvPicPr>
                  </pic:nvPicPr>
                  <pic:blipFill>
                    <a:blip r:embed="rId67"/>
                    <a:stretch>
                      <a:fillRect/>
                    </a:stretch>
                  </pic:blipFill>
                  <pic:spPr bwMode="auto">
                    <a:xfrm>
                      <a:off x="0" y="0"/>
                      <a:ext cx="5731510" cy="3149600"/>
                    </a:xfrm>
                    <a:prstGeom prst="rect">
                      <a:avLst/>
                    </a:prstGeom>
                  </pic:spPr>
                </pic:pic>
              </a:graphicData>
            </a:graphic>
          </wp:inline>
        </w:drawing>
      </w:r>
    </w:p>
    <w:p w:rsidR="00A06C58" w:rsidRDefault="00CA2844" w:rsidP="00CA2844">
      <w:pPr>
        <w:widowControl w:val="0"/>
        <w:numPr>
          <w:ilvl w:val="0"/>
          <w:numId w:val="12"/>
        </w:numPr>
        <w:ind w:hanging="360"/>
        <w:contextualSpacing/>
      </w:pPr>
      <w:r>
        <w:t>Order</w:t>
      </w:r>
    </w:p>
    <w:p w:rsidR="00A06C58" w:rsidRDefault="00CA2844" w:rsidP="00CA2844">
      <w:pPr>
        <w:widowControl w:val="0"/>
        <w:numPr>
          <w:ilvl w:val="1"/>
          <w:numId w:val="12"/>
        </w:numPr>
        <w:ind w:hanging="360"/>
        <w:contextualSpacing/>
      </w:pPr>
      <w:r>
        <w:t xml:space="preserve">Kount Order </w:t>
      </w:r>
      <w:r>
        <w:t>Status</w:t>
      </w:r>
    </w:p>
    <w:p w:rsidR="00A06C58" w:rsidRDefault="00CA2844" w:rsidP="00CA2844">
      <w:pPr>
        <w:widowControl w:val="0"/>
        <w:numPr>
          <w:ilvl w:val="2"/>
          <w:numId w:val="12"/>
        </w:numPr>
        <w:ind w:hanging="360"/>
        <w:contextualSpacing/>
      </w:pPr>
      <w:r>
        <w:t>id: kount_Status</w:t>
      </w:r>
    </w:p>
    <w:p w:rsidR="00A06C58" w:rsidRDefault="00CA2844" w:rsidP="00CA2844">
      <w:pPr>
        <w:widowControl w:val="0"/>
        <w:numPr>
          <w:ilvl w:val="2"/>
          <w:numId w:val="12"/>
        </w:numPr>
        <w:ind w:hanging="360"/>
        <w:contextualSpacing/>
      </w:pPr>
      <w:r>
        <w:t>display name: Kount Order Status</w:t>
      </w:r>
    </w:p>
    <w:p w:rsidR="00A06C58" w:rsidRDefault="00CA2844" w:rsidP="00CA2844">
      <w:pPr>
        <w:widowControl w:val="0"/>
        <w:numPr>
          <w:ilvl w:val="2"/>
          <w:numId w:val="12"/>
        </w:numPr>
        <w:ind w:hanging="360"/>
        <w:contextualSpacing/>
      </w:pPr>
      <w:r>
        <w:t>type: Enum of Strings</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rPr>
          <w:rFonts w:ascii="Helvetica Neue" w:eastAsia="Helvetica Neue" w:hAnsi="Helvetica Neue" w:cs="Helvetica Neue"/>
          <w:sz w:val="20"/>
          <w:szCs w:val="20"/>
          <w:highlight w:val="white"/>
        </w:rPr>
        <w:t>externally managed: true</w:t>
      </w:r>
    </w:p>
    <w:p w:rsidR="00A06C58" w:rsidRDefault="00CA2844" w:rsidP="00CA2844">
      <w:pPr>
        <w:widowControl w:val="0"/>
        <w:numPr>
          <w:ilvl w:val="2"/>
          <w:numId w:val="12"/>
        </w:numPr>
        <w:ind w:hanging="360"/>
        <w:contextualSpacing/>
      </w:pPr>
      <w:r>
        <w:t>values:</w:t>
      </w:r>
    </w:p>
    <w:p w:rsidR="00A06C58" w:rsidRDefault="00CA2844" w:rsidP="00CA2844">
      <w:pPr>
        <w:widowControl w:val="0"/>
        <w:numPr>
          <w:ilvl w:val="3"/>
          <w:numId w:val="12"/>
        </w:numPr>
        <w:ind w:hanging="360"/>
        <w:contextualSpacing/>
      </w:pPr>
      <w:r>
        <w:t>value: APPROVED, display value: Approved</w:t>
      </w:r>
    </w:p>
    <w:p w:rsidR="00A06C58" w:rsidRDefault="00CA2844" w:rsidP="00CA2844">
      <w:pPr>
        <w:widowControl w:val="0"/>
        <w:numPr>
          <w:ilvl w:val="3"/>
          <w:numId w:val="12"/>
        </w:numPr>
        <w:ind w:hanging="360"/>
        <w:contextualSpacing/>
      </w:pPr>
      <w:r>
        <w:t>value: HOLD, display value: Hold</w:t>
      </w:r>
    </w:p>
    <w:p w:rsidR="00A06C58" w:rsidRDefault="00CA2844" w:rsidP="00CA2844">
      <w:pPr>
        <w:widowControl w:val="0"/>
        <w:numPr>
          <w:ilvl w:val="3"/>
          <w:numId w:val="12"/>
        </w:numPr>
        <w:ind w:hanging="360"/>
        <w:contextualSpacing/>
      </w:pPr>
      <w:r>
        <w:t>value: DECLINED, display value: Declined</w:t>
      </w:r>
    </w:p>
    <w:p w:rsidR="00A06C58" w:rsidRDefault="00CA2844" w:rsidP="00CA2844">
      <w:pPr>
        <w:widowControl w:val="0"/>
        <w:numPr>
          <w:ilvl w:val="3"/>
          <w:numId w:val="41"/>
        </w:numPr>
        <w:spacing w:after="0" w:line="240" w:lineRule="auto"/>
        <w:ind w:hanging="360"/>
        <w:contextualSpacing/>
      </w:pPr>
      <w:r>
        <w:rPr>
          <w:lang w:val="en-US"/>
        </w:rPr>
        <w:t xml:space="preserve">value: </w:t>
      </w:r>
      <w:ins w:id="104" w:author="Jeff Pannone" w:date="2020-05-11T11:44:00Z">
        <w:r>
          <w:rPr>
            <w:lang w:val="en-US"/>
          </w:rPr>
          <w:t>RETRY</w:t>
        </w:r>
        <w:r>
          <w:t xml:space="preserve">, display value: </w:t>
        </w:r>
        <w:r>
          <w:rPr>
            <w:lang w:val="en-US"/>
          </w:rPr>
          <w:t>Retry</w:t>
        </w:r>
      </w:ins>
    </w:p>
    <w:p w:rsidR="00A06C58" w:rsidRDefault="00CA2844" w:rsidP="00CA2844">
      <w:pPr>
        <w:widowControl w:val="0"/>
        <w:numPr>
          <w:ilvl w:val="3"/>
          <w:numId w:val="12"/>
        </w:numPr>
        <w:ind w:hanging="360"/>
        <w:contextualSpacing/>
        <w:rPr>
          <w:del w:id="105" w:author="Jeff Pannone" w:date="2020-05-11T11:45:00Z"/>
        </w:rPr>
      </w:pPr>
      <w:del w:id="106" w:author="Jeff Pannone" w:date="2020-05-11T11:45:00Z">
        <w:r>
          <w:delText>value: CHANGE, display value: Change</w:delText>
        </w:r>
      </w:del>
    </w:p>
    <w:p w:rsidR="00A06C58" w:rsidRDefault="00CA2844" w:rsidP="00CA2844">
      <w:pPr>
        <w:widowControl w:val="0"/>
        <w:numPr>
          <w:ilvl w:val="3"/>
          <w:numId w:val="12"/>
        </w:numPr>
        <w:ind w:hanging="360"/>
        <w:contextualSpacing/>
        <w:rPr>
          <w:del w:id="107" w:author="Jeff Pannone" w:date="2020-05-11T11:45:00Z"/>
        </w:rPr>
      </w:pPr>
      <w:del w:id="108" w:author="Jeff Pannone" w:date="2020-05-11T11:45:00Z">
        <w:r>
          <w:delText>value: TIME OUT, display value: Time Out</w:delText>
        </w:r>
      </w:del>
    </w:p>
    <w:p w:rsidR="00A06C58" w:rsidRDefault="00CA2844" w:rsidP="00CA2844">
      <w:pPr>
        <w:widowControl w:val="0"/>
        <w:numPr>
          <w:ilvl w:val="3"/>
          <w:numId w:val="12"/>
        </w:numPr>
        <w:ind w:hanging="360"/>
        <w:contextualSpacing/>
        <w:rPr>
          <w:del w:id="109" w:author="Jeff Pannone" w:date="2020-05-11T11:45:00Z"/>
        </w:rPr>
      </w:pPr>
      <w:del w:id="110" w:author="Jeff Pannone" w:date="2020-05-11T11:45:00Z">
        <w:r>
          <w:delText>value: TIME OUT PAYMENT, display value: Time Out Payment Authorization</w:delText>
        </w:r>
      </w:del>
    </w:p>
    <w:p w:rsidR="00A06C58" w:rsidRDefault="00CA2844" w:rsidP="00CA2844">
      <w:pPr>
        <w:widowControl w:val="0"/>
        <w:numPr>
          <w:ilvl w:val="3"/>
          <w:numId w:val="12"/>
        </w:numPr>
        <w:ind w:hanging="360"/>
        <w:contextualSpacing/>
      </w:pPr>
      <w:r>
        <w:t>Kount Order NETW</w:t>
      </w:r>
    </w:p>
    <w:p w:rsidR="00A06C58" w:rsidRDefault="00CA2844" w:rsidP="00CA2844">
      <w:pPr>
        <w:widowControl w:val="0"/>
        <w:numPr>
          <w:ilvl w:val="2"/>
          <w:numId w:val="12"/>
        </w:numPr>
        <w:ind w:hanging="360"/>
        <w:contextualSpacing/>
      </w:pPr>
      <w:r>
        <w:t>id: kount_NETW</w:t>
      </w:r>
    </w:p>
    <w:p w:rsidR="00A06C58" w:rsidRDefault="00CA2844" w:rsidP="00CA2844">
      <w:pPr>
        <w:widowControl w:val="0"/>
        <w:numPr>
          <w:ilvl w:val="2"/>
          <w:numId w:val="12"/>
        </w:numPr>
        <w:ind w:hanging="360"/>
        <w:contextualSpacing/>
      </w:pPr>
      <w:r>
        <w:t>display name: Kount Order NETW</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rPr>
          <w:rFonts w:ascii="Helvetica Neue" w:eastAsia="Helvetica Neue" w:hAnsi="Helvetica Neue" w:cs="Helvetica Neue"/>
          <w:sz w:val="20"/>
          <w:szCs w:val="20"/>
          <w:highlight w:val="white"/>
        </w:rPr>
        <w:t>externally managed: true</w:t>
      </w:r>
    </w:p>
    <w:p w:rsidR="00A06C58" w:rsidRDefault="00CA2844" w:rsidP="00CA2844">
      <w:pPr>
        <w:widowControl w:val="0"/>
        <w:numPr>
          <w:ilvl w:val="1"/>
          <w:numId w:val="12"/>
        </w:numPr>
        <w:ind w:hanging="360"/>
        <w:contextualSpacing/>
      </w:pPr>
      <w:r>
        <w:t>Kount Order GEOX</w:t>
      </w:r>
    </w:p>
    <w:p w:rsidR="00A06C58" w:rsidRDefault="00CA2844" w:rsidP="00CA2844">
      <w:pPr>
        <w:widowControl w:val="0"/>
        <w:numPr>
          <w:ilvl w:val="2"/>
          <w:numId w:val="12"/>
        </w:numPr>
        <w:ind w:hanging="360"/>
        <w:contextualSpacing/>
      </w:pPr>
      <w:r>
        <w:t>id: kount_GEOX</w:t>
      </w:r>
    </w:p>
    <w:p w:rsidR="00A06C58" w:rsidRDefault="00CA2844" w:rsidP="00CA2844">
      <w:pPr>
        <w:widowControl w:val="0"/>
        <w:numPr>
          <w:ilvl w:val="2"/>
          <w:numId w:val="12"/>
        </w:numPr>
        <w:ind w:hanging="360"/>
        <w:contextualSpacing/>
      </w:pPr>
      <w:r>
        <w:t>display name: Kount Order GEOX</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rPr>
          <w:rFonts w:ascii="Helvetica Neue" w:eastAsia="Helvetica Neue" w:hAnsi="Helvetica Neue" w:cs="Helvetica Neue"/>
          <w:sz w:val="20"/>
          <w:szCs w:val="20"/>
          <w:highlight w:val="white"/>
        </w:rPr>
        <w:t>externally managed: true</w:t>
      </w:r>
    </w:p>
    <w:p w:rsidR="00A06C58" w:rsidRDefault="00CA2844" w:rsidP="00CA2844">
      <w:pPr>
        <w:widowControl w:val="0"/>
        <w:numPr>
          <w:ilvl w:val="1"/>
          <w:numId w:val="12"/>
        </w:numPr>
        <w:ind w:hanging="360"/>
        <w:contextualSpacing/>
      </w:pPr>
      <w:r>
        <w:lastRenderedPageBreak/>
        <w:t>Kount Order SCOR</w:t>
      </w:r>
    </w:p>
    <w:p w:rsidR="00A06C58" w:rsidRDefault="00CA2844" w:rsidP="00CA2844">
      <w:pPr>
        <w:widowControl w:val="0"/>
        <w:numPr>
          <w:ilvl w:val="2"/>
          <w:numId w:val="12"/>
        </w:numPr>
        <w:ind w:hanging="360"/>
        <w:contextualSpacing/>
      </w:pPr>
      <w:r>
        <w:t>id: kount_SCOR</w:t>
      </w:r>
    </w:p>
    <w:p w:rsidR="00A06C58" w:rsidRDefault="00CA2844" w:rsidP="00CA2844">
      <w:pPr>
        <w:widowControl w:val="0"/>
        <w:numPr>
          <w:ilvl w:val="2"/>
          <w:numId w:val="12"/>
        </w:numPr>
        <w:ind w:hanging="360"/>
        <w:contextualSpacing/>
      </w:pPr>
      <w:r>
        <w:t>display name: Kount Order SCOR</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rPr>
          <w:rFonts w:ascii="Helvetica Neue" w:eastAsia="Helvetica Neue" w:hAnsi="Helvetica Neue" w:cs="Helvetica Neue"/>
          <w:sz w:val="20"/>
          <w:szCs w:val="20"/>
          <w:highlight w:val="white"/>
        </w:rPr>
        <w:t>ext</w:t>
      </w:r>
      <w:r>
        <w:rPr>
          <w:rFonts w:ascii="Helvetica Neue" w:eastAsia="Helvetica Neue" w:hAnsi="Helvetica Neue" w:cs="Helvetica Neue"/>
          <w:sz w:val="20"/>
          <w:szCs w:val="20"/>
          <w:highlight w:val="white"/>
        </w:rPr>
        <w:t>ernally managed: true</w:t>
      </w:r>
    </w:p>
    <w:p w:rsidR="00A06C58" w:rsidRDefault="00CA2844" w:rsidP="00CA2844">
      <w:pPr>
        <w:widowControl w:val="0"/>
        <w:numPr>
          <w:ilvl w:val="1"/>
          <w:numId w:val="12"/>
        </w:numPr>
        <w:ind w:hanging="360"/>
        <w:contextualSpacing/>
      </w:pPr>
      <w:r>
        <w:t>Kount Order TRAN</w:t>
      </w:r>
    </w:p>
    <w:p w:rsidR="00A06C58" w:rsidRDefault="00CA2844" w:rsidP="00CA2844">
      <w:pPr>
        <w:widowControl w:val="0"/>
        <w:numPr>
          <w:ilvl w:val="2"/>
          <w:numId w:val="12"/>
        </w:numPr>
        <w:ind w:hanging="360"/>
        <w:contextualSpacing/>
      </w:pPr>
      <w:r>
        <w:t>id: kount_TRAN</w:t>
      </w:r>
    </w:p>
    <w:p w:rsidR="00A06C58" w:rsidRDefault="00CA2844" w:rsidP="00CA2844">
      <w:pPr>
        <w:widowControl w:val="0"/>
        <w:numPr>
          <w:ilvl w:val="2"/>
          <w:numId w:val="12"/>
        </w:numPr>
        <w:ind w:hanging="360"/>
        <w:contextualSpacing/>
      </w:pPr>
      <w:r>
        <w:t>display name: Kount Order TRAN</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rPr>
          <w:rFonts w:ascii="Helvetica Neue" w:eastAsia="Helvetica Neue" w:hAnsi="Helvetica Neue" w:cs="Helvetica Neue"/>
          <w:sz w:val="20"/>
          <w:szCs w:val="20"/>
          <w:highlight w:val="white"/>
        </w:rPr>
        <w:t>externally managed: true</w:t>
      </w:r>
    </w:p>
    <w:p w:rsidR="00A06C58" w:rsidRDefault="00CA2844" w:rsidP="00CA2844">
      <w:pPr>
        <w:widowControl w:val="0"/>
        <w:numPr>
          <w:ilvl w:val="1"/>
          <w:numId w:val="12"/>
        </w:numPr>
        <w:ind w:hanging="360"/>
        <w:contextualSpacing/>
      </w:pPr>
      <w:r>
        <w:t>Kount Order VELO</w:t>
      </w:r>
    </w:p>
    <w:p w:rsidR="00A06C58" w:rsidRDefault="00CA2844" w:rsidP="00CA2844">
      <w:pPr>
        <w:widowControl w:val="0"/>
        <w:numPr>
          <w:ilvl w:val="2"/>
          <w:numId w:val="12"/>
        </w:numPr>
        <w:ind w:hanging="360"/>
        <w:contextualSpacing/>
      </w:pPr>
      <w:r>
        <w:t>id: kount_VELO</w:t>
      </w:r>
    </w:p>
    <w:p w:rsidR="00A06C58" w:rsidRDefault="00CA2844" w:rsidP="00CA2844">
      <w:pPr>
        <w:widowControl w:val="0"/>
        <w:numPr>
          <w:ilvl w:val="2"/>
          <w:numId w:val="12"/>
        </w:numPr>
        <w:ind w:hanging="360"/>
        <w:contextualSpacing/>
      </w:pPr>
      <w:r>
        <w:t>display name: Kount Order VELO</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rPr>
          <w:rFonts w:ascii="Helvetica Neue" w:eastAsia="Helvetica Neue" w:hAnsi="Helvetica Neue" w:cs="Helvetica Neue"/>
          <w:sz w:val="20"/>
          <w:szCs w:val="20"/>
          <w:highlight w:val="white"/>
        </w:rPr>
        <w:t xml:space="preserve">externally </w:t>
      </w:r>
      <w:r>
        <w:rPr>
          <w:rFonts w:ascii="Helvetica Neue" w:eastAsia="Helvetica Neue" w:hAnsi="Helvetica Neue" w:cs="Helvetica Neue"/>
          <w:sz w:val="20"/>
          <w:szCs w:val="20"/>
          <w:highlight w:val="white"/>
        </w:rPr>
        <w:t>managed: true</w:t>
      </w:r>
    </w:p>
    <w:p w:rsidR="00A06C58" w:rsidRDefault="00CA2844" w:rsidP="00CA2844">
      <w:pPr>
        <w:widowControl w:val="0"/>
        <w:numPr>
          <w:ilvl w:val="1"/>
          <w:numId w:val="12"/>
        </w:numPr>
        <w:ind w:hanging="360"/>
        <w:contextualSpacing/>
      </w:pPr>
      <w:r>
        <w:t>Kount Order VMAX</w:t>
      </w:r>
    </w:p>
    <w:p w:rsidR="00A06C58" w:rsidRDefault="00CA2844" w:rsidP="00CA2844">
      <w:pPr>
        <w:widowControl w:val="0"/>
        <w:numPr>
          <w:ilvl w:val="2"/>
          <w:numId w:val="12"/>
        </w:numPr>
        <w:ind w:hanging="360"/>
        <w:contextualSpacing/>
      </w:pPr>
      <w:r>
        <w:t>id: kount_VMAX</w:t>
      </w:r>
    </w:p>
    <w:p w:rsidR="00A06C58" w:rsidRDefault="00CA2844" w:rsidP="00CA2844">
      <w:pPr>
        <w:widowControl w:val="0"/>
        <w:numPr>
          <w:ilvl w:val="2"/>
          <w:numId w:val="12"/>
        </w:numPr>
        <w:ind w:hanging="360"/>
        <w:contextualSpacing/>
      </w:pPr>
      <w:r>
        <w:t>display name: Kount Order VMAX</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rPr>
          <w:rFonts w:ascii="Helvetica Neue" w:eastAsia="Helvetica Neue" w:hAnsi="Helvetica Neue" w:cs="Helvetica Neue"/>
          <w:sz w:val="20"/>
          <w:szCs w:val="20"/>
          <w:highlight w:val="white"/>
        </w:rPr>
        <w:t>externally managed: true</w:t>
      </w:r>
    </w:p>
    <w:p w:rsidR="00A06C58" w:rsidRDefault="00CA2844" w:rsidP="00CA2844">
      <w:pPr>
        <w:widowControl w:val="0"/>
        <w:numPr>
          <w:ilvl w:val="1"/>
          <w:numId w:val="12"/>
        </w:numPr>
        <w:ind w:hanging="360"/>
        <w:contextualSpacing/>
      </w:pPr>
      <w:r>
        <w:t>Kount Order Browser</w:t>
      </w:r>
    </w:p>
    <w:p w:rsidR="00A06C58" w:rsidRDefault="00CA2844" w:rsidP="00CA2844">
      <w:pPr>
        <w:widowControl w:val="0"/>
        <w:numPr>
          <w:ilvl w:val="2"/>
          <w:numId w:val="12"/>
        </w:numPr>
        <w:ind w:hanging="360"/>
        <w:contextualSpacing/>
      </w:pPr>
      <w:r>
        <w:t>id: kount_BROWSER</w:t>
      </w:r>
    </w:p>
    <w:p w:rsidR="00A06C58" w:rsidRDefault="00CA2844" w:rsidP="00CA2844">
      <w:pPr>
        <w:widowControl w:val="0"/>
        <w:numPr>
          <w:ilvl w:val="2"/>
          <w:numId w:val="12"/>
        </w:numPr>
        <w:ind w:hanging="360"/>
        <w:contextualSpacing/>
      </w:pPr>
      <w:r>
        <w:t>display name: Kount Order BROWSER</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rPr>
          <w:rFonts w:ascii="Helvetica Neue" w:eastAsia="Helvetica Neue" w:hAnsi="Helvetica Neue" w:cs="Helvetica Neue"/>
          <w:sz w:val="20"/>
          <w:szCs w:val="20"/>
          <w:highlight w:val="white"/>
        </w:rPr>
        <w:t>externally managed: tr</w:t>
      </w:r>
      <w:r>
        <w:rPr>
          <w:rFonts w:ascii="Helvetica Neue" w:eastAsia="Helvetica Neue" w:hAnsi="Helvetica Neue" w:cs="Helvetica Neue"/>
          <w:sz w:val="20"/>
          <w:szCs w:val="20"/>
          <w:highlight w:val="white"/>
        </w:rPr>
        <w:t>ue</w:t>
      </w:r>
    </w:p>
    <w:p w:rsidR="00A06C58" w:rsidRDefault="00CA2844" w:rsidP="00CA2844">
      <w:pPr>
        <w:widowControl w:val="0"/>
        <w:numPr>
          <w:ilvl w:val="1"/>
          <w:numId w:val="12"/>
        </w:numPr>
        <w:ind w:hanging="360"/>
        <w:contextualSpacing/>
      </w:pPr>
      <w:r>
        <w:t>Kount Order OS</w:t>
      </w:r>
    </w:p>
    <w:p w:rsidR="00A06C58" w:rsidRDefault="00CA2844" w:rsidP="00CA2844">
      <w:pPr>
        <w:widowControl w:val="0"/>
        <w:numPr>
          <w:ilvl w:val="2"/>
          <w:numId w:val="12"/>
        </w:numPr>
        <w:ind w:hanging="360"/>
        <w:contextualSpacing/>
      </w:pPr>
      <w:r>
        <w:t>id: kount_OS</w:t>
      </w:r>
    </w:p>
    <w:p w:rsidR="00A06C58" w:rsidRDefault="00CA2844" w:rsidP="00CA2844">
      <w:pPr>
        <w:widowControl w:val="0"/>
        <w:numPr>
          <w:ilvl w:val="2"/>
          <w:numId w:val="12"/>
        </w:numPr>
        <w:ind w:hanging="360"/>
        <w:contextualSpacing/>
      </w:pPr>
      <w:r>
        <w:t>display name: Kount Order OS</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rPr>
          <w:rFonts w:ascii="Helvetica Neue" w:eastAsia="Helvetica Neue" w:hAnsi="Helvetica Neue" w:cs="Helvetica Neue"/>
          <w:sz w:val="20"/>
          <w:szCs w:val="20"/>
          <w:highlight w:val="white"/>
        </w:rPr>
        <w:t>externally managed: true</w:t>
      </w:r>
    </w:p>
    <w:p w:rsidR="00A06C58" w:rsidRDefault="00CA2844" w:rsidP="00CA2844">
      <w:pPr>
        <w:widowControl w:val="0"/>
        <w:numPr>
          <w:ilvl w:val="1"/>
          <w:numId w:val="12"/>
        </w:numPr>
        <w:ind w:hanging="360"/>
        <w:contextualSpacing/>
      </w:pPr>
      <w:r>
        <w:t>Kount Order IP_ORG</w:t>
      </w:r>
    </w:p>
    <w:p w:rsidR="00A06C58" w:rsidRDefault="00CA2844" w:rsidP="00CA2844">
      <w:pPr>
        <w:widowControl w:val="0"/>
        <w:numPr>
          <w:ilvl w:val="2"/>
          <w:numId w:val="12"/>
        </w:numPr>
        <w:ind w:hanging="360"/>
        <w:contextualSpacing/>
      </w:pPr>
      <w:r>
        <w:t>id: kount_IP_ORG</w:t>
      </w:r>
    </w:p>
    <w:p w:rsidR="00A06C58" w:rsidRDefault="00CA2844" w:rsidP="00CA2844">
      <w:pPr>
        <w:widowControl w:val="0"/>
        <w:numPr>
          <w:ilvl w:val="2"/>
          <w:numId w:val="12"/>
        </w:numPr>
        <w:ind w:hanging="360"/>
        <w:contextualSpacing/>
      </w:pPr>
      <w:r>
        <w:t>display name: Kount Order IP_ORG</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rPr>
          <w:rFonts w:ascii="Helvetica Neue" w:eastAsia="Helvetica Neue" w:hAnsi="Helvetica Neue" w:cs="Helvetica Neue"/>
          <w:sz w:val="20"/>
          <w:szCs w:val="20"/>
          <w:highlight w:val="white"/>
        </w:rPr>
        <w:t>externally managed: true</w:t>
      </w:r>
    </w:p>
    <w:p w:rsidR="00A06C58" w:rsidRDefault="00CA2844" w:rsidP="00CA2844">
      <w:pPr>
        <w:widowControl w:val="0"/>
        <w:numPr>
          <w:ilvl w:val="1"/>
          <w:numId w:val="12"/>
        </w:numPr>
        <w:ind w:hanging="360"/>
        <w:contextualSpacing/>
      </w:pPr>
      <w:r>
        <w:t xml:space="preserve">Kount Order </w:t>
      </w:r>
      <w:r>
        <w:t>Cards</w:t>
      </w:r>
    </w:p>
    <w:p w:rsidR="00A06C58" w:rsidRDefault="00CA2844" w:rsidP="00CA2844">
      <w:pPr>
        <w:widowControl w:val="0"/>
        <w:numPr>
          <w:ilvl w:val="2"/>
          <w:numId w:val="12"/>
        </w:numPr>
        <w:ind w:hanging="360"/>
        <w:contextualSpacing/>
      </w:pPr>
      <w:r>
        <w:t>id: kount_CARDS</w:t>
      </w:r>
    </w:p>
    <w:p w:rsidR="00A06C58" w:rsidRDefault="00CA2844" w:rsidP="00CA2844">
      <w:pPr>
        <w:widowControl w:val="0"/>
        <w:numPr>
          <w:ilvl w:val="2"/>
          <w:numId w:val="12"/>
        </w:numPr>
        <w:ind w:hanging="360"/>
        <w:contextualSpacing/>
      </w:pPr>
      <w:r>
        <w:t>display name: Kount Order CARDS</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rPr>
          <w:rFonts w:ascii="Helvetica Neue" w:eastAsia="Helvetica Neue" w:hAnsi="Helvetica Neue" w:cs="Helvetica Neue"/>
          <w:sz w:val="20"/>
          <w:szCs w:val="20"/>
          <w:highlight w:val="white"/>
        </w:rPr>
        <w:t>externally managed: true</w:t>
      </w:r>
    </w:p>
    <w:p w:rsidR="00A06C58" w:rsidRDefault="00CA2844" w:rsidP="00CA2844">
      <w:pPr>
        <w:widowControl w:val="0"/>
        <w:numPr>
          <w:ilvl w:val="1"/>
          <w:numId w:val="12"/>
        </w:numPr>
        <w:ind w:hanging="360"/>
        <w:contextualSpacing/>
      </w:pPr>
      <w:r>
        <w:t>Kount Order DEVICES</w:t>
      </w:r>
    </w:p>
    <w:p w:rsidR="00A06C58" w:rsidRDefault="00CA2844" w:rsidP="00CA2844">
      <w:pPr>
        <w:widowControl w:val="0"/>
        <w:numPr>
          <w:ilvl w:val="2"/>
          <w:numId w:val="12"/>
        </w:numPr>
        <w:ind w:hanging="360"/>
        <w:contextualSpacing/>
      </w:pPr>
      <w:r>
        <w:t>id: kount_DEVICES</w:t>
      </w:r>
    </w:p>
    <w:p w:rsidR="00A06C58" w:rsidRDefault="00CA2844" w:rsidP="00CA2844">
      <w:pPr>
        <w:widowControl w:val="0"/>
        <w:numPr>
          <w:ilvl w:val="2"/>
          <w:numId w:val="12"/>
        </w:numPr>
        <w:ind w:hanging="360"/>
        <w:contextualSpacing/>
      </w:pPr>
      <w:r>
        <w:t>display name: Kount Order DEVICES</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lastRenderedPageBreak/>
        <w:t>mandatory: false</w:t>
      </w:r>
    </w:p>
    <w:p w:rsidR="00A06C58" w:rsidRDefault="00CA2844" w:rsidP="00CA2844">
      <w:pPr>
        <w:widowControl w:val="0"/>
        <w:numPr>
          <w:ilvl w:val="2"/>
          <w:numId w:val="12"/>
        </w:numPr>
        <w:ind w:hanging="360"/>
        <w:contextualSpacing/>
      </w:pPr>
      <w:r>
        <w:rPr>
          <w:rFonts w:ascii="Helvetica Neue" w:eastAsia="Helvetica Neue" w:hAnsi="Helvetica Neue" w:cs="Helvetica Neue"/>
          <w:sz w:val="20"/>
          <w:szCs w:val="20"/>
          <w:highlight w:val="white"/>
        </w:rPr>
        <w:t>externally managed: true</w:t>
      </w:r>
    </w:p>
    <w:p w:rsidR="00A06C58" w:rsidRDefault="00CA2844" w:rsidP="00CA2844">
      <w:pPr>
        <w:widowControl w:val="0"/>
        <w:numPr>
          <w:ilvl w:val="1"/>
          <w:numId w:val="12"/>
        </w:numPr>
        <w:ind w:hanging="360"/>
        <w:contextualSpacing/>
      </w:pPr>
      <w:r>
        <w:t>Kount Order COUNTRY</w:t>
      </w:r>
    </w:p>
    <w:p w:rsidR="00A06C58" w:rsidRDefault="00CA2844" w:rsidP="00CA2844">
      <w:pPr>
        <w:widowControl w:val="0"/>
        <w:numPr>
          <w:ilvl w:val="2"/>
          <w:numId w:val="12"/>
        </w:numPr>
        <w:ind w:hanging="360"/>
        <w:contextualSpacing/>
      </w:pPr>
      <w:r>
        <w:t>id: kount_COUNTRY</w:t>
      </w:r>
    </w:p>
    <w:p w:rsidR="00A06C58" w:rsidRDefault="00CA2844" w:rsidP="00CA2844">
      <w:pPr>
        <w:widowControl w:val="0"/>
        <w:numPr>
          <w:ilvl w:val="2"/>
          <w:numId w:val="12"/>
        </w:numPr>
        <w:ind w:hanging="360"/>
        <w:contextualSpacing/>
      </w:pPr>
      <w:r>
        <w:t>display name: Kount Order COUNTRY</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rPr>
          <w:rFonts w:ascii="Helvetica Neue" w:eastAsia="Helvetica Neue" w:hAnsi="Helvetica Neue" w:cs="Helvetica Neue"/>
          <w:sz w:val="20"/>
          <w:szCs w:val="20"/>
          <w:highlight w:val="white"/>
        </w:rPr>
        <w:t>externally managed: true</w:t>
      </w:r>
    </w:p>
    <w:p w:rsidR="00A06C58" w:rsidRDefault="00CA2844" w:rsidP="00CA2844">
      <w:pPr>
        <w:widowControl w:val="0"/>
        <w:numPr>
          <w:ilvl w:val="1"/>
          <w:numId w:val="12"/>
        </w:numPr>
        <w:ind w:hanging="360"/>
        <w:contextualSpacing/>
      </w:pPr>
      <w:r>
        <w:t>Kount Order EMAILS</w:t>
      </w:r>
    </w:p>
    <w:p w:rsidR="00A06C58" w:rsidRDefault="00CA2844" w:rsidP="00CA2844">
      <w:pPr>
        <w:widowControl w:val="0"/>
        <w:numPr>
          <w:ilvl w:val="2"/>
          <w:numId w:val="12"/>
        </w:numPr>
        <w:ind w:hanging="360"/>
        <w:contextualSpacing/>
      </w:pPr>
      <w:r>
        <w:t>id: kount_EMAILS</w:t>
      </w:r>
    </w:p>
    <w:p w:rsidR="00A06C58" w:rsidRDefault="00CA2844" w:rsidP="00CA2844">
      <w:pPr>
        <w:widowControl w:val="0"/>
        <w:numPr>
          <w:ilvl w:val="2"/>
          <w:numId w:val="12"/>
        </w:numPr>
        <w:ind w:hanging="360"/>
        <w:contextualSpacing/>
      </w:pPr>
      <w:r>
        <w:t>display name: Kount Order EMAILS</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rPr>
          <w:rFonts w:ascii="Helvetica Neue" w:eastAsia="Helvetica Neue" w:hAnsi="Helvetica Neue" w:cs="Helvetica Neue"/>
          <w:sz w:val="20"/>
          <w:szCs w:val="20"/>
          <w:highlight w:val="white"/>
        </w:rPr>
        <w:t>externally managed: true</w:t>
      </w:r>
    </w:p>
    <w:p w:rsidR="00A06C58" w:rsidRDefault="00CA2844" w:rsidP="00CA2844">
      <w:pPr>
        <w:widowControl w:val="0"/>
        <w:numPr>
          <w:ilvl w:val="1"/>
          <w:numId w:val="12"/>
        </w:numPr>
        <w:ind w:hanging="360"/>
        <w:contextualSpacing/>
      </w:pPr>
      <w:r>
        <w:t xml:space="preserve">Kount Order REASON </w:t>
      </w:r>
      <w:r>
        <w:t>CODE</w:t>
      </w:r>
    </w:p>
    <w:p w:rsidR="00A06C58" w:rsidRDefault="00CA2844" w:rsidP="00CA2844">
      <w:pPr>
        <w:widowControl w:val="0"/>
        <w:numPr>
          <w:ilvl w:val="2"/>
          <w:numId w:val="12"/>
        </w:numPr>
        <w:ind w:hanging="360"/>
        <w:contextualSpacing/>
      </w:pPr>
      <w:r>
        <w:t>id: kount_REASON_CODE</w:t>
      </w:r>
    </w:p>
    <w:p w:rsidR="00A06C58" w:rsidRDefault="00CA2844" w:rsidP="00CA2844">
      <w:pPr>
        <w:widowControl w:val="0"/>
        <w:numPr>
          <w:ilvl w:val="2"/>
          <w:numId w:val="12"/>
        </w:numPr>
        <w:ind w:hanging="360"/>
        <w:contextualSpacing/>
      </w:pPr>
      <w:r>
        <w:t>display name: Kount Order REASON CODE</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rPr>
          <w:rFonts w:ascii="Helvetica Neue" w:eastAsia="Helvetica Neue" w:hAnsi="Helvetica Neue" w:cs="Helvetica Neue"/>
          <w:sz w:val="20"/>
          <w:szCs w:val="20"/>
          <w:highlight w:val="white"/>
        </w:rPr>
        <w:t>externally managed: true</w:t>
      </w:r>
    </w:p>
    <w:p w:rsidR="00A06C58" w:rsidRDefault="00A06C58">
      <w:pPr>
        <w:widowControl w:val="0"/>
      </w:pPr>
    </w:p>
    <w:p w:rsidR="00A06C58" w:rsidRDefault="00CA2844">
      <w:pPr>
        <w:widowControl w:val="0"/>
        <w:spacing w:after="120" w:line="360" w:lineRule="auto"/>
        <w:jc w:val="center"/>
      </w:pPr>
      <w:r>
        <w:rPr>
          <w:noProof/>
        </w:rPr>
        <w:drawing>
          <wp:inline distT="0" distB="0" distL="0" distR="0">
            <wp:extent cx="5731510" cy="3378200"/>
            <wp:effectExtent l="0" t="0" r="0" b="0"/>
            <wp:docPr id="5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3.png"/>
                    <pic:cNvPicPr>
                      <a:picLocks noChangeAspect="1" noChangeArrowheads="1"/>
                    </pic:cNvPicPr>
                  </pic:nvPicPr>
                  <pic:blipFill>
                    <a:blip r:embed="rId68"/>
                    <a:stretch>
                      <a:fillRect/>
                    </a:stretch>
                  </pic:blipFill>
                  <pic:spPr bwMode="auto">
                    <a:xfrm>
                      <a:off x="0" y="0"/>
                      <a:ext cx="5731510" cy="3378200"/>
                    </a:xfrm>
                    <a:prstGeom prst="rect">
                      <a:avLst/>
                    </a:prstGeom>
                  </pic:spPr>
                </pic:pic>
              </a:graphicData>
            </a:graphic>
          </wp:inline>
        </w:drawing>
      </w:r>
    </w:p>
    <w:p w:rsidR="00A06C58" w:rsidRDefault="00CA2844" w:rsidP="00CA2844">
      <w:pPr>
        <w:widowControl w:val="0"/>
        <w:numPr>
          <w:ilvl w:val="0"/>
          <w:numId w:val="12"/>
        </w:numPr>
        <w:ind w:hanging="360"/>
        <w:contextualSpacing/>
      </w:pPr>
      <w:r>
        <w:t>Site Preferences</w:t>
      </w:r>
    </w:p>
    <w:p w:rsidR="00A06C58" w:rsidRDefault="00CA2844" w:rsidP="00CA2844">
      <w:pPr>
        <w:widowControl w:val="0"/>
        <w:numPr>
          <w:ilvl w:val="1"/>
          <w:numId w:val="12"/>
        </w:numPr>
        <w:ind w:hanging="360"/>
        <w:contextualSpacing/>
      </w:pPr>
      <w:r>
        <w:t xml:space="preserve">Enable Kount </w:t>
      </w:r>
    </w:p>
    <w:p w:rsidR="00A06C58" w:rsidRDefault="00CA2844" w:rsidP="00CA2844">
      <w:pPr>
        <w:widowControl w:val="0"/>
        <w:numPr>
          <w:ilvl w:val="2"/>
          <w:numId w:val="12"/>
        </w:numPr>
        <w:ind w:hanging="360"/>
        <w:contextualSpacing/>
      </w:pPr>
      <w:r>
        <w:t>id: kount_IsEnabled</w:t>
      </w:r>
    </w:p>
    <w:p w:rsidR="00A06C58" w:rsidRDefault="00CA2844" w:rsidP="00CA2844">
      <w:pPr>
        <w:widowControl w:val="0"/>
        <w:numPr>
          <w:ilvl w:val="2"/>
          <w:numId w:val="12"/>
        </w:numPr>
        <w:ind w:hanging="360"/>
        <w:contextualSpacing/>
      </w:pPr>
      <w:r>
        <w:t>display name: Enable Kount</w:t>
      </w:r>
    </w:p>
    <w:p w:rsidR="00A06C58" w:rsidRDefault="00CA2844" w:rsidP="00CA2844">
      <w:pPr>
        <w:widowControl w:val="0"/>
        <w:numPr>
          <w:ilvl w:val="2"/>
          <w:numId w:val="12"/>
        </w:numPr>
        <w:ind w:hanging="360"/>
        <w:contextualSpacing/>
      </w:pPr>
      <w:r>
        <w:t>type: Boolean</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1"/>
          <w:numId w:val="12"/>
        </w:numPr>
        <w:ind w:hanging="360"/>
        <w:contextualSpacing/>
      </w:pPr>
      <w:r>
        <w:t>Kount DC Server Url</w:t>
      </w:r>
    </w:p>
    <w:p w:rsidR="00A06C58" w:rsidRDefault="00CA2844" w:rsidP="00CA2844">
      <w:pPr>
        <w:widowControl w:val="0"/>
        <w:numPr>
          <w:ilvl w:val="2"/>
          <w:numId w:val="12"/>
        </w:numPr>
        <w:ind w:hanging="360"/>
        <w:contextualSpacing/>
      </w:pPr>
      <w:r>
        <w:t xml:space="preserve">id: </w:t>
      </w:r>
      <w:r>
        <w:t>kount_DCUrl</w:t>
      </w:r>
    </w:p>
    <w:p w:rsidR="00A06C58" w:rsidRDefault="00CA2844" w:rsidP="00CA2844">
      <w:pPr>
        <w:widowControl w:val="0"/>
        <w:numPr>
          <w:ilvl w:val="2"/>
          <w:numId w:val="12"/>
        </w:numPr>
        <w:ind w:hanging="360"/>
        <w:contextualSpacing/>
      </w:pPr>
      <w:r>
        <w:t>display name: Kount DC Server Url</w:t>
      </w:r>
    </w:p>
    <w:p w:rsidR="00A06C58" w:rsidRDefault="00CA2844" w:rsidP="00CA2844">
      <w:pPr>
        <w:widowControl w:val="0"/>
        <w:numPr>
          <w:ilvl w:val="2"/>
          <w:numId w:val="12"/>
        </w:numPr>
        <w:ind w:hanging="360"/>
        <w:contextualSpacing/>
      </w:pPr>
      <w:r>
        <w:t>description: Kount Data Collector Server Url.</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lastRenderedPageBreak/>
        <w:t>mandatory: false</w:t>
      </w:r>
    </w:p>
    <w:p w:rsidR="00A06C58" w:rsidRDefault="00CA2844" w:rsidP="00CA2844">
      <w:pPr>
        <w:widowControl w:val="0"/>
        <w:numPr>
          <w:ilvl w:val="2"/>
          <w:numId w:val="12"/>
        </w:numPr>
        <w:ind w:hanging="360"/>
        <w:contextualSpacing/>
      </w:pPr>
      <w:r>
        <w:t>default value: https://tst.kaptcha.com</w:t>
      </w:r>
    </w:p>
    <w:p w:rsidR="00A06C58" w:rsidRDefault="00CA2844" w:rsidP="00CA2844">
      <w:pPr>
        <w:widowControl w:val="0"/>
        <w:numPr>
          <w:ilvl w:val="1"/>
          <w:numId w:val="12"/>
        </w:numPr>
        <w:ind w:hanging="360"/>
        <w:contextualSpacing/>
      </w:pPr>
      <w:r>
        <w:t>Kount RIS Server URL</w:t>
      </w:r>
    </w:p>
    <w:p w:rsidR="00A06C58" w:rsidRDefault="00CA2844" w:rsidP="00CA2844">
      <w:pPr>
        <w:widowControl w:val="0"/>
        <w:numPr>
          <w:ilvl w:val="2"/>
          <w:numId w:val="12"/>
        </w:numPr>
        <w:ind w:hanging="360"/>
        <w:contextualSpacing/>
      </w:pPr>
      <w:r>
        <w:t>id: kount_RISServerUrl</w:t>
      </w:r>
    </w:p>
    <w:p w:rsidR="00A06C58" w:rsidRDefault="00CA2844" w:rsidP="00CA2844">
      <w:pPr>
        <w:widowControl w:val="0"/>
        <w:numPr>
          <w:ilvl w:val="2"/>
          <w:numId w:val="12"/>
        </w:numPr>
        <w:ind w:hanging="360"/>
        <w:contextualSpacing/>
      </w:pPr>
      <w:r>
        <w:t>display name: Kount RIS Server URL</w:t>
      </w:r>
    </w:p>
    <w:p w:rsidR="00A06C58" w:rsidRDefault="00CA2844" w:rsidP="00CA2844">
      <w:pPr>
        <w:widowControl w:val="0"/>
        <w:numPr>
          <w:ilvl w:val="2"/>
          <w:numId w:val="12"/>
        </w:numPr>
        <w:ind w:hanging="360"/>
        <w:contextualSpacing/>
      </w:pPr>
      <w:r>
        <w:t>description: Kount RIS Server URL</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t>default value: https://risk.test.kount.net</w:t>
      </w:r>
    </w:p>
    <w:p w:rsidR="00A06C58" w:rsidRDefault="00CA2844" w:rsidP="00CA2844">
      <w:pPr>
        <w:widowControl w:val="0"/>
        <w:numPr>
          <w:ilvl w:val="1"/>
          <w:numId w:val="12"/>
        </w:numPr>
        <w:ind w:hanging="360"/>
        <w:contextualSpacing/>
      </w:pPr>
      <w:r>
        <w:t>Array of IP</w:t>
      </w:r>
    </w:p>
    <w:p w:rsidR="00A06C58" w:rsidRDefault="00CA2844" w:rsidP="00CA2844">
      <w:pPr>
        <w:widowControl w:val="0"/>
        <w:numPr>
          <w:ilvl w:val="2"/>
          <w:numId w:val="12"/>
        </w:numPr>
        <w:ind w:hanging="360"/>
        <w:contextualSpacing/>
      </w:pPr>
      <w:r>
        <w:t>id: kount_IPFilter</w:t>
      </w:r>
    </w:p>
    <w:p w:rsidR="00A06C58" w:rsidRDefault="00CA2844" w:rsidP="00CA2844">
      <w:pPr>
        <w:widowControl w:val="0"/>
        <w:numPr>
          <w:ilvl w:val="2"/>
          <w:numId w:val="12"/>
        </w:numPr>
        <w:ind w:hanging="360"/>
        <w:contextualSpacing/>
      </w:pPr>
      <w:r>
        <w:t>display name: Array of IP</w:t>
      </w:r>
    </w:p>
    <w:p w:rsidR="00A06C58" w:rsidRDefault="00CA2844" w:rsidP="00CA2844">
      <w:pPr>
        <w:widowControl w:val="0"/>
        <w:numPr>
          <w:ilvl w:val="2"/>
          <w:numId w:val="12"/>
        </w:numPr>
        <w:ind w:hanging="360"/>
        <w:contextualSpacing/>
      </w:pPr>
      <w:r>
        <w:t>description: Allows to skip step for particular IP address(es). E.g. 192.168.0.1, 10.10.10.1</w:t>
      </w:r>
      <w:r>
        <w:t>, ...</w:t>
      </w:r>
    </w:p>
    <w:p w:rsidR="00A06C58" w:rsidRDefault="00CA2844" w:rsidP="00CA2844">
      <w:pPr>
        <w:widowControl w:val="0"/>
        <w:numPr>
          <w:ilvl w:val="2"/>
          <w:numId w:val="12"/>
        </w:numPr>
        <w:ind w:hanging="360"/>
        <w:contextualSpacing/>
      </w:pPr>
      <w:r>
        <w:t>type: Text</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1"/>
          <w:numId w:val="12"/>
        </w:numPr>
        <w:ind w:hanging="360"/>
        <w:contextualSpacing/>
      </w:pPr>
      <w:r>
        <w:t>Website ID</w:t>
      </w:r>
    </w:p>
    <w:p w:rsidR="00A06C58" w:rsidRDefault="00CA2844" w:rsidP="00CA2844">
      <w:pPr>
        <w:widowControl w:val="0"/>
        <w:numPr>
          <w:ilvl w:val="2"/>
          <w:numId w:val="12"/>
        </w:numPr>
        <w:ind w:hanging="360"/>
        <w:contextualSpacing/>
      </w:pPr>
      <w:r>
        <w:t>id: kount_WebsiteId</w:t>
      </w:r>
    </w:p>
    <w:p w:rsidR="00A06C58" w:rsidRDefault="00CA2844" w:rsidP="00CA2844">
      <w:pPr>
        <w:widowControl w:val="0"/>
        <w:numPr>
          <w:ilvl w:val="2"/>
          <w:numId w:val="12"/>
        </w:numPr>
        <w:ind w:hanging="360"/>
        <w:contextualSpacing/>
      </w:pPr>
      <w:r>
        <w:t>display name: Website ID</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t>minimum value: 1</w:t>
      </w:r>
    </w:p>
    <w:p w:rsidR="00A06C58" w:rsidRDefault="00CA2844" w:rsidP="00CA2844">
      <w:pPr>
        <w:widowControl w:val="0"/>
        <w:numPr>
          <w:ilvl w:val="2"/>
          <w:numId w:val="12"/>
        </w:numPr>
        <w:ind w:hanging="360"/>
        <w:contextualSpacing/>
      </w:pPr>
      <w:r>
        <w:t>field length: 8</w:t>
      </w:r>
    </w:p>
    <w:p w:rsidR="00A06C58" w:rsidRDefault="00CA2844" w:rsidP="00CA2844">
      <w:pPr>
        <w:widowControl w:val="0"/>
        <w:numPr>
          <w:ilvl w:val="1"/>
          <w:numId w:val="12"/>
        </w:numPr>
        <w:ind w:hanging="360"/>
        <w:contextualSpacing/>
      </w:pPr>
      <w:r>
        <w:t>Merchant ID</w:t>
      </w:r>
    </w:p>
    <w:p w:rsidR="00A06C58" w:rsidRDefault="00CA2844" w:rsidP="00CA2844">
      <w:pPr>
        <w:widowControl w:val="0"/>
        <w:numPr>
          <w:ilvl w:val="2"/>
          <w:numId w:val="12"/>
        </w:numPr>
        <w:ind w:hanging="360"/>
        <w:contextualSpacing/>
      </w:pPr>
      <w:r>
        <w:t>id: kount_MerchantID</w:t>
      </w:r>
    </w:p>
    <w:p w:rsidR="00A06C58" w:rsidRDefault="00CA2844" w:rsidP="00CA2844">
      <w:pPr>
        <w:widowControl w:val="0"/>
        <w:numPr>
          <w:ilvl w:val="2"/>
          <w:numId w:val="12"/>
        </w:numPr>
        <w:ind w:hanging="360"/>
        <w:contextualSpacing/>
      </w:pPr>
      <w:r>
        <w:t>display name: Merchant ID</w:t>
      </w:r>
    </w:p>
    <w:p w:rsidR="00A06C58" w:rsidRDefault="00CA2844" w:rsidP="00CA2844">
      <w:pPr>
        <w:widowControl w:val="0"/>
        <w:numPr>
          <w:ilvl w:val="2"/>
          <w:numId w:val="12"/>
        </w:numPr>
        <w:ind w:hanging="360"/>
        <w:contextualSpacing/>
      </w:pPr>
      <w:r>
        <w:t>description: Merchant Number</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1"/>
          <w:numId w:val="12"/>
        </w:numPr>
        <w:ind w:hanging="360"/>
        <w:contextualSpacing/>
      </w:pPr>
      <w:r>
        <w:rPr>
          <w:highlight w:val="white"/>
        </w:rPr>
        <w:t>Kount AWC link </w:t>
      </w:r>
      <w:r>
        <w:t xml:space="preserve"> </w:t>
      </w:r>
    </w:p>
    <w:p w:rsidR="00A06C58" w:rsidRDefault="00CA2844" w:rsidP="00CA2844">
      <w:pPr>
        <w:widowControl w:val="0"/>
        <w:numPr>
          <w:ilvl w:val="2"/>
          <w:numId w:val="12"/>
        </w:numPr>
        <w:ind w:hanging="360"/>
        <w:contextualSpacing/>
      </w:pPr>
      <w:r>
        <w:t>id: kount_AWCLink</w:t>
      </w:r>
    </w:p>
    <w:p w:rsidR="00A06C58" w:rsidRDefault="00CA2844" w:rsidP="00CA2844">
      <w:pPr>
        <w:widowControl w:val="0"/>
        <w:numPr>
          <w:ilvl w:val="2"/>
          <w:numId w:val="12"/>
        </w:numPr>
        <w:ind w:hanging="360"/>
        <w:contextualSpacing/>
      </w:pPr>
      <w:r>
        <w:t xml:space="preserve">display name: </w:t>
      </w:r>
      <w:r>
        <w:rPr>
          <w:highlight w:val="white"/>
        </w:rPr>
        <w:t>Kount AWC link </w:t>
      </w:r>
      <w:r>
        <w:t xml:space="preserve"> </w:t>
      </w:r>
    </w:p>
    <w:p w:rsidR="00A06C58" w:rsidRDefault="00CA2844" w:rsidP="00CA2844">
      <w:pPr>
        <w:widowControl w:val="0"/>
        <w:numPr>
          <w:ilvl w:val="2"/>
          <w:numId w:val="12"/>
        </w:numPr>
        <w:ind w:hanging="360"/>
        <w:contextualSpacing/>
      </w:pPr>
      <w:r>
        <w:t>description: Copy and put this link to Browser, that would be go to Kount Agent Web Console</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t xml:space="preserve">default value: </w:t>
      </w:r>
      <w:hyperlink r:id="rId69">
        <w:r>
          <w:rPr>
            <w:rStyle w:val="ListLabel302"/>
          </w:rPr>
          <w:t>https://awc.test.kount.net</w:t>
        </w:r>
      </w:hyperlink>
    </w:p>
    <w:p w:rsidR="00A06C58" w:rsidRDefault="00CA2844" w:rsidP="00CA2844">
      <w:pPr>
        <w:widowControl w:val="0"/>
        <w:numPr>
          <w:ilvl w:val="1"/>
          <w:numId w:val="12"/>
        </w:numPr>
        <w:ind w:hanging="360"/>
        <w:contextualSpacing/>
      </w:pPr>
      <w:r>
        <w:t xml:space="preserve">Enable Event Notification Service </w:t>
      </w:r>
    </w:p>
    <w:p w:rsidR="00A06C58" w:rsidRDefault="00CA2844" w:rsidP="00CA2844">
      <w:pPr>
        <w:widowControl w:val="0"/>
        <w:numPr>
          <w:ilvl w:val="2"/>
          <w:numId w:val="12"/>
        </w:numPr>
        <w:ind w:hanging="360"/>
        <w:contextualSpacing/>
      </w:pPr>
      <w:r>
        <w:t>id:  kount_ENS</w:t>
      </w:r>
    </w:p>
    <w:p w:rsidR="00A06C58" w:rsidRDefault="00CA2844" w:rsidP="00CA2844">
      <w:pPr>
        <w:widowControl w:val="0"/>
        <w:numPr>
          <w:ilvl w:val="2"/>
          <w:numId w:val="12"/>
        </w:numPr>
        <w:ind w:hanging="360"/>
        <w:contextualSpacing/>
      </w:pPr>
      <w:r>
        <w:t>display name: Enable Event Notification Service</w:t>
      </w:r>
    </w:p>
    <w:p w:rsidR="00A06C58" w:rsidRDefault="00CA2844" w:rsidP="00CA2844">
      <w:pPr>
        <w:widowControl w:val="0"/>
        <w:numPr>
          <w:ilvl w:val="2"/>
          <w:numId w:val="12"/>
        </w:numPr>
        <w:ind w:hanging="360"/>
        <w:contextualSpacing/>
      </w:pPr>
      <w:r>
        <w:t>description: Enable/Disable ENS</w:t>
      </w:r>
    </w:p>
    <w:p w:rsidR="00A06C58" w:rsidRDefault="00CA2844" w:rsidP="00CA2844">
      <w:pPr>
        <w:widowControl w:val="0"/>
        <w:numPr>
          <w:ilvl w:val="2"/>
          <w:numId w:val="12"/>
        </w:numPr>
        <w:ind w:hanging="360"/>
        <w:contextualSpacing/>
      </w:pPr>
      <w:r>
        <w:t>type: Boolean</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1"/>
          <w:numId w:val="12"/>
        </w:numPr>
        <w:ind w:hanging="360"/>
        <w:contextualSpacing/>
      </w:pPr>
      <w:r>
        <w:rPr>
          <w:highlight w:val="white"/>
        </w:rPr>
        <w:t>Kount ENS Email list </w:t>
      </w:r>
      <w:r>
        <w:t xml:space="preserve"> </w:t>
      </w:r>
    </w:p>
    <w:p w:rsidR="00A06C58" w:rsidRDefault="00CA2844" w:rsidP="00CA2844">
      <w:pPr>
        <w:widowControl w:val="0"/>
        <w:numPr>
          <w:ilvl w:val="2"/>
          <w:numId w:val="12"/>
        </w:numPr>
        <w:ind w:hanging="360"/>
        <w:contextualSpacing/>
      </w:pPr>
      <w:r>
        <w:t xml:space="preserve">id:  </w:t>
      </w:r>
      <w:r>
        <w:rPr>
          <w:highlight w:val="white"/>
        </w:rPr>
        <w:t>kount_EmailList</w:t>
      </w:r>
    </w:p>
    <w:p w:rsidR="00A06C58" w:rsidRDefault="00CA2844" w:rsidP="00CA2844">
      <w:pPr>
        <w:widowControl w:val="0"/>
        <w:numPr>
          <w:ilvl w:val="2"/>
          <w:numId w:val="12"/>
        </w:numPr>
        <w:ind w:hanging="360"/>
        <w:contextualSpacing/>
      </w:pPr>
      <w:r>
        <w:t xml:space="preserve">display name: </w:t>
      </w:r>
      <w:r>
        <w:rPr>
          <w:highlight w:val="white"/>
        </w:rPr>
        <w:t>Kount ENS Email list</w:t>
      </w:r>
    </w:p>
    <w:p w:rsidR="00A06C58" w:rsidRDefault="00CA2844" w:rsidP="00CA2844">
      <w:pPr>
        <w:widowControl w:val="0"/>
        <w:numPr>
          <w:ilvl w:val="2"/>
          <w:numId w:val="12"/>
        </w:numPr>
        <w:ind w:hanging="360"/>
        <w:contextualSpacing/>
      </w:pPr>
      <w:r>
        <w:t>description: Email list for ENS</w:t>
      </w:r>
    </w:p>
    <w:p w:rsidR="00A06C58" w:rsidRDefault="00CA2844" w:rsidP="00CA2844">
      <w:pPr>
        <w:widowControl w:val="0"/>
        <w:numPr>
          <w:ilvl w:val="2"/>
          <w:numId w:val="12"/>
        </w:numPr>
        <w:ind w:hanging="360"/>
        <w:contextualSpacing/>
      </w:pPr>
      <w:r>
        <w:t>type: Set of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1"/>
          <w:numId w:val="12"/>
        </w:numPr>
        <w:ind w:hanging="360"/>
        <w:contextualSpacing/>
      </w:pPr>
      <w:r>
        <w:rPr>
          <w:highlight w:val="white"/>
        </w:rPr>
        <w:t xml:space="preserve">Kount ERROR Notification Email </w:t>
      </w:r>
      <w:r>
        <w:t xml:space="preserve"> </w:t>
      </w:r>
    </w:p>
    <w:p w:rsidR="00A06C58" w:rsidRDefault="00CA2844" w:rsidP="00CA2844">
      <w:pPr>
        <w:widowControl w:val="0"/>
        <w:numPr>
          <w:ilvl w:val="2"/>
          <w:numId w:val="12"/>
        </w:numPr>
        <w:ind w:hanging="360"/>
        <w:contextualSpacing/>
      </w:pPr>
      <w:r>
        <w:t xml:space="preserve">id:  </w:t>
      </w:r>
      <w:r>
        <w:rPr>
          <w:highlight w:val="white"/>
        </w:rPr>
        <w:t>kount_NotificationEmail</w:t>
      </w:r>
    </w:p>
    <w:p w:rsidR="00A06C58" w:rsidRDefault="00CA2844" w:rsidP="00CA2844">
      <w:pPr>
        <w:widowControl w:val="0"/>
        <w:numPr>
          <w:ilvl w:val="2"/>
          <w:numId w:val="12"/>
        </w:numPr>
        <w:ind w:hanging="360"/>
        <w:contextualSpacing/>
      </w:pPr>
      <w:r>
        <w:t xml:space="preserve">display name: </w:t>
      </w:r>
      <w:r>
        <w:rPr>
          <w:highlight w:val="white"/>
        </w:rPr>
        <w:t>Kount ERROR Notification Emai</w:t>
      </w:r>
    </w:p>
    <w:p w:rsidR="00A06C58" w:rsidRDefault="00CA2844" w:rsidP="00CA2844">
      <w:pPr>
        <w:widowControl w:val="0"/>
        <w:numPr>
          <w:ilvl w:val="2"/>
          <w:numId w:val="12"/>
        </w:numPr>
        <w:ind w:hanging="360"/>
        <w:contextualSpacing/>
      </w:pPr>
      <w:r>
        <w:lastRenderedPageBreak/>
        <w:t>description: In case errors en</w:t>
      </w:r>
      <w:r>
        <w:t>tered email will be notified</w:t>
      </w:r>
    </w:p>
    <w:p w:rsidR="00A06C58" w:rsidRDefault="00CA2844" w:rsidP="00CA2844">
      <w:pPr>
        <w:widowControl w:val="0"/>
        <w:numPr>
          <w:ilvl w:val="2"/>
          <w:numId w:val="12"/>
        </w:numPr>
        <w:ind w:hanging="360"/>
        <w:contextualSpacing/>
      </w:pPr>
      <w:r>
        <w:t>type: Set of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1"/>
          <w:numId w:val="12"/>
        </w:numPr>
        <w:ind w:hanging="360"/>
        <w:contextualSpacing/>
      </w:pPr>
      <w:r>
        <w:rPr>
          <w:highlight w:val="white"/>
        </w:rPr>
        <w:t>RISK_CHANGE_GEOX </w:t>
      </w:r>
      <w:r>
        <w:t xml:space="preserve"> </w:t>
      </w:r>
    </w:p>
    <w:p w:rsidR="00A06C58" w:rsidRDefault="00CA2844" w:rsidP="00CA2844">
      <w:pPr>
        <w:widowControl w:val="0"/>
        <w:numPr>
          <w:ilvl w:val="2"/>
          <w:numId w:val="12"/>
        </w:numPr>
        <w:ind w:hanging="360"/>
        <w:contextualSpacing/>
      </w:pPr>
      <w:r>
        <w:t xml:space="preserve">id:  </w:t>
      </w:r>
      <w:r>
        <w:rPr>
          <w:highlight w:val="white"/>
        </w:rPr>
        <w:t>kount_RISK_CHANGE_GEOX</w:t>
      </w:r>
    </w:p>
    <w:p w:rsidR="00A06C58" w:rsidRDefault="00CA2844" w:rsidP="00CA2844">
      <w:pPr>
        <w:widowControl w:val="0"/>
        <w:numPr>
          <w:ilvl w:val="2"/>
          <w:numId w:val="12"/>
        </w:numPr>
        <w:ind w:hanging="360"/>
        <w:contextualSpacing/>
      </w:pPr>
      <w:r>
        <w:t xml:space="preserve">display name: </w:t>
      </w:r>
      <w:r>
        <w:rPr>
          <w:highlight w:val="white"/>
        </w:rPr>
        <w:t>Kount Email list</w:t>
      </w:r>
    </w:p>
    <w:p w:rsidR="00A06C58" w:rsidRDefault="00CA2844" w:rsidP="00CA2844">
      <w:pPr>
        <w:widowControl w:val="0"/>
        <w:numPr>
          <w:ilvl w:val="2"/>
          <w:numId w:val="12"/>
        </w:numPr>
        <w:ind w:hanging="360"/>
        <w:contextualSpacing/>
      </w:pPr>
      <w:r>
        <w:t>description: Enable/Disable notification mail</w:t>
      </w:r>
    </w:p>
    <w:p w:rsidR="00A06C58" w:rsidRDefault="00CA2844" w:rsidP="00CA2844">
      <w:pPr>
        <w:widowControl w:val="0"/>
        <w:numPr>
          <w:ilvl w:val="2"/>
          <w:numId w:val="12"/>
        </w:numPr>
        <w:ind w:hanging="360"/>
        <w:contextualSpacing/>
      </w:pPr>
      <w:r>
        <w:t>type: Boolean</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1"/>
          <w:numId w:val="12"/>
        </w:numPr>
        <w:ind w:hanging="360"/>
        <w:contextualSpacing/>
      </w:pPr>
      <w:r>
        <w:rPr>
          <w:highlight w:val="white"/>
        </w:rPr>
        <w:t>RISK_CHANGE_NETW</w:t>
      </w:r>
    </w:p>
    <w:p w:rsidR="00A06C58" w:rsidRDefault="00CA2844" w:rsidP="00CA2844">
      <w:pPr>
        <w:widowControl w:val="0"/>
        <w:numPr>
          <w:ilvl w:val="2"/>
          <w:numId w:val="12"/>
        </w:numPr>
        <w:ind w:hanging="360"/>
        <w:contextualSpacing/>
      </w:pPr>
      <w:r>
        <w:t xml:space="preserve">id:  </w:t>
      </w:r>
      <w:r>
        <w:rPr>
          <w:highlight w:val="white"/>
        </w:rPr>
        <w:t>kount_RISK_CHANGE_NETW</w:t>
      </w:r>
    </w:p>
    <w:p w:rsidR="00A06C58" w:rsidRDefault="00CA2844" w:rsidP="00CA2844">
      <w:pPr>
        <w:widowControl w:val="0"/>
        <w:numPr>
          <w:ilvl w:val="2"/>
          <w:numId w:val="12"/>
        </w:numPr>
        <w:ind w:hanging="360"/>
        <w:contextualSpacing/>
      </w:pPr>
      <w:r>
        <w:t xml:space="preserve">display name: </w:t>
      </w:r>
      <w:r>
        <w:rPr>
          <w:highlight w:val="white"/>
        </w:rPr>
        <w:t>Kount Email list</w:t>
      </w:r>
    </w:p>
    <w:p w:rsidR="00A06C58" w:rsidRDefault="00CA2844" w:rsidP="00CA2844">
      <w:pPr>
        <w:widowControl w:val="0"/>
        <w:numPr>
          <w:ilvl w:val="2"/>
          <w:numId w:val="12"/>
        </w:numPr>
        <w:ind w:hanging="360"/>
        <w:contextualSpacing/>
      </w:pPr>
      <w:r>
        <w:t>description: Enable/Disable notification mail</w:t>
      </w:r>
    </w:p>
    <w:p w:rsidR="00A06C58" w:rsidRDefault="00CA2844" w:rsidP="00CA2844">
      <w:pPr>
        <w:widowControl w:val="0"/>
        <w:numPr>
          <w:ilvl w:val="2"/>
          <w:numId w:val="12"/>
        </w:numPr>
        <w:ind w:hanging="360"/>
        <w:contextualSpacing/>
      </w:pPr>
      <w:r>
        <w:t>type: Boolean</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1"/>
          <w:numId w:val="12"/>
        </w:numPr>
        <w:ind w:hanging="360"/>
        <w:contextualSpacing/>
      </w:pPr>
      <w:r>
        <w:rPr>
          <w:highlight w:val="white"/>
        </w:rPr>
        <w:t>RISK_CHANGE_REAS</w:t>
      </w:r>
    </w:p>
    <w:p w:rsidR="00A06C58" w:rsidRDefault="00CA2844" w:rsidP="00CA2844">
      <w:pPr>
        <w:widowControl w:val="0"/>
        <w:numPr>
          <w:ilvl w:val="2"/>
          <w:numId w:val="12"/>
        </w:numPr>
        <w:ind w:hanging="360"/>
        <w:contextualSpacing/>
      </w:pPr>
      <w:r>
        <w:t xml:space="preserve">id:  </w:t>
      </w:r>
      <w:r>
        <w:rPr>
          <w:highlight w:val="white"/>
        </w:rPr>
        <w:t>kount_RISK_CHANGE_REAS</w:t>
      </w:r>
    </w:p>
    <w:p w:rsidR="00A06C58" w:rsidRDefault="00CA2844" w:rsidP="00CA2844">
      <w:pPr>
        <w:widowControl w:val="0"/>
        <w:numPr>
          <w:ilvl w:val="2"/>
          <w:numId w:val="12"/>
        </w:numPr>
        <w:ind w:hanging="360"/>
        <w:contextualSpacing/>
      </w:pPr>
      <w:r>
        <w:t xml:space="preserve">display name: </w:t>
      </w:r>
      <w:r>
        <w:rPr>
          <w:highlight w:val="white"/>
        </w:rPr>
        <w:t>Kount Email list</w:t>
      </w:r>
    </w:p>
    <w:p w:rsidR="00A06C58" w:rsidRDefault="00CA2844" w:rsidP="00CA2844">
      <w:pPr>
        <w:widowControl w:val="0"/>
        <w:numPr>
          <w:ilvl w:val="2"/>
          <w:numId w:val="12"/>
        </w:numPr>
        <w:ind w:hanging="360"/>
        <w:contextualSpacing/>
      </w:pPr>
      <w:r>
        <w:t>description: Enable/Disable notification mail</w:t>
      </w:r>
    </w:p>
    <w:p w:rsidR="00A06C58" w:rsidRDefault="00CA2844" w:rsidP="00CA2844">
      <w:pPr>
        <w:widowControl w:val="0"/>
        <w:numPr>
          <w:ilvl w:val="2"/>
          <w:numId w:val="12"/>
        </w:numPr>
        <w:ind w:hanging="360"/>
        <w:contextualSpacing/>
      </w:pPr>
      <w:r>
        <w:t>typ</w:t>
      </w:r>
      <w:r>
        <w:t>e: Boolean</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1"/>
          <w:numId w:val="12"/>
        </w:numPr>
        <w:ind w:hanging="360"/>
        <w:contextualSpacing/>
      </w:pPr>
      <w:r>
        <w:rPr>
          <w:highlight w:val="white"/>
        </w:rPr>
        <w:t>RISK_CHANGE_</w:t>
      </w:r>
      <w:r>
        <w:t>REPLY</w:t>
      </w:r>
    </w:p>
    <w:p w:rsidR="00A06C58" w:rsidRDefault="00CA2844" w:rsidP="00CA2844">
      <w:pPr>
        <w:widowControl w:val="0"/>
        <w:numPr>
          <w:ilvl w:val="2"/>
          <w:numId w:val="12"/>
        </w:numPr>
        <w:ind w:hanging="360"/>
        <w:contextualSpacing/>
      </w:pPr>
      <w:r>
        <w:t xml:space="preserve">id:  </w:t>
      </w:r>
      <w:r>
        <w:rPr>
          <w:highlight w:val="white"/>
        </w:rPr>
        <w:t>kount_RISK_CHANGE_</w:t>
      </w:r>
      <w:r>
        <w:t>REPLY</w:t>
      </w:r>
    </w:p>
    <w:p w:rsidR="00A06C58" w:rsidRDefault="00CA2844" w:rsidP="00CA2844">
      <w:pPr>
        <w:widowControl w:val="0"/>
        <w:numPr>
          <w:ilvl w:val="2"/>
          <w:numId w:val="12"/>
        </w:numPr>
        <w:ind w:hanging="360"/>
        <w:contextualSpacing/>
      </w:pPr>
      <w:r>
        <w:t xml:space="preserve">display name: </w:t>
      </w:r>
      <w:r>
        <w:rPr>
          <w:highlight w:val="white"/>
        </w:rPr>
        <w:t>Kount Email list</w:t>
      </w:r>
    </w:p>
    <w:p w:rsidR="00A06C58" w:rsidRDefault="00CA2844" w:rsidP="00CA2844">
      <w:pPr>
        <w:widowControl w:val="0"/>
        <w:numPr>
          <w:ilvl w:val="2"/>
          <w:numId w:val="12"/>
        </w:numPr>
        <w:ind w:hanging="360"/>
        <w:contextualSpacing/>
      </w:pPr>
      <w:r>
        <w:t>description: Enable/Disable notification mail</w:t>
      </w:r>
    </w:p>
    <w:p w:rsidR="00A06C58" w:rsidRDefault="00CA2844" w:rsidP="00CA2844">
      <w:pPr>
        <w:widowControl w:val="0"/>
        <w:numPr>
          <w:ilvl w:val="2"/>
          <w:numId w:val="12"/>
        </w:numPr>
        <w:ind w:hanging="360"/>
        <w:contextualSpacing/>
      </w:pPr>
      <w:r>
        <w:t>type: Boolean</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1"/>
          <w:numId w:val="12"/>
        </w:numPr>
        <w:ind w:hanging="360"/>
        <w:contextualSpacing/>
      </w:pPr>
      <w:r>
        <w:rPr>
          <w:highlight w:val="white"/>
        </w:rPr>
        <w:t>RISK_CHANGE_SCOR</w:t>
      </w:r>
    </w:p>
    <w:p w:rsidR="00A06C58" w:rsidRDefault="00CA2844" w:rsidP="00CA2844">
      <w:pPr>
        <w:widowControl w:val="0"/>
        <w:numPr>
          <w:ilvl w:val="2"/>
          <w:numId w:val="12"/>
        </w:numPr>
        <w:ind w:hanging="360"/>
        <w:contextualSpacing/>
      </w:pPr>
      <w:r>
        <w:t xml:space="preserve">id:  </w:t>
      </w:r>
      <w:r>
        <w:rPr>
          <w:highlight w:val="white"/>
        </w:rPr>
        <w:t>kount_RISK_CHANGE_SCOR</w:t>
      </w:r>
    </w:p>
    <w:p w:rsidR="00A06C58" w:rsidRDefault="00CA2844" w:rsidP="00CA2844">
      <w:pPr>
        <w:widowControl w:val="0"/>
        <w:numPr>
          <w:ilvl w:val="2"/>
          <w:numId w:val="12"/>
        </w:numPr>
        <w:ind w:hanging="360"/>
        <w:contextualSpacing/>
      </w:pPr>
      <w:r>
        <w:t xml:space="preserve">display name: </w:t>
      </w:r>
      <w:r>
        <w:rPr>
          <w:highlight w:val="white"/>
        </w:rPr>
        <w:t xml:space="preserve">Kount </w:t>
      </w:r>
      <w:r>
        <w:rPr>
          <w:highlight w:val="white"/>
        </w:rPr>
        <w:t>Email list</w:t>
      </w:r>
    </w:p>
    <w:p w:rsidR="00A06C58" w:rsidRDefault="00CA2844" w:rsidP="00CA2844">
      <w:pPr>
        <w:widowControl w:val="0"/>
        <w:numPr>
          <w:ilvl w:val="2"/>
          <w:numId w:val="12"/>
        </w:numPr>
        <w:ind w:hanging="360"/>
        <w:contextualSpacing/>
      </w:pPr>
      <w:r>
        <w:t>description: Enable/Disable notification mail</w:t>
      </w:r>
    </w:p>
    <w:p w:rsidR="00A06C58" w:rsidRDefault="00CA2844" w:rsidP="00CA2844">
      <w:pPr>
        <w:widowControl w:val="0"/>
        <w:numPr>
          <w:ilvl w:val="2"/>
          <w:numId w:val="12"/>
        </w:numPr>
        <w:ind w:hanging="360"/>
        <w:contextualSpacing/>
      </w:pPr>
      <w:r>
        <w:t>type: Boolean</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1"/>
          <w:numId w:val="12"/>
        </w:numPr>
        <w:ind w:hanging="360"/>
        <w:contextualSpacing/>
      </w:pPr>
      <w:r>
        <w:rPr>
          <w:highlight w:val="white"/>
        </w:rPr>
        <w:t>RISK_CHANGE_VELO</w:t>
      </w:r>
    </w:p>
    <w:p w:rsidR="00A06C58" w:rsidRDefault="00CA2844" w:rsidP="00CA2844">
      <w:pPr>
        <w:widowControl w:val="0"/>
        <w:numPr>
          <w:ilvl w:val="2"/>
          <w:numId w:val="12"/>
        </w:numPr>
        <w:ind w:hanging="360"/>
        <w:contextualSpacing/>
      </w:pPr>
      <w:r>
        <w:t xml:space="preserve">id:  </w:t>
      </w:r>
      <w:r>
        <w:rPr>
          <w:highlight w:val="white"/>
        </w:rPr>
        <w:t>kount_RISK_CHANGE_VELO</w:t>
      </w:r>
    </w:p>
    <w:p w:rsidR="00A06C58" w:rsidRDefault="00CA2844" w:rsidP="00CA2844">
      <w:pPr>
        <w:widowControl w:val="0"/>
        <w:numPr>
          <w:ilvl w:val="2"/>
          <w:numId w:val="12"/>
        </w:numPr>
        <w:ind w:hanging="360"/>
        <w:contextualSpacing/>
      </w:pPr>
      <w:r>
        <w:t xml:space="preserve">display name: </w:t>
      </w:r>
      <w:r>
        <w:rPr>
          <w:highlight w:val="white"/>
        </w:rPr>
        <w:t>Kount Email list</w:t>
      </w:r>
    </w:p>
    <w:p w:rsidR="00A06C58" w:rsidRDefault="00CA2844" w:rsidP="00CA2844">
      <w:pPr>
        <w:widowControl w:val="0"/>
        <w:numPr>
          <w:ilvl w:val="2"/>
          <w:numId w:val="12"/>
        </w:numPr>
        <w:ind w:hanging="360"/>
        <w:contextualSpacing/>
      </w:pPr>
      <w:r>
        <w:t>description: Enable/Disable notification mail</w:t>
      </w:r>
    </w:p>
    <w:p w:rsidR="00A06C58" w:rsidRDefault="00CA2844" w:rsidP="00CA2844">
      <w:pPr>
        <w:widowControl w:val="0"/>
        <w:numPr>
          <w:ilvl w:val="2"/>
          <w:numId w:val="12"/>
        </w:numPr>
        <w:ind w:hanging="360"/>
        <w:contextualSpacing/>
      </w:pPr>
      <w:r>
        <w:t>type: Boolean</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1"/>
          <w:numId w:val="12"/>
        </w:numPr>
        <w:ind w:hanging="360"/>
        <w:contextualSpacing/>
      </w:pPr>
      <w:r>
        <w:rPr>
          <w:highlight w:val="white"/>
        </w:rPr>
        <w:t>RISK_CHANGE_VMAX</w:t>
      </w:r>
    </w:p>
    <w:p w:rsidR="00A06C58" w:rsidRDefault="00CA2844" w:rsidP="00CA2844">
      <w:pPr>
        <w:widowControl w:val="0"/>
        <w:numPr>
          <w:ilvl w:val="2"/>
          <w:numId w:val="12"/>
        </w:numPr>
        <w:ind w:hanging="360"/>
        <w:contextualSpacing/>
      </w:pPr>
      <w:r>
        <w:t xml:space="preserve">id:  </w:t>
      </w:r>
      <w:r>
        <w:rPr>
          <w:highlight w:val="white"/>
        </w:rPr>
        <w:t>kount_RISK_CHANGE_VMAX</w:t>
      </w:r>
    </w:p>
    <w:p w:rsidR="00A06C58" w:rsidRDefault="00CA2844" w:rsidP="00CA2844">
      <w:pPr>
        <w:widowControl w:val="0"/>
        <w:numPr>
          <w:ilvl w:val="2"/>
          <w:numId w:val="12"/>
        </w:numPr>
        <w:ind w:hanging="360"/>
        <w:contextualSpacing/>
      </w:pPr>
      <w:r>
        <w:t xml:space="preserve">display name: </w:t>
      </w:r>
      <w:r>
        <w:rPr>
          <w:highlight w:val="white"/>
        </w:rPr>
        <w:t>Kount Email list</w:t>
      </w:r>
    </w:p>
    <w:p w:rsidR="00A06C58" w:rsidRDefault="00CA2844" w:rsidP="00CA2844">
      <w:pPr>
        <w:widowControl w:val="0"/>
        <w:numPr>
          <w:ilvl w:val="2"/>
          <w:numId w:val="12"/>
        </w:numPr>
        <w:ind w:hanging="360"/>
        <w:contextualSpacing/>
      </w:pPr>
      <w:r>
        <w:t>description: Enable/Disable notification mail</w:t>
      </w:r>
    </w:p>
    <w:p w:rsidR="00A06C58" w:rsidRDefault="00CA2844" w:rsidP="00CA2844">
      <w:pPr>
        <w:widowControl w:val="0"/>
        <w:numPr>
          <w:ilvl w:val="2"/>
          <w:numId w:val="12"/>
        </w:numPr>
        <w:ind w:hanging="360"/>
        <w:contextualSpacing/>
      </w:pPr>
      <w:r>
        <w:t>type: Boolean</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1"/>
          <w:numId w:val="12"/>
        </w:numPr>
        <w:ind w:hanging="360"/>
        <w:contextualSpacing/>
      </w:pPr>
      <w:r>
        <w:rPr>
          <w:rFonts w:ascii="Helvetica Neue" w:eastAsia="Helvetica Neue" w:hAnsi="Helvetica Neue" w:cs="Helvetica Neue"/>
          <w:sz w:val="20"/>
          <w:szCs w:val="20"/>
          <w:highlight w:val="white"/>
        </w:rPr>
        <w:t>Kount UDF fields </w:t>
      </w:r>
      <w:r>
        <w:t xml:space="preserve">id: </w:t>
      </w:r>
    </w:p>
    <w:p w:rsidR="00A06C58" w:rsidRDefault="00CA2844" w:rsidP="00CA2844">
      <w:pPr>
        <w:widowControl w:val="0"/>
        <w:numPr>
          <w:ilvl w:val="2"/>
          <w:numId w:val="12"/>
        </w:numPr>
        <w:ind w:hanging="360"/>
        <w:contextualSpacing/>
      </w:pPr>
      <w:r>
        <w:t xml:space="preserve">Id: </w:t>
      </w:r>
      <w:r>
        <w:rPr>
          <w:highlight w:val="white"/>
        </w:rPr>
        <w:t>kount_UDF</w:t>
      </w:r>
    </w:p>
    <w:p w:rsidR="00A06C58" w:rsidRDefault="00CA2844" w:rsidP="00CA2844">
      <w:pPr>
        <w:widowControl w:val="0"/>
        <w:numPr>
          <w:ilvl w:val="2"/>
          <w:numId w:val="12"/>
        </w:numPr>
        <w:ind w:hanging="360"/>
        <w:contextualSpacing/>
      </w:pPr>
      <w:r>
        <w:t xml:space="preserve">display name: </w:t>
      </w:r>
      <w:r>
        <w:rPr>
          <w:highlight w:val="white"/>
        </w:rPr>
        <w:t>Kount UDF Fields</w:t>
      </w:r>
    </w:p>
    <w:p w:rsidR="00A06C58" w:rsidRDefault="00CA2844" w:rsidP="00CA2844">
      <w:pPr>
        <w:widowControl w:val="0"/>
        <w:numPr>
          <w:ilvl w:val="2"/>
          <w:numId w:val="12"/>
        </w:numPr>
        <w:ind w:hanging="360"/>
        <w:contextualSpacing/>
      </w:pPr>
      <w:r>
        <w:t xml:space="preserve">description: </w:t>
      </w:r>
      <w:r>
        <w:rPr>
          <w:highlight w:val="white"/>
        </w:rPr>
        <w:t>Kount UDF Fields</w:t>
      </w:r>
    </w:p>
    <w:p w:rsidR="00A06C58" w:rsidRDefault="00CA2844" w:rsidP="00CA2844">
      <w:pPr>
        <w:widowControl w:val="0"/>
        <w:numPr>
          <w:ilvl w:val="2"/>
          <w:numId w:val="12"/>
        </w:numPr>
        <w:ind w:hanging="360"/>
        <w:contextualSpacing/>
      </w:pPr>
      <w:r>
        <w:t xml:space="preserve">type: </w:t>
      </w:r>
      <w:r>
        <w:t>Set of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1"/>
          <w:numId w:val="12"/>
        </w:numPr>
        <w:ind w:hanging="360"/>
        <w:contextualSpacing/>
      </w:pPr>
      <w:r>
        <w:t xml:space="preserve">Kount API Key: </w:t>
      </w:r>
    </w:p>
    <w:p w:rsidR="00A06C58" w:rsidRDefault="00CA2844" w:rsidP="00CA2844">
      <w:pPr>
        <w:widowControl w:val="0"/>
        <w:numPr>
          <w:ilvl w:val="2"/>
          <w:numId w:val="12"/>
        </w:numPr>
        <w:ind w:hanging="360"/>
        <w:contextualSpacing/>
      </w:pPr>
      <w:r>
        <w:lastRenderedPageBreak/>
        <w:t xml:space="preserve">Id: </w:t>
      </w:r>
      <w:r>
        <w:rPr>
          <w:highlight w:val="white"/>
        </w:rPr>
        <w:t>kount_APIKey</w:t>
      </w:r>
    </w:p>
    <w:p w:rsidR="00A06C58" w:rsidRDefault="00CA2844" w:rsidP="00CA2844">
      <w:pPr>
        <w:widowControl w:val="0"/>
        <w:numPr>
          <w:ilvl w:val="2"/>
          <w:numId w:val="12"/>
        </w:numPr>
        <w:ind w:hanging="360"/>
        <w:contextualSpacing/>
      </w:pPr>
      <w:r>
        <w:t xml:space="preserve">display name: </w:t>
      </w:r>
      <w:r>
        <w:rPr>
          <w:highlight w:val="white"/>
        </w:rPr>
        <w:t>kount API Key</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A06C58">
      <w:pPr>
        <w:widowControl w:val="0"/>
        <w:ind w:left="3240"/>
      </w:pPr>
    </w:p>
    <w:p w:rsidR="00A06C58" w:rsidRDefault="00A06C58">
      <w:pPr>
        <w:widowControl w:val="0"/>
        <w:ind w:left="3240"/>
      </w:pPr>
    </w:p>
    <w:p w:rsidR="00A06C58" w:rsidRDefault="00CA2844">
      <w:pPr>
        <w:widowControl w:val="0"/>
      </w:pPr>
      <w:r>
        <w:t xml:space="preserve">  </w:t>
      </w:r>
      <w:r>
        <w:tab/>
      </w:r>
      <w:r>
        <w:t xml:space="preserve">    2. Create an attribute group for Kount site preferences and add fields.</w:t>
      </w:r>
    </w:p>
    <w:p w:rsidR="00A06C58" w:rsidRDefault="00CA2844" w:rsidP="00CA2844">
      <w:pPr>
        <w:widowControl w:val="0"/>
        <w:numPr>
          <w:ilvl w:val="0"/>
          <w:numId w:val="17"/>
        </w:numPr>
        <w:ind w:hanging="360"/>
        <w:contextualSpacing/>
      </w:pPr>
      <w:r>
        <w:t>id: Kount</w:t>
      </w:r>
    </w:p>
    <w:p w:rsidR="00A06C58" w:rsidRDefault="00CA2844" w:rsidP="00CA2844">
      <w:pPr>
        <w:widowControl w:val="0"/>
        <w:numPr>
          <w:ilvl w:val="0"/>
          <w:numId w:val="17"/>
        </w:numPr>
        <w:ind w:hanging="360"/>
        <w:contextualSpacing/>
      </w:pPr>
      <w:r>
        <w:t>display name: Kount</w:t>
      </w:r>
    </w:p>
    <w:p w:rsidR="00A06C58" w:rsidRDefault="00CA2844" w:rsidP="00CA2844">
      <w:pPr>
        <w:widowControl w:val="0"/>
        <w:numPr>
          <w:ilvl w:val="0"/>
          <w:numId w:val="17"/>
        </w:numPr>
        <w:ind w:hanging="360"/>
        <w:contextualSpacing/>
      </w:pPr>
      <w:r>
        <w:t>attributes:</w:t>
      </w:r>
    </w:p>
    <w:p w:rsidR="00A06C58" w:rsidRDefault="00CA2844" w:rsidP="00CA2844">
      <w:pPr>
        <w:widowControl w:val="0"/>
        <w:numPr>
          <w:ilvl w:val="1"/>
          <w:numId w:val="17"/>
        </w:numPr>
        <w:ind w:hanging="360"/>
        <w:contextualSpacing/>
      </w:pPr>
      <w:r>
        <w:rPr>
          <w:highlight w:val="white"/>
        </w:rPr>
        <w:t>kount_IsEnabled</w:t>
      </w:r>
    </w:p>
    <w:p w:rsidR="00A06C58" w:rsidRDefault="00CA2844" w:rsidP="00CA2844">
      <w:pPr>
        <w:widowControl w:val="0"/>
        <w:numPr>
          <w:ilvl w:val="1"/>
          <w:numId w:val="17"/>
        </w:numPr>
        <w:ind w:hanging="360"/>
        <w:contextualSpacing/>
      </w:pPr>
      <w:r>
        <w:rPr>
          <w:highlight w:val="white"/>
        </w:rPr>
        <w:t>kount_DCUrl</w:t>
      </w:r>
    </w:p>
    <w:p w:rsidR="00A06C58" w:rsidRDefault="00CA2844" w:rsidP="00CA2844">
      <w:pPr>
        <w:widowControl w:val="0"/>
        <w:numPr>
          <w:ilvl w:val="1"/>
          <w:numId w:val="17"/>
        </w:numPr>
        <w:ind w:hanging="360"/>
        <w:contextualSpacing/>
      </w:pPr>
      <w:r>
        <w:rPr>
          <w:highlight w:val="white"/>
        </w:rPr>
        <w:t>kount_RISServerUrl</w:t>
      </w:r>
    </w:p>
    <w:p w:rsidR="00A06C58" w:rsidRDefault="00CA2844" w:rsidP="00CA2844">
      <w:pPr>
        <w:widowControl w:val="0"/>
        <w:numPr>
          <w:ilvl w:val="1"/>
          <w:numId w:val="17"/>
        </w:numPr>
        <w:ind w:hanging="360"/>
        <w:contextualSpacing/>
      </w:pPr>
      <w:r>
        <w:rPr>
          <w:highlight w:val="white"/>
        </w:rPr>
        <w:t>kount_IPFilter</w:t>
      </w:r>
    </w:p>
    <w:p w:rsidR="00A06C58" w:rsidRDefault="00CA2844" w:rsidP="00CA2844">
      <w:pPr>
        <w:widowControl w:val="0"/>
        <w:numPr>
          <w:ilvl w:val="1"/>
          <w:numId w:val="17"/>
        </w:numPr>
        <w:ind w:hanging="360"/>
        <w:contextualSpacing/>
      </w:pPr>
      <w:r>
        <w:rPr>
          <w:highlight w:val="white"/>
        </w:rPr>
        <w:t>kount_WebsiteId</w:t>
      </w:r>
    </w:p>
    <w:p w:rsidR="00A06C58" w:rsidRDefault="00CA2844" w:rsidP="00CA2844">
      <w:pPr>
        <w:widowControl w:val="0"/>
        <w:numPr>
          <w:ilvl w:val="1"/>
          <w:numId w:val="17"/>
        </w:numPr>
        <w:ind w:hanging="360"/>
        <w:contextualSpacing/>
      </w:pPr>
      <w:r>
        <w:rPr>
          <w:highlight w:val="white"/>
        </w:rPr>
        <w:t>kount_MerchantID</w:t>
      </w:r>
    </w:p>
    <w:p w:rsidR="00A06C58" w:rsidRDefault="00CA2844" w:rsidP="00CA2844">
      <w:pPr>
        <w:widowControl w:val="0"/>
        <w:numPr>
          <w:ilvl w:val="1"/>
          <w:numId w:val="17"/>
        </w:numPr>
        <w:ind w:hanging="360"/>
        <w:contextualSpacing/>
      </w:pPr>
      <w:r>
        <w:rPr>
          <w:highlight w:val="white"/>
        </w:rPr>
        <w:t>kount_AWCLink</w:t>
      </w:r>
    </w:p>
    <w:p w:rsidR="00A06C58" w:rsidRDefault="00CA2844" w:rsidP="00CA2844">
      <w:pPr>
        <w:widowControl w:val="0"/>
        <w:numPr>
          <w:ilvl w:val="1"/>
          <w:numId w:val="17"/>
        </w:numPr>
        <w:ind w:hanging="360"/>
        <w:contextualSpacing/>
      </w:pPr>
      <w:r>
        <w:rPr>
          <w:highlight w:val="white"/>
        </w:rPr>
        <w:t>kount_ENS</w:t>
      </w:r>
    </w:p>
    <w:p w:rsidR="00A06C58" w:rsidRDefault="00CA2844" w:rsidP="00CA2844">
      <w:pPr>
        <w:widowControl w:val="0"/>
        <w:numPr>
          <w:ilvl w:val="1"/>
          <w:numId w:val="17"/>
        </w:numPr>
        <w:ind w:hanging="360"/>
        <w:contextualSpacing/>
      </w:pPr>
      <w:r>
        <w:rPr>
          <w:highlight w:val="white"/>
        </w:rPr>
        <w:t>kount_EmailList</w:t>
      </w:r>
    </w:p>
    <w:p w:rsidR="00A06C58" w:rsidRDefault="00CA2844" w:rsidP="00CA2844">
      <w:pPr>
        <w:widowControl w:val="0"/>
        <w:numPr>
          <w:ilvl w:val="1"/>
          <w:numId w:val="17"/>
        </w:numPr>
        <w:ind w:hanging="360"/>
        <w:contextualSpacing/>
      </w:pPr>
      <w:r>
        <w:rPr>
          <w:highlight w:val="white"/>
        </w:rPr>
        <w:t>kou</w:t>
      </w:r>
      <w:r>
        <w:rPr>
          <w:highlight w:val="white"/>
        </w:rPr>
        <w:t>nt_RISK_CHANGE_NETW</w:t>
      </w:r>
    </w:p>
    <w:p w:rsidR="00A06C58" w:rsidRDefault="00CA2844" w:rsidP="00CA2844">
      <w:pPr>
        <w:widowControl w:val="0"/>
        <w:numPr>
          <w:ilvl w:val="1"/>
          <w:numId w:val="17"/>
        </w:numPr>
        <w:ind w:hanging="360"/>
        <w:contextualSpacing/>
      </w:pPr>
      <w:r>
        <w:rPr>
          <w:highlight w:val="white"/>
        </w:rPr>
        <w:t>kount_RISK_CHANGE_GEOX</w:t>
      </w:r>
    </w:p>
    <w:p w:rsidR="00A06C58" w:rsidRDefault="00CA2844" w:rsidP="00CA2844">
      <w:pPr>
        <w:widowControl w:val="0"/>
        <w:numPr>
          <w:ilvl w:val="1"/>
          <w:numId w:val="17"/>
        </w:numPr>
        <w:ind w:hanging="360"/>
        <w:contextualSpacing/>
      </w:pPr>
      <w:r>
        <w:rPr>
          <w:highlight w:val="white"/>
        </w:rPr>
        <w:t>kount_RISK_CHANGE_VMAX</w:t>
      </w:r>
    </w:p>
    <w:p w:rsidR="00A06C58" w:rsidRDefault="00CA2844" w:rsidP="00CA2844">
      <w:pPr>
        <w:widowControl w:val="0"/>
        <w:numPr>
          <w:ilvl w:val="1"/>
          <w:numId w:val="17"/>
        </w:numPr>
        <w:ind w:hanging="360"/>
        <w:contextualSpacing/>
      </w:pPr>
      <w:r>
        <w:rPr>
          <w:highlight w:val="white"/>
        </w:rPr>
        <w:t>kount_RISK_CHANGE_SCOR</w:t>
      </w:r>
    </w:p>
    <w:p w:rsidR="00A06C58" w:rsidRDefault="00CA2844" w:rsidP="00CA2844">
      <w:pPr>
        <w:widowControl w:val="0"/>
        <w:numPr>
          <w:ilvl w:val="1"/>
          <w:numId w:val="17"/>
        </w:numPr>
        <w:ind w:hanging="360"/>
        <w:contextualSpacing/>
      </w:pPr>
      <w:r>
        <w:rPr>
          <w:highlight w:val="white"/>
        </w:rPr>
        <w:t>kount_RISK_CHANGE_VELO</w:t>
      </w:r>
    </w:p>
    <w:p w:rsidR="00A06C58" w:rsidRDefault="00CA2844" w:rsidP="00CA2844">
      <w:pPr>
        <w:widowControl w:val="0"/>
        <w:numPr>
          <w:ilvl w:val="1"/>
          <w:numId w:val="17"/>
        </w:numPr>
        <w:ind w:hanging="360"/>
        <w:contextualSpacing/>
      </w:pPr>
      <w:r>
        <w:rPr>
          <w:highlight w:val="white"/>
        </w:rPr>
        <w:t>kount_RISK_CHANGE_REPLY</w:t>
      </w:r>
    </w:p>
    <w:p w:rsidR="00A06C58" w:rsidRDefault="00CA2844" w:rsidP="00CA2844">
      <w:pPr>
        <w:widowControl w:val="0"/>
        <w:numPr>
          <w:ilvl w:val="1"/>
          <w:numId w:val="17"/>
        </w:numPr>
        <w:ind w:hanging="360"/>
        <w:contextualSpacing/>
      </w:pPr>
      <w:r>
        <w:rPr>
          <w:highlight w:val="white"/>
        </w:rPr>
        <w:t>kount_UDF</w:t>
      </w:r>
    </w:p>
    <w:p w:rsidR="00A06C58" w:rsidRDefault="00CA2844" w:rsidP="00CA2844">
      <w:pPr>
        <w:widowControl w:val="0"/>
        <w:numPr>
          <w:ilvl w:val="1"/>
          <w:numId w:val="17"/>
        </w:numPr>
        <w:ind w:hanging="360"/>
        <w:contextualSpacing/>
      </w:pPr>
      <w:r>
        <w:rPr>
          <w:highlight w:val="white"/>
        </w:rPr>
        <w:t>kount_NotificationEmail</w:t>
      </w:r>
    </w:p>
    <w:p w:rsidR="00A06C58" w:rsidRDefault="00CA2844" w:rsidP="00CA2844">
      <w:pPr>
        <w:widowControl w:val="0"/>
        <w:numPr>
          <w:ilvl w:val="1"/>
          <w:numId w:val="17"/>
        </w:numPr>
        <w:ind w:hanging="360"/>
        <w:contextualSpacing/>
      </w:pPr>
      <w:r>
        <w:rPr>
          <w:highlight w:val="white"/>
        </w:rPr>
        <w:t>kount_APIKey</w:t>
      </w:r>
    </w:p>
    <w:p w:rsidR="00A06C58" w:rsidRDefault="00A06C58">
      <w:pPr>
        <w:widowControl w:val="0"/>
        <w:spacing w:after="200"/>
      </w:pPr>
    </w:p>
    <w:p w:rsidR="00A06C58" w:rsidRDefault="00A06C58">
      <w:pPr>
        <w:widowControl w:val="0"/>
      </w:pPr>
    </w:p>
    <w:p w:rsidR="00A06C58" w:rsidRDefault="00CA2844">
      <w:r>
        <w:br w:type="page"/>
      </w:r>
    </w:p>
    <w:p w:rsidR="00A06C58" w:rsidRDefault="00A06C58">
      <w:pPr>
        <w:widowControl w:val="0"/>
      </w:pPr>
    </w:p>
    <w:p w:rsidR="00A06C58" w:rsidRDefault="00A06C58">
      <w:pPr>
        <w:widowControl w:val="0"/>
      </w:pPr>
    </w:p>
    <w:p w:rsidR="00A06C58" w:rsidRDefault="00A06C58">
      <w:pPr>
        <w:widowControl w:val="0"/>
      </w:pPr>
    </w:p>
    <w:p w:rsidR="00A06C58" w:rsidRDefault="00CA2844">
      <w:pPr>
        <w:pStyle w:val="Heading1"/>
        <w:spacing w:line="240" w:lineRule="auto"/>
      </w:pPr>
      <w:bookmarkStart w:id="111" w:name="_Toc531855312"/>
      <w:r>
        <w:t>Appendix E: Errors Description</w:t>
      </w:r>
      <w:bookmarkEnd w:id="111"/>
    </w:p>
    <w:p w:rsidR="00A06C58" w:rsidRDefault="00A06C58">
      <w:pPr>
        <w:widowControl w:val="0"/>
        <w:spacing w:after="280"/>
      </w:pPr>
    </w:p>
    <w:tbl>
      <w:tblPr>
        <w:tblW w:w="9015" w:type="dxa"/>
        <w:tblInd w:w="-347" w:type="dxa"/>
        <w:tblCellMar>
          <w:left w:w="103" w:type="dxa"/>
        </w:tblCellMar>
        <w:tblLook w:val="0400" w:firstRow="0" w:lastRow="0" w:firstColumn="0" w:lastColumn="0" w:noHBand="0" w:noVBand="1"/>
      </w:tblPr>
      <w:tblGrid>
        <w:gridCol w:w="4509"/>
        <w:gridCol w:w="4506"/>
      </w:tblGrid>
      <w:tr w:rsidR="00A06C58">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spacing w:after="100"/>
            </w:pPr>
            <w:r>
              <w:t>Error Message</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spacing w:after="100"/>
            </w:pPr>
            <w:r>
              <w:t xml:space="preserve">Possible </w:t>
            </w:r>
            <w:r>
              <w:t>Causes/Solutions</w:t>
            </w:r>
          </w:p>
        </w:tc>
      </w:tr>
      <w:tr w:rsidR="00A06C58">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spacing w:after="100"/>
            </w:pPr>
            <w:r>
              <w:rPr>
                <w:color w:val="222222"/>
                <w:highlight w:val="white"/>
              </w:rPr>
              <w:t>Kount method|script - Update Orders; ERROR - KOUNT: UpdateCustomAttribute.js: Order not found</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spacing w:after="100"/>
            </w:pPr>
            <w:r>
              <w:rPr>
                <w:color w:val="222222"/>
              </w:rPr>
              <w:t xml:space="preserve">1. </w:t>
            </w:r>
            <w:r>
              <w:rPr>
                <w:color w:val="222222"/>
                <w:highlight w:val="white"/>
              </w:rPr>
              <w:t xml:space="preserve">Check API callback link at the </w:t>
            </w:r>
            <w:hyperlink r:id="rId70">
              <w:r>
                <w:rPr>
                  <w:rStyle w:val="ListLabel306"/>
                  <w:highlight w:val="none"/>
                </w:rPr>
                <w:t xml:space="preserve">Kount </w:t>
              </w:r>
            </w:hyperlink>
            <w:r>
              <w:rPr>
                <w:color w:val="222222"/>
                <w:highlight w:val="white"/>
              </w:rPr>
              <w:t xml:space="preserve">- Fraud Control - </w:t>
            </w:r>
            <w:hyperlink r:id="rId71">
              <w:r>
                <w:rPr>
                  <w:rStyle w:val="ListLabel306"/>
                  <w:highlight w:val="none"/>
                </w:rPr>
                <w:t>Websites</w:t>
              </w:r>
            </w:hyperlink>
            <w:r>
              <w:rPr>
                <w:color w:val="1155CC"/>
                <w:highlight w:val="white"/>
                <w:u w:val="single"/>
              </w:rPr>
              <w:t xml:space="preserve"> </w:t>
            </w:r>
            <w:r>
              <w:rPr>
                <w:color w:val="1155CC"/>
                <w:highlight w:val="white"/>
              </w:rPr>
              <w:t xml:space="preserve"> </w:t>
            </w:r>
            <w:r>
              <w:rPr>
                <w:color w:val="1155CC"/>
                <w:highlight w:val="white"/>
              </w:rPr>
              <w:br/>
            </w:r>
            <w:r>
              <w:rPr>
                <w:highlight w:val="white"/>
              </w:rPr>
              <w:t>2.</w:t>
            </w:r>
            <w:r>
              <w:rPr>
                <w:color w:val="1155CC"/>
                <w:highlight w:val="white"/>
              </w:rPr>
              <w:t xml:space="preserve"> </w:t>
            </w:r>
            <w:r>
              <w:rPr>
                <w:highlight w:val="white"/>
              </w:rPr>
              <w:t>Make sure that orders in Kount Dashboard exist in BM</w:t>
            </w:r>
          </w:p>
        </w:tc>
      </w:tr>
      <w:tr w:rsidR="00A06C58">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spacing w:after="100"/>
            </w:pPr>
            <w:r>
              <w:rPr>
                <w:color w:val="222222"/>
                <w:highlight w:val="white"/>
              </w:rPr>
              <w:t>Kount method|script - EventClassifications; ERROR - KOUNT: KENS.js: Error when parsing ENS xml</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spacing w:after="100"/>
            </w:pPr>
            <w:r>
              <w:rPr>
                <w:color w:val="222222"/>
                <w:highlight w:val="white"/>
              </w:rPr>
              <w:t>Ensure that you using latest version of Kount cartridge</w:t>
            </w:r>
          </w:p>
        </w:tc>
      </w:tr>
      <w:tr w:rsidR="00A06C58">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spacing w:after="100"/>
            </w:pPr>
            <w:r>
              <w:rPr>
                <w:color w:val="222222"/>
                <w:highlight w:val="white"/>
              </w:rPr>
              <w:t xml:space="preserve">Kount </w:t>
            </w:r>
            <w:r>
              <w:rPr>
                <w:color w:val="222222"/>
                <w:highlight w:val="white"/>
              </w:rPr>
              <w:t>method|script - PostRISRequest; ERROR - The service is not enabled</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spacing w:after="100"/>
            </w:pPr>
            <w:r>
              <w:rPr>
                <w:color w:val="222222"/>
                <w:highlight w:val="white"/>
              </w:rPr>
              <w:t>Ensure that your Kount Service is enabled (BM - Administration - Operations - Services)</w:t>
            </w:r>
          </w:p>
        </w:tc>
      </w:tr>
      <w:tr w:rsidR="00A06C58">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spacing w:after="100"/>
            </w:pPr>
            <w:r>
              <w:rPr>
                <w:color w:val="222222"/>
                <w:highlight w:val="white"/>
              </w:rPr>
              <w:t xml:space="preserve">Kount method|script - Update Orders; ERROR - KOUNT: </w:t>
            </w:r>
            <w:r>
              <w:rPr>
                <w:color w:val="222222"/>
              </w:rPr>
              <w:t>UpdateOrder.</w:t>
            </w:r>
            <w:r>
              <w:rPr>
                <w:color w:val="222222"/>
                <w:lang w:val="en-US"/>
              </w:rPr>
              <w:t>j</w:t>
            </w:r>
            <w:r>
              <w:rPr>
                <w:color w:val="222222"/>
              </w:rPr>
              <w:t>s</w:t>
            </w:r>
            <w:r>
              <w:rPr>
                <w:color w:val="222222"/>
                <w:highlight w:val="white"/>
              </w:rPr>
              <w:t xml:space="preserve">: kount_REPLY custom field wasn't </w:t>
            </w:r>
            <w:r>
              <w:rPr>
                <w:color w:val="222222"/>
                <w:highlight w:val="white"/>
              </w:rPr>
              <w:t>save</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spacing w:after="100"/>
            </w:pPr>
            <w:r>
              <w:rPr>
                <w:color w:val="222222"/>
                <w:highlight w:val="white"/>
              </w:rPr>
              <w:t xml:space="preserve">Please, check your error logs for details </w:t>
            </w:r>
          </w:p>
        </w:tc>
      </w:tr>
    </w:tbl>
    <w:p w:rsidR="00A06C58" w:rsidRDefault="00A06C58">
      <w:pPr>
        <w:widowControl w:val="0"/>
      </w:pPr>
    </w:p>
    <w:sectPr w:rsidR="00A06C58">
      <w:type w:val="continuous"/>
      <w:pgSz w:w="11906" w:h="16838"/>
      <w:pgMar w:top="566" w:right="1440" w:bottom="777" w:left="1440" w:header="0" w:footer="720" w:gutter="0"/>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A2844" w:rsidRDefault="00CA2844">
      <w:pPr>
        <w:spacing w:after="0" w:line="240" w:lineRule="auto"/>
      </w:pPr>
      <w:r>
        <w:separator/>
      </w:r>
    </w:p>
  </w:endnote>
  <w:endnote w:type="continuationSeparator" w:id="0">
    <w:p w:rsidR="00CA2844" w:rsidRDefault="00CA2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Liberation Sans">
    <w:altName w:val="Arial"/>
    <w:panose1 w:val="020B0604020202020204"/>
    <w:charset w:val="01"/>
    <w:family w:val="roman"/>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CharterBT-Roman">
    <w:altName w:val="Calibri"/>
    <w:panose1 w:val="020B0604020202020204"/>
    <w:charset w:val="01"/>
    <w:family w:val="roman"/>
    <w:pitch w:val="variable"/>
  </w:font>
  <w:font w:name="MS Gothic">
    <w:altName w:val="ＭＳ ゴシック"/>
    <w:panose1 w:val="020B0609070205080204"/>
    <w:charset w:val="80"/>
    <w:family w:val="modern"/>
    <w:pitch w:val="fixed"/>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D3F6C" w:rsidRDefault="007D3F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06C58" w:rsidRDefault="00CA2844">
    <w:pPr>
      <w:widowControl w:val="0"/>
      <w:spacing w:line="276" w:lineRule="auto"/>
    </w:pPr>
    <w:r>
      <w:fldChar w:fldCharType="begin"/>
    </w:r>
    <w:r>
      <w:instrText>PAGE</w:instrText>
    </w:r>
    <w:r>
      <w:fldChar w:fldCharType="separate"/>
    </w:r>
    <w:r>
      <w:t>62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06C58" w:rsidRDefault="00CA2844">
    <w:pPr>
      <w:widowControl w:val="0"/>
      <w:spacing w:after="1600"/>
    </w:pPr>
    <w:r>
      <w:fldChar w:fldCharType="begin"/>
    </w:r>
    <w:r>
      <w:instrText>PAGE</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A2844" w:rsidRDefault="00CA2844">
      <w:pPr>
        <w:spacing w:after="0" w:line="240" w:lineRule="auto"/>
      </w:pPr>
      <w:r>
        <w:separator/>
      </w:r>
    </w:p>
  </w:footnote>
  <w:footnote w:type="continuationSeparator" w:id="0">
    <w:p w:rsidR="00CA2844" w:rsidRDefault="00CA28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D3F6C" w:rsidRDefault="007D3F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06C58" w:rsidRDefault="00A06C58">
    <w:pPr>
      <w:widowControl w:val="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06C58" w:rsidRDefault="00A06C58">
    <w:pPr>
      <w:widowControl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5310C"/>
    <w:multiLevelType w:val="multilevel"/>
    <w:tmpl w:val="889A0F18"/>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1" w15:restartNumberingAfterBreak="0">
    <w:nsid w:val="0A423D05"/>
    <w:multiLevelType w:val="multilevel"/>
    <w:tmpl w:val="6FBC2204"/>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2" w15:restartNumberingAfterBreak="0">
    <w:nsid w:val="1141142B"/>
    <w:multiLevelType w:val="multilevel"/>
    <w:tmpl w:val="F44ED738"/>
    <w:lvl w:ilvl="0">
      <w:start w:val="1"/>
      <w:numFmt w:val="decimal"/>
      <w:lvlText w:val="%1."/>
      <w:lvlJc w:val="left"/>
      <w:pPr>
        <w:ind w:left="720" w:firstLine="3240"/>
      </w:pPr>
      <w:rPr>
        <w:rFonts w:eastAsia="Calibri" w:cs="Calibri"/>
        <w:b/>
        <w:sz w:val="24"/>
        <w:szCs w:val="24"/>
        <w:u w:val="none"/>
      </w:rPr>
    </w:lvl>
    <w:lvl w:ilvl="1">
      <w:start w:val="1"/>
      <w:numFmt w:val="lowerLetter"/>
      <w:lvlText w:val="%2."/>
      <w:lvlJc w:val="left"/>
      <w:pPr>
        <w:ind w:left="1440" w:firstLine="6840"/>
      </w:pPr>
      <w:rPr>
        <w:rFonts w:eastAsia="Calibri" w:cs="Calibri"/>
        <w:b/>
        <w:sz w:val="24"/>
        <w:szCs w:val="24"/>
        <w:u w:val="none"/>
      </w:rPr>
    </w:lvl>
    <w:lvl w:ilvl="2">
      <w:start w:val="1"/>
      <w:numFmt w:val="lowerRoman"/>
      <w:lvlText w:val="%3."/>
      <w:lvlJc w:val="right"/>
      <w:pPr>
        <w:ind w:left="2160" w:firstLine="10440"/>
      </w:pPr>
      <w:rPr>
        <w:rFonts w:eastAsia="Calibri" w:cs="Calibri"/>
        <w:b/>
        <w:sz w:val="24"/>
        <w:szCs w:val="24"/>
        <w:u w:val="none"/>
      </w:rPr>
    </w:lvl>
    <w:lvl w:ilvl="3">
      <w:start w:val="1"/>
      <w:numFmt w:val="decimal"/>
      <w:lvlText w:val="%4."/>
      <w:lvlJc w:val="left"/>
      <w:pPr>
        <w:ind w:left="2880" w:firstLine="14040"/>
      </w:pPr>
      <w:rPr>
        <w:rFonts w:eastAsia="Calibri" w:cs="Calibri"/>
        <w:b/>
        <w:sz w:val="24"/>
        <w:szCs w:val="24"/>
        <w:u w:val="none"/>
      </w:rPr>
    </w:lvl>
    <w:lvl w:ilvl="4">
      <w:start w:val="1"/>
      <w:numFmt w:val="lowerLetter"/>
      <w:lvlText w:val="%5."/>
      <w:lvlJc w:val="left"/>
      <w:pPr>
        <w:ind w:left="3600" w:firstLine="17640"/>
      </w:pPr>
      <w:rPr>
        <w:rFonts w:eastAsia="Calibri" w:cs="Calibri"/>
        <w:b/>
        <w:sz w:val="24"/>
        <w:szCs w:val="24"/>
        <w:u w:val="none"/>
      </w:rPr>
    </w:lvl>
    <w:lvl w:ilvl="5">
      <w:start w:val="1"/>
      <w:numFmt w:val="lowerRoman"/>
      <w:lvlText w:val="%6."/>
      <w:lvlJc w:val="right"/>
      <w:pPr>
        <w:ind w:left="4320" w:firstLine="21240"/>
      </w:pPr>
      <w:rPr>
        <w:rFonts w:eastAsia="Calibri" w:cs="Calibri"/>
        <w:b/>
        <w:sz w:val="24"/>
        <w:szCs w:val="24"/>
        <w:u w:val="none"/>
      </w:rPr>
    </w:lvl>
    <w:lvl w:ilvl="6">
      <w:start w:val="1"/>
      <w:numFmt w:val="decimal"/>
      <w:lvlText w:val="%7."/>
      <w:lvlJc w:val="left"/>
      <w:pPr>
        <w:ind w:left="5040" w:firstLine="24840"/>
      </w:pPr>
      <w:rPr>
        <w:rFonts w:eastAsia="Calibri" w:cs="Calibri"/>
        <w:b/>
        <w:sz w:val="24"/>
        <w:szCs w:val="24"/>
        <w:u w:val="none"/>
      </w:rPr>
    </w:lvl>
    <w:lvl w:ilvl="7">
      <w:start w:val="1"/>
      <w:numFmt w:val="lowerLetter"/>
      <w:lvlText w:val="%8."/>
      <w:lvlJc w:val="left"/>
      <w:pPr>
        <w:ind w:left="5760" w:firstLine="28440"/>
      </w:pPr>
      <w:rPr>
        <w:rFonts w:eastAsia="Calibri" w:cs="Calibri"/>
        <w:b/>
        <w:sz w:val="24"/>
        <w:szCs w:val="24"/>
        <w:u w:val="none"/>
      </w:rPr>
    </w:lvl>
    <w:lvl w:ilvl="8">
      <w:start w:val="1"/>
      <w:numFmt w:val="lowerRoman"/>
      <w:lvlText w:val="%9."/>
      <w:lvlJc w:val="right"/>
      <w:pPr>
        <w:ind w:left="6480" w:firstLine="32040"/>
      </w:pPr>
      <w:rPr>
        <w:rFonts w:eastAsia="Calibri" w:cs="Calibri"/>
        <w:b/>
        <w:sz w:val="24"/>
        <w:szCs w:val="24"/>
        <w:u w:val="none"/>
      </w:rPr>
    </w:lvl>
  </w:abstractNum>
  <w:abstractNum w:abstractNumId="3" w15:restartNumberingAfterBreak="0">
    <w:nsid w:val="14C63087"/>
    <w:multiLevelType w:val="multilevel"/>
    <w:tmpl w:val="E7A07E1A"/>
    <w:lvl w:ilvl="0">
      <w:start w:val="1"/>
      <w:numFmt w:val="bullet"/>
      <w:lvlText w:val="●"/>
      <w:lvlJc w:val="left"/>
      <w:pPr>
        <w:ind w:left="720" w:firstLine="1080"/>
      </w:pPr>
      <w:rPr>
        <w:rFonts w:ascii="Arial" w:hAnsi="Arial" w:cs="Arial" w:hint="default"/>
        <w:b w:val="0"/>
        <w:sz w:val="18"/>
        <w:szCs w:val="18"/>
        <w:u w:val="none"/>
      </w:rPr>
    </w:lvl>
    <w:lvl w:ilvl="1">
      <w:start w:val="1"/>
      <w:numFmt w:val="bullet"/>
      <w:lvlText w:val="•"/>
      <w:lvlJc w:val="left"/>
      <w:pPr>
        <w:ind w:left="1440" w:firstLine="2520"/>
      </w:pPr>
      <w:rPr>
        <w:rFonts w:ascii="Arial" w:hAnsi="Arial" w:cs="Arial" w:hint="default"/>
        <w:b w:val="0"/>
        <w:sz w:val="18"/>
        <w:szCs w:val="18"/>
        <w:u w:val="none"/>
      </w:rPr>
    </w:lvl>
    <w:lvl w:ilvl="2">
      <w:start w:val="1"/>
      <w:numFmt w:val="bullet"/>
      <w:lvlText w:val="■"/>
      <w:lvlJc w:val="left"/>
      <w:pPr>
        <w:ind w:left="2160" w:firstLine="3960"/>
      </w:pPr>
      <w:rPr>
        <w:rFonts w:ascii="Arial" w:hAnsi="Arial" w:cs="Arial" w:hint="default"/>
        <w:b w:val="0"/>
        <w:sz w:val="18"/>
        <w:szCs w:val="18"/>
        <w:u w:val="none"/>
      </w:rPr>
    </w:lvl>
    <w:lvl w:ilvl="3">
      <w:start w:val="1"/>
      <w:numFmt w:val="bullet"/>
      <w:lvlText w:val="●"/>
      <w:lvlJc w:val="left"/>
      <w:pPr>
        <w:ind w:left="2880" w:firstLine="5400"/>
      </w:pPr>
      <w:rPr>
        <w:rFonts w:ascii="Arial" w:hAnsi="Arial" w:cs="Arial" w:hint="default"/>
        <w:b w:val="0"/>
        <w:sz w:val="18"/>
        <w:szCs w:val="18"/>
        <w:u w:val="none"/>
      </w:rPr>
    </w:lvl>
    <w:lvl w:ilvl="4">
      <w:start w:val="1"/>
      <w:numFmt w:val="bullet"/>
      <w:lvlText w:val="•"/>
      <w:lvlJc w:val="left"/>
      <w:pPr>
        <w:ind w:left="3600" w:firstLine="6840"/>
      </w:pPr>
      <w:rPr>
        <w:rFonts w:ascii="Arial" w:hAnsi="Arial" w:cs="Arial" w:hint="default"/>
        <w:b w:val="0"/>
        <w:sz w:val="18"/>
        <w:szCs w:val="18"/>
        <w:u w:val="none"/>
      </w:rPr>
    </w:lvl>
    <w:lvl w:ilvl="5">
      <w:start w:val="1"/>
      <w:numFmt w:val="bullet"/>
      <w:lvlText w:val="■"/>
      <w:lvlJc w:val="left"/>
      <w:pPr>
        <w:ind w:left="4320" w:firstLine="8280"/>
      </w:pPr>
      <w:rPr>
        <w:rFonts w:ascii="Arial" w:hAnsi="Arial" w:cs="Arial" w:hint="default"/>
        <w:b w:val="0"/>
        <w:sz w:val="18"/>
        <w:szCs w:val="18"/>
        <w:u w:val="none"/>
      </w:rPr>
    </w:lvl>
    <w:lvl w:ilvl="6">
      <w:start w:val="1"/>
      <w:numFmt w:val="bullet"/>
      <w:lvlText w:val="●"/>
      <w:lvlJc w:val="left"/>
      <w:pPr>
        <w:ind w:left="5040" w:firstLine="9720"/>
      </w:pPr>
      <w:rPr>
        <w:rFonts w:ascii="Arial" w:hAnsi="Arial" w:cs="Arial" w:hint="default"/>
        <w:b w:val="0"/>
        <w:sz w:val="18"/>
        <w:szCs w:val="18"/>
        <w:u w:val="none"/>
      </w:rPr>
    </w:lvl>
    <w:lvl w:ilvl="7">
      <w:start w:val="1"/>
      <w:numFmt w:val="bullet"/>
      <w:lvlText w:val="•"/>
      <w:lvlJc w:val="left"/>
      <w:pPr>
        <w:ind w:left="5760" w:firstLine="11160"/>
      </w:pPr>
      <w:rPr>
        <w:rFonts w:ascii="Arial" w:hAnsi="Arial" w:cs="Arial" w:hint="default"/>
        <w:b w:val="0"/>
        <w:sz w:val="18"/>
        <w:szCs w:val="18"/>
        <w:u w:val="none"/>
      </w:rPr>
    </w:lvl>
    <w:lvl w:ilvl="8">
      <w:start w:val="1"/>
      <w:numFmt w:val="bullet"/>
      <w:lvlText w:val="■"/>
      <w:lvlJc w:val="left"/>
      <w:pPr>
        <w:ind w:left="6480" w:firstLine="12600"/>
      </w:pPr>
      <w:rPr>
        <w:rFonts w:ascii="Arial" w:hAnsi="Arial" w:cs="Arial" w:hint="default"/>
        <w:b w:val="0"/>
        <w:sz w:val="18"/>
        <w:szCs w:val="18"/>
        <w:u w:val="none"/>
      </w:rPr>
    </w:lvl>
  </w:abstractNum>
  <w:abstractNum w:abstractNumId="4" w15:restartNumberingAfterBreak="0">
    <w:nsid w:val="15C42E83"/>
    <w:multiLevelType w:val="multilevel"/>
    <w:tmpl w:val="243EDAC8"/>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5" w15:restartNumberingAfterBreak="0">
    <w:nsid w:val="15D82D90"/>
    <w:multiLevelType w:val="multilevel"/>
    <w:tmpl w:val="75C6B860"/>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6" w15:restartNumberingAfterBreak="0">
    <w:nsid w:val="16FD0A8F"/>
    <w:multiLevelType w:val="multilevel"/>
    <w:tmpl w:val="6F6AAD36"/>
    <w:lvl w:ilvl="0">
      <w:start w:val="1"/>
      <w:numFmt w:val="decimal"/>
      <w:lvlText w:val="%1."/>
      <w:lvlJc w:val="left"/>
      <w:pPr>
        <w:ind w:left="1080" w:firstLine="5040"/>
      </w:pPr>
    </w:lvl>
    <w:lvl w:ilvl="1">
      <w:start w:val="1"/>
      <w:numFmt w:val="lowerLetter"/>
      <w:lvlText w:val="%2."/>
      <w:lvlJc w:val="left"/>
      <w:pPr>
        <w:ind w:left="1800" w:firstLine="8640"/>
      </w:pPr>
    </w:lvl>
    <w:lvl w:ilvl="2">
      <w:start w:val="1"/>
      <w:numFmt w:val="lowerRoman"/>
      <w:lvlText w:val="%3."/>
      <w:lvlJc w:val="right"/>
      <w:pPr>
        <w:ind w:left="2520" w:firstLine="12420"/>
      </w:pPr>
    </w:lvl>
    <w:lvl w:ilvl="3">
      <w:start w:val="1"/>
      <w:numFmt w:val="decimal"/>
      <w:lvlText w:val="%4."/>
      <w:lvlJc w:val="left"/>
      <w:pPr>
        <w:ind w:left="3240" w:firstLine="15840"/>
      </w:pPr>
    </w:lvl>
    <w:lvl w:ilvl="4">
      <w:start w:val="1"/>
      <w:numFmt w:val="lowerLetter"/>
      <w:lvlText w:val="%5."/>
      <w:lvlJc w:val="left"/>
      <w:pPr>
        <w:ind w:left="3960" w:firstLine="19440"/>
      </w:pPr>
    </w:lvl>
    <w:lvl w:ilvl="5">
      <w:start w:val="1"/>
      <w:numFmt w:val="lowerRoman"/>
      <w:lvlText w:val="%6."/>
      <w:lvlJc w:val="right"/>
      <w:pPr>
        <w:ind w:left="4680" w:firstLine="23220"/>
      </w:pPr>
    </w:lvl>
    <w:lvl w:ilvl="6">
      <w:start w:val="1"/>
      <w:numFmt w:val="decimal"/>
      <w:lvlText w:val="%7."/>
      <w:lvlJc w:val="left"/>
      <w:pPr>
        <w:ind w:left="5400" w:firstLine="26640"/>
      </w:pPr>
    </w:lvl>
    <w:lvl w:ilvl="7">
      <w:start w:val="1"/>
      <w:numFmt w:val="lowerLetter"/>
      <w:lvlText w:val="%8."/>
      <w:lvlJc w:val="left"/>
      <w:pPr>
        <w:ind w:left="6120" w:firstLine="30240"/>
      </w:pPr>
    </w:lvl>
    <w:lvl w:ilvl="8">
      <w:start w:val="1"/>
      <w:numFmt w:val="lowerRoman"/>
      <w:lvlText w:val="%9."/>
      <w:lvlJc w:val="right"/>
      <w:pPr>
        <w:ind w:left="6840" w:firstLine="0"/>
      </w:pPr>
    </w:lvl>
  </w:abstractNum>
  <w:abstractNum w:abstractNumId="7" w15:restartNumberingAfterBreak="0">
    <w:nsid w:val="1FD61560"/>
    <w:multiLevelType w:val="multilevel"/>
    <w:tmpl w:val="4F389D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3941FD9"/>
    <w:multiLevelType w:val="multilevel"/>
    <w:tmpl w:val="251C03F6"/>
    <w:lvl w:ilvl="0">
      <w:start w:val="1"/>
      <w:numFmt w:val="bullet"/>
      <w:lvlText w:val="●"/>
      <w:lvlJc w:val="left"/>
      <w:pPr>
        <w:ind w:left="2136" w:firstLine="10320"/>
      </w:pPr>
      <w:rPr>
        <w:rFonts w:ascii="Arial" w:hAnsi="Arial" w:cs="Arial" w:hint="default"/>
        <w:b w:val="0"/>
        <w:sz w:val="22"/>
        <w:szCs w:val="22"/>
      </w:rPr>
    </w:lvl>
    <w:lvl w:ilvl="1">
      <w:start w:val="1"/>
      <w:numFmt w:val="lowerLetter"/>
      <w:lvlText w:val="%2."/>
      <w:lvlJc w:val="left"/>
      <w:pPr>
        <w:ind w:left="2856" w:firstLine="13920"/>
      </w:pPr>
    </w:lvl>
    <w:lvl w:ilvl="2">
      <w:start w:val="1"/>
      <w:numFmt w:val="lowerRoman"/>
      <w:lvlText w:val="%3."/>
      <w:lvlJc w:val="right"/>
      <w:pPr>
        <w:ind w:left="3576" w:firstLine="17700"/>
      </w:pPr>
    </w:lvl>
    <w:lvl w:ilvl="3">
      <w:start w:val="1"/>
      <w:numFmt w:val="decimal"/>
      <w:lvlText w:val="%4."/>
      <w:lvlJc w:val="left"/>
      <w:pPr>
        <w:ind w:left="4296" w:firstLine="21120"/>
      </w:pPr>
    </w:lvl>
    <w:lvl w:ilvl="4">
      <w:start w:val="1"/>
      <w:numFmt w:val="lowerLetter"/>
      <w:lvlText w:val="%5."/>
      <w:lvlJc w:val="left"/>
      <w:pPr>
        <w:ind w:left="5016" w:firstLine="24720"/>
      </w:pPr>
    </w:lvl>
    <w:lvl w:ilvl="5">
      <w:start w:val="1"/>
      <w:numFmt w:val="lowerRoman"/>
      <w:lvlText w:val="%6."/>
      <w:lvlJc w:val="right"/>
      <w:pPr>
        <w:ind w:left="5736" w:firstLine="28500"/>
      </w:pPr>
    </w:lvl>
    <w:lvl w:ilvl="6">
      <w:start w:val="1"/>
      <w:numFmt w:val="decimal"/>
      <w:lvlText w:val="%7."/>
      <w:lvlJc w:val="left"/>
      <w:pPr>
        <w:ind w:left="6456" w:firstLine="31920"/>
      </w:pPr>
    </w:lvl>
    <w:lvl w:ilvl="7">
      <w:start w:val="1"/>
      <w:numFmt w:val="lowerLetter"/>
      <w:lvlText w:val="%8."/>
      <w:lvlJc w:val="left"/>
      <w:pPr>
        <w:ind w:left="7176" w:firstLine="0"/>
      </w:pPr>
    </w:lvl>
    <w:lvl w:ilvl="8">
      <w:start w:val="1"/>
      <w:numFmt w:val="lowerRoman"/>
      <w:lvlText w:val="%9."/>
      <w:lvlJc w:val="right"/>
      <w:pPr>
        <w:ind w:left="7896" w:firstLine="0"/>
      </w:pPr>
    </w:lvl>
  </w:abstractNum>
  <w:abstractNum w:abstractNumId="9" w15:restartNumberingAfterBreak="0">
    <w:nsid w:val="25C82587"/>
    <w:multiLevelType w:val="multilevel"/>
    <w:tmpl w:val="EA880A80"/>
    <w:lvl w:ilvl="0">
      <w:start w:val="1"/>
      <w:numFmt w:val="bullet"/>
      <w:lvlText w:val="●"/>
      <w:lvlJc w:val="left"/>
      <w:pPr>
        <w:ind w:left="2136" w:firstLine="10320"/>
      </w:pPr>
      <w:rPr>
        <w:rFonts w:ascii="Arial" w:hAnsi="Arial" w:cs="Arial" w:hint="default"/>
        <w:b w:val="0"/>
        <w:sz w:val="22"/>
        <w:szCs w:val="22"/>
      </w:rPr>
    </w:lvl>
    <w:lvl w:ilvl="1">
      <w:start w:val="1"/>
      <w:numFmt w:val="lowerLetter"/>
      <w:lvlText w:val="%2."/>
      <w:lvlJc w:val="left"/>
      <w:pPr>
        <w:ind w:left="2856" w:firstLine="13920"/>
      </w:pPr>
    </w:lvl>
    <w:lvl w:ilvl="2">
      <w:start w:val="1"/>
      <w:numFmt w:val="lowerRoman"/>
      <w:lvlText w:val="%3."/>
      <w:lvlJc w:val="right"/>
      <w:pPr>
        <w:ind w:left="3576" w:firstLine="17700"/>
      </w:pPr>
    </w:lvl>
    <w:lvl w:ilvl="3">
      <w:start w:val="1"/>
      <w:numFmt w:val="decimal"/>
      <w:lvlText w:val="%4."/>
      <w:lvlJc w:val="left"/>
      <w:pPr>
        <w:ind w:left="4296" w:firstLine="21120"/>
      </w:pPr>
    </w:lvl>
    <w:lvl w:ilvl="4">
      <w:start w:val="1"/>
      <w:numFmt w:val="lowerLetter"/>
      <w:lvlText w:val="%5."/>
      <w:lvlJc w:val="left"/>
      <w:pPr>
        <w:ind w:left="5016" w:firstLine="24720"/>
      </w:pPr>
    </w:lvl>
    <w:lvl w:ilvl="5">
      <w:start w:val="1"/>
      <w:numFmt w:val="lowerRoman"/>
      <w:lvlText w:val="%6."/>
      <w:lvlJc w:val="right"/>
      <w:pPr>
        <w:ind w:left="5736" w:firstLine="28500"/>
      </w:pPr>
    </w:lvl>
    <w:lvl w:ilvl="6">
      <w:start w:val="1"/>
      <w:numFmt w:val="decimal"/>
      <w:lvlText w:val="%7."/>
      <w:lvlJc w:val="left"/>
      <w:pPr>
        <w:ind w:left="6456" w:firstLine="31920"/>
      </w:pPr>
    </w:lvl>
    <w:lvl w:ilvl="7">
      <w:start w:val="1"/>
      <w:numFmt w:val="lowerLetter"/>
      <w:lvlText w:val="%8."/>
      <w:lvlJc w:val="left"/>
      <w:pPr>
        <w:ind w:left="7176" w:firstLine="0"/>
      </w:pPr>
    </w:lvl>
    <w:lvl w:ilvl="8">
      <w:start w:val="1"/>
      <w:numFmt w:val="lowerRoman"/>
      <w:lvlText w:val="%9."/>
      <w:lvlJc w:val="right"/>
      <w:pPr>
        <w:ind w:left="7896" w:firstLine="0"/>
      </w:pPr>
    </w:lvl>
  </w:abstractNum>
  <w:abstractNum w:abstractNumId="10" w15:restartNumberingAfterBreak="0">
    <w:nsid w:val="26CC14A3"/>
    <w:multiLevelType w:val="multilevel"/>
    <w:tmpl w:val="E16C7B10"/>
    <w:lvl w:ilvl="0">
      <w:start w:val="1"/>
      <w:numFmt w:val="bullet"/>
      <w:lvlText w:val="●"/>
      <w:lvlJc w:val="left"/>
      <w:pPr>
        <w:ind w:left="1800" w:firstLine="8640"/>
      </w:pPr>
      <w:rPr>
        <w:rFonts w:ascii="Arial" w:hAnsi="Arial" w:cs="Arial" w:hint="default"/>
        <w:b w:val="0"/>
        <w:sz w:val="22"/>
        <w:szCs w:val="22"/>
      </w:rPr>
    </w:lvl>
    <w:lvl w:ilvl="1">
      <w:start w:val="1"/>
      <w:numFmt w:val="bullet"/>
      <w:lvlText w:val="o"/>
      <w:lvlJc w:val="left"/>
      <w:pPr>
        <w:ind w:left="2520" w:firstLine="12240"/>
      </w:pPr>
      <w:rPr>
        <w:rFonts w:ascii="Arial" w:hAnsi="Arial" w:cs="Arial" w:hint="default"/>
        <w:b w:val="0"/>
        <w:sz w:val="22"/>
        <w:szCs w:val="22"/>
      </w:rPr>
    </w:lvl>
    <w:lvl w:ilvl="2">
      <w:start w:val="1"/>
      <w:numFmt w:val="bullet"/>
      <w:lvlText w:val="▪"/>
      <w:lvlJc w:val="left"/>
      <w:pPr>
        <w:ind w:left="3240" w:firstLine="15840"/>
      </w:pPr>
      <w:rPr>
        <w:rFonts w:ascii="Arial" w:hAnsi="Arial" w:cs="Arial" w:hint="default"/>
        <w:b w:val="0"/>
        <w:sz w:val="22"/>
        <w:szCs w:val="22"/>
      </w:rPr>
    </w:lvl>
    <w:lvl w:ilvl="3">
      <w:start w:val="1"/>
      <w:numFmt w:val="bullet"/>
      <w:lvlText w:val="●"/>
      <w:lvlJc w:val="left"/>
      <w:pPr>
        <w:ind w:left="3960" w:firstLine="19440"/>
      </w:pPr>
      <w:rPr>
        <w:rFonts w:ascii="Arial" w:hAnsi="Arial" w:cs="Arial" w:hint="default"/>
        <w:b w:val="0"/>
        <w:sz w:val="22"/>
        <w:szCs w:val="22"/>
      </w:r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11" w15:restartNumberingAfterBreak="0">
    <w:nsid w:val="26F12B07"/>
    <w:multiLevelType w:val="multilevel"/>
    <w:tmpl w:val="EDF44B80"/>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12" w15:restartNumberingAfterBreak="0">
    <w:nsid w:val="27AC30C7"/>
    <w:multiLevelType w:val="multilevel"/>
    <w:tmpl w:val="00749FD0"/>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13" w15:restartNumberingAfterBreak="0">
    <w:nsid w:val="28225AA0"/>
    <w:multiLevelType w:val="multilevel"/>
    <w:tmpl w:val="DEEC8064"/>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0"/>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14" w15:restartNumberingAfterBreak="0">
    <w:nsid w:val="2AE42659"/>
    <w:multiLevelType w:val="multilevel"/>
    <w:tmpl w:val="D78CC6DE"/>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15" w15:restartNumberingAfterBreak="0">
    <w:nsid w:val="2C41715D"/>
    <w:multiLevelType w:val="multilevel"/>
    <w:tmpl w:val="753041A4"/>
    <w:lvl w:ilvl="0">
      <w:start w:val="1"/>
      <w:numFmt w:val="bullet"/>
      <w:lvlText w:val="●"/>
      <w:lvlJc w:val="left"/>
      <w:pPr>
        <w:ind w:left="720" w:firstLine="3240"/>
      </w:pPr>
      <w:rPr>
        <w:rFonts w:ascii="Arial" w:hAnsi="Arial" w:cs="Arial" w:hint="default"/>
        <w:b w:val="0"/>
        <w:sz w:val="22"/>
        <w:szCs w:val="22"/>
      </w:rPr>
    </w:lvl>
    <w:lvl w:ilvl="1">
      <w:start w:val="1"/>
      <w:numFmt w:val="bullet"/>
      <w:lvlText w:val="○"/>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16" w15:restartNumberingAfterBreak="0">
    <w:nsid w:val="31F25C1C"/>
    <w:multiLevelType w:val="multilevel"/>
    <w:tmpl w:val="DE145238"/>
    <w:lvl w:ilvl="0">
      <w:start w:val="1"/>
      <w:numFmt w:val="decimal"/>
      <w:lvlText w:val="%1."/>
      <w:lvlJc w:val="left"/>
      <w:pPr>
        <w:ind w:left="1080" w:hanging="36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338525D5"/>
    <w:multiLevelType w:val="multilevel"/>
    <w:tmpl w:val="0932FD2E"/>
    <w:lvl w:ilvl="0">
      <w:start w:val="1"/>
      <w:numFmt w:val="decimal"/>
      <w:lvlText w:val="%1."/>
      <w:lvlJc w:val="left"/>
      <w:pPr>
        <w:ind w:left="1080" w:firstLine="5040"/>
      </w:pPr>
    </w:lvl>
    <w:lvl w:ilvl="1">
      <w:start w:val="1"/>
      <w:numFmt w:val="lowerLetter"/>
      <w:lvlText w:val="%2."/>
      <w:lvlJc w:val="left"/>
      <w:pPr>
        <w:ind w:left="1800" w:firstLine="8640"/>
      </w:pPr>
    </w:lvl>
    <w:lvl w:ilvl="2">
      <w:start w:val="1"/>
      <w:numFmt w:val="lowerRoman"/>
      <w:lvlText w:val="%3."/>
      <w:lvlJc w:val="right"/>
      <w:pPr>
        <w:ind w:left="2520" w:firstLine="12420"/>
      </w:pPr>
    </w:lvl>
    <w:lvl w:ilvl="3">
      <w:start w:val="1"/>
      <w:numFmt w:val="decimal"/>
      <w:lvlText w:val="%4."/>
      <w:lvlJc w:val="left"/>
      <w:pPr>
        <w:ind w:left="3240" w:firstLine="15840"/>
      </w:pPr>
    </w:lvl>
    <w:lvl w:ilvl="4">
      <w:start w:val="1"/>
      <w:numFmt w:val="lowerLetter"/>
      <w:lvlText w:val="%5."/>
      <w:lvlJc w:val="left"/>
      <w:pPr>
        <w:ind w:left="3960" w:firstLine="19440"/>
      </w:pPr>
    </w:lvl>
    <w:lvl w:ilvl="5">
      <w:start w:val="1"/>
      <w:numFmt w:val="lowerRoman"/>
      <w:lvlText w:val="%6."/>
      <w:lvlJc w:val="right"/>
      <w:pPr>
        <w:ind w:left="4680" w:firstLine="23220"/>
      </w:pPr>
    </w:lvl>
    <w:lvl w:ilvl="6">
      <w:start w:val="1"/>
      <w:numFmt w:val="decimal"/>
      <w:lvlText w:val="%7."/>
      <w:lvlJc w:val="left"/>
      <w:pPr>
        <w:ind w:left="5400" w:firstLine="26640"/>
      </w:pPr>
    </w:lvl>
    <w:lvl w:ilvl="7">
      <w:start w:val="1"/>
      <w:numFmt w:val="lowerLetter"/>
      <w:lvlText w:val="%8."/>
      <w:lvlJc w:val="left"/>
      <w:pPr>
        <w:ind w:left="6120" w:firstLine="30240"/>
      </w:pPr>
    </w:lvl>
    <w:lvl w:ilvl="8">
      <w:start w:val="1"/>
      <w:numFmt w:val="lowerRoman"/>
      <w:lvlText w:val="%9."/>
      <w:lvlJc w:val="right"/>
      <w:pPr>
        <w:ind w:left="6840" w:firstLine="0"/>
      </w:pPr>
    </w:lvl>
  </w:abstractNum>
  <w:abstractNum w:abstractNumId="18" w15:restartNumberingAfterBreak="0">
    <w:nsid w:val="33894A8B"/>
    <w:multiLevelType w:val="multilevel"/>
    <w:tmpl w:val="07F4992C"/>
    <w:lvl w:ilvl="0">
      <w:start w:val="1"/>
      <w:numFmt w:val="bullet"/>
      <w:lvlText w:val="●"/>
      <w:lvlJc w:val="left"/>
      <w:pPr>
        <w:ind w:left="720" w:firstLine="1080"/>
      </w:pPr>
      <w:rPr>
        <w:rFonts w:ascii="Arial" w:hAnsi="Arial" w:cs="Arial" w:hint="default"/>
        <w:b w:val="0"/>
        <w:sz w:val="18"/>
        <w:szCs w:val="18"/>
        <w:u w:val="none"/>
      </w:rPr>
    </w:lvl>
    <w:lvl w:ilvl="1">
      <w:start w:val="1"/>
      <w:numFmt w:val="bullet"/>
      <w:lvlText w:val="•"/>
      <w:lvlJc w:val="left"/>
      <w:pPr>
        <w:ind w:left="1440" w:firstLine="2520"/>
      </w:pPr>
      <w:rPr>
        <w:rFonts w:ascii="Arial" w:hAnsi="Arial" w:cs="Arial" w:hint="default"/>
        <w:b w:val="0"/>
        <w:sz w:val="18"/>
        <w:szCs w:val="18"/>
        <w:u w:val="none"/>
      </w:rPr>
    </w:lvl>
    <w:lvl w:ilvl="2">
      <w:start w:val="1"/>
      <w:numFmt w:val="bullet"/>
      <w:lvlText w:val="■"/>
      <w:lvlJc w:val="left"/>
      <w:pPr>
        <w:ind w:left="2160" w:firstLine="3960"/>
      </w:pPr>
      <w:rPr>
        <w:rFonts w:ascii="Arial" w:hAnsi="Arial" w:cs="Arial" w:hint="default"/>
        <w:b w:val="0"/>
        <w:sz w:val="18"/>
        <w:szCs w:val="18"/>
        <w:u w:val="none"/>
      </w:rPr>
    </w:lvl>
    <w:lvl w:ilvl="3">
      <w:start w:val="1"/>
      <w:numFmt w:val="bullet"/>
      <w:lvlText w:val="●"/>
      <w:lvlJc w:val="left"/>
      <w:pPr>
        <w:ind w:left="2880" w:firstLine="5400"/>
      </w:pPr>
      <w:rPr>
        <w:rFonts w:ascii="Arial" w:hAnsi="Arial" w:cs="Arial" w:hint="default"/>
        <w:b w:val="0"/>
        <w:sz w:val="18"/>
        <w:szCs w:val="18"/>
        <w:u w:val="none"/>
      </w:rPr>
    </w:lvl>
    <w:lvl w:ilvl="4">
      <w:start w:val="1"/>
      <w:numFmt w:val="bullet"/>
      <w:lvlText w:val="•"/>
      <w:lvlJc w:val="left"/>
      <w:pPr>
        <w:ind w:left="3600" w:firstLine="6840"/>
      </w:pPr>
      <w:rPr>
        <w:rFonts w:ascii="Arial" w:hAnsi="Arial" w:cs="Arial" w:hint="default"/>
        <w:b w:val="0"/>
        <w:sz w:val="18"/>
        <w:szCs w:val="18"/>
        <w:u w:val="none"/>
      </w:rPr>
    </w:lvl>
    <w:lvl w:ilvl="5">
      <w:start w:val="1"/>
      <w:numFmt w:val="bullet"/>
      <w:lvlText w:val="■"/>
      <w:lvlJc w:val="left"/>
      <w:pPr>
        <w:ind w:left="4320" w:firstLine="8280"/>
      </w:pPr>
      <w:rPr>
        <w:rFonts w:ascii="Arial" w:hAnsi="Arial" w:cs="Arial" w:hint="default"/>
        <w:b w:val="0"/>
        <w:sz w:val="18"/>
        <w:szCs w:val="18"/>
        <w:u w:val="none"/>
      </w:rPr>
    </w:lvl>
    <w:lvl w:ilvl="6">
      <w:start w:val="1"/>
      <w:numFmt w:val="bullet"/>
      <w:lvlText w:val="●"/>
      <w:lvlJc w:val="left"/>
      <w:pPr>
        <w:ind w:left="5040" w:firstLine="9720"/>
      </w:pPr>
      <w:rPr>
        <w:rFonts w:ascii="Arial" w:hAnsi="Arial" w:cs="Arial" w:hint="default"/>
        <w:b w:val="0"/>
        <w:sz w:val="18"/>
        <w:szCs w:val="18"/>
        <w:u w:val="none"/>
      </w:rPr>
    </w:lvl>
    <w:lvl w:ilvl="7">
      <w:start w:val="1"/>
      <w:numFmt w:val="bullet"/>
      <w:lvlText w:val="•"/>
      <w:lvlJc w:val="left"/>
      <w:pPr>
        <w:ind w:left="5760" w:firstLine="11160"/>
      </w:pPr>
      <w:rPr>
        <w:rFonts w:ascii="Arial" w:hAnsi="Arial" w:cs="Arial" w:hint="default"/>
        <w:b w:val="0"/>
        <w:sz w:val="18"/>
        <w:szCs w:val="18"/>
        <w:u w:val="none"/>
      </w:rPr>
    </w:lvl>
    <w:lvl w:ilvl="8">
      <w:start w:val="1"/>
      <w:numFmt w:val="bullet"/>
      <w:lvlText w:val="■"/>
      <w:lvlJc w:val="left"/>
      <w:pPr>
        <w:ind w:left="6480" w:firstLine="12600"/>
      </w:pPr>
      <w:rPr>
        <w:rFonts w:ascii="Arial" w:hAnsi="Arial" w:cs="Arial" w:hint="default"/>
        <w:b w:val="0"/>
        <w:sz w:val="18"/>
        <w:szCs w:val="18"/>
        <w:u w:val="none"/>
      </w:rPr>
    </w:lvl>
  </w:abstractNum>
  <w:abstractNum w:abstractNumId="19" w15:restartNumberingAfterBreak="0">
    <w:nsid w:val="35F06D66"/>
    <w:multiLevelType w:val="multilevel"/>
    <w:tmpl w:val="4BE2990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3925730D"/>
    <w:multiLevelType w:val="multilevel"/>
    <w:tmpl w:val="14428340"/>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21" w15:restartNumberingAfterBreak="0">
    <w:nsid w:val="3B526B77"/>
    <w:multiLevelType w:val="multilevel"/>
    <w:tmpl w:val="FBA2FE60"/>
    <w:lvl w:ilvl="0">
      <w:start w:val="1"/>
      <w:numFmt w:val="bullet"/>
      <w:lvlText w:val="●"/>
      <w:lvlJc w:val="left"/>
      <w:pPr>
        <w:ind w:left="720" w:firstLine="1080"/>
      </w:pPr>
      <w:rPr>
        <w:rFonts w:ascii="Arial" w:hAnsi="Arial" w:cs="Arial" w:hint="default"/>
        <w:b w:val="0"/>
        <w:sz w:val="18"/>
        <w:szCs w:val="18"/>
        <w:u w:val="none"/>
      </w:rPr>
    </w:lvl>
    <w:lvl w:ilvl="1">
      <w:start w:val="1"/>
      <w:numFmt w:val="bullet"/>
      <w:lvlText w:val="•"/>
      <w:lvlJc w:val="left"/>
      <w:pPr>
        <w:ind w:left="1440" w:firstLine="2520"/>
      </w:pPr>
      <w:rPr>
        <w:rFonts w:ascii="Arial" w:hAnsi="Arial" w:cs="Arial" w:hint="default"/>
        <w:b w:val="0"/>
        <w:sz w:val="18"/>
        <w:szCs w:val="18"/>
        <w:u w:val="none"/>
      </w:rPr>
    </w:lvl>
    <w:lvl w:ilvl="2">
      <w:start w:val="1"/>
      <w:numFmt w:val="bullet"/>
      <w:lvlText w:val="■"/>
      <w:lvlJc w:val="left"/>
      <w:pPr>
        <w:ind w:left="2160" w:firstLine="3960"/>
      </w:pPr>
      <w:rPr>
        <w:rFonts w:ascii="Arial" w:hAnsi="Arial" w:cs="Arial" w:hint="default"/>
        <w:b w:val="0"/>
        <w:sz w:val="18"/>
        <w:szCs w:val="18"/>
        <w:u w:val="none"/>
      </w:rPr>
    </w:lvl>
    <w:lvl w:ilvl="3">
      <w:start w:val="1"/>
      <w:numFmt w:val="bullet"/>
      <w:lvlText w:val="●"/>
      <w:lvlJc w:val="left"/>
      <w:pPr>
        <w:ind w:left="2880" w:firstLine="5400"/>
      </w:pPr>
      <w:rPr>
        <w:rFonts w:ascii="Arial" w:hAnsi="Arial" w:cs="Arial" w:hint="default"/>
        <w:b w:val="0"/>
        <w:sz w:val="18"/>
        <w:szCs w:val="18"/>
        <w:u w:val="none"/>
      </w:rPr>
    </w:lvl>
    <w:lvl w:ilvl="4">
      <w:start w:val="1"/>
      <w:numFmt w:val="bullet"/>
      <w:lvlText w:val="•"/>
      <w:lvlJc w:val="left"/>
      <w:pPr>
        <w:ind w:left="3600" w:firstLine="6840"/>
      </w:pPr>
      <w:rPr>
        <w:rFonts w:ascii="Arial" w:hAnsi="Arial" w:cs="Arial" w:hint="default"/>
        <w:b w:val="0"/>
        <w:sz w:val="18"/>
        <w:szCs w:val="18"/>
        <w:u w:val="none"/>
      </w:rPr>
    </w:lvl>
    <w:lvl w:ilvl="5">
      <w:start w:val="1"/>
      <w:numFmt w:val="bullet"/>
      <w:lvlText w:val="■"/>
      <w:lvlJc w:val="left"/>
      <w:pPr>
        <w:ind w:left="4320" w:firstLine="8280"/>
      </w:pPr>
      <w:rPr>
        <w:rFonts w:ascii="Arial" w:hAnsi="Arial" w:cs="Arial" w:hint="default"/>
        <w:b w:val="0"/>
        <w:sz w:val="18"/>
        <w:szCs w:val="18"/>
        <w:u w:val="none"/>
      </w:rPr>
    </w:lvl>
    <w:lvl w:ilvl="6">
      <w:start w:val="1"/>
      <w:numFmt w:val="bullet"/>
      <w:lvlText w:val="●"/>
      <w:lvlJc w:val="left"/>
      <w:pPr>
        <w:ind w:left="5040" w:firstLine="9720"/>
      </w:pPr>
      <w:rPr>
        <w:rFonts w:ascii="Arial" w:hAnsi="Arial" w:cs="Arial" w:hint="default"/>
        <w:b w:val="0"/>
        <w:sz w:val="18"/>
        <w:szCs w:val="18"/>
        <w:u w:val="none"/>
      </w:rPr>
    </w:lvl>
    <w:lvl w:ilvl="7">
      <w:start w:val="1"/>
      <w:numFmt w:val="bullet"/>
      <w:lvlText w:val="•"/>
      <w:lvlJc w:val="left"/>
      <w:pPr>
        <w:ind w:left="5760" w:firstLine="11160"/>
      </w:pPr>
      <w:rPr>
        <w:rFonts w:ascii="Arial" w:hAnsi="Arial" w:cs="Arial" w:hint="default"/>
        <w:b w:val="0"/>
        <w:sz w:val="18"/>
        <w:szCs w:val="18"/>
        <w:u w:val="none"/>
      </w:rPr>
    </w:lvl>
    <w:lvl w:ilvl="8">
      <w:start w:val="1"/>
      <w:numFmt w:val="bullet"/>
      <w:lvlText w:val="■"/>
      <w:lvlJc w:val="left"/>
      <w:pPr>
        <w:ind w:left="6480" w:firstLine="12600"/>
      </w:pPr>
      <w:rPr>
        <w:rFonts w:ascii="Arial" w:hAnsi="Arial" w:cs="Arial" w:hint="default"/>
        <w:b w:val="0"/>
        <w:sz w:val="18"/>
        <w:szCs w:val="18"/>
        <w:u w:val="none"/>
      </w:rPr>
    </w:lvl>
  </w:abstractNum>
  <w:abstractNum w:abstractNumId="22" w15:restartNumberingAfterBreak="0">
    <w:nsid w:val="3FE97E95"/>
    <w:multiLevelType w:val="multilevel"/>
    <w:tmpl w:val="DD70BC92"/>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23" w15:restartNumberingAfterBreak="0">
    <w:nsid w:val="41255E2A"/>
    <w:multiLevelType w:val="multilevel"/>
    <w:tmpl w:val="96DAA66A"/>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24" w15:restartNumberingAfterBreak="0">
    <w:nsid w:val="42E75CC6"/>
    <w:multiLevelType w:val="multilevel"/>
    <w:tmpl w:val="BDE445FE"/>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25" w15:restartNumberingAfterBreak="0">
    <w:nsid w:val="445C51EA"/>
    <w:multiLevelType w:val="multilevel"/>
    <w:tmpl w:val="7FCC5CB0"/>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6" w15:restartNumberingAfterBreak="0">
    <w:nsid w:val="45A4732E"/>
    <w:multiLevelType w:val="hybridMultilevel"/>
    <w:tmpl w:val="120466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4C4177"/>
    <w:multiLevelType w:val="multilevel"/>
    <w:tmpl w:val="6AFA6A4C"/>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28" w15:restartNumberingAfterBreak="0">
    <w:nsid w:val="4BE8584A"/>
    <w:multiLevelType w:val="multilevel"/>
    <w:tmpl w:val="B388FDE2"/>
    <w:lvl w:ilvl="0">
      <w:start w:val="1"/>
      <w:numFmt w:val="bullet"/>
      <w:lvlText w:val="●"/>
      <w:lvlJc w:val="left"/>
      <w:pPr>
        <w:ind w:left="720" w:firstLine="1080"/>
      </w:pPr>
      <w:rPr>
        <w:rFonts w:ascii="Arial" w:hAnsi="Arial" w:cs="Arial" w:hint="default"/>
        <w:b w:val="0"/>
        <w:sz w:val="18"/>
        <w:szCs w:val="18"/>
        <w:u w:val="none"/>
      </w:rPr>
    </w:lvl>
    <w:lvl w:ilvl="1">
      <w:start w:val="1"/>
      <w:numFmt w:val="bullet"/>
      <w:lvlText w:val="•"/>
      <w:lvlJc w:val="left"/>
      <w:pPr>
        <w:ind w:left="1440" w:firstLine="2520"/>
      </w:pPr>
      <w:rPr>
        <w:rFonts w:ascii="Arial" w:hAnsi="Arial" w:cs="Arial" w:hint="default"/>
        <w:b w:val="0"/>
        <w:sz w:val="18"/>
        <w:szCs w:val="18"/>
        <w:u w:val="none"/>
      </w:rPr>
    </w:lvl>
    <w:lvl w:ilvl="2">
      <w:start w:val="1"/>
      <w:numFmt w:val="bullet"/>
      <w:lvlText w:val="■"/>
      <w:lvlJc w:val="left"/>
      <w:pPr>
        <w:ind w:left="2160" w:firstLine="3960"/>
      </w:pPr>
      <w:rPr>
        <w:rFonts w:ascii="Arial" w:hAnsi="Arial" w:cs="Arial" w:hint="default"/>
        <w:b w:val="0"/>
        <w:sz w:val="18"/>
        <w:szCs w:val="18"/>
        <w:u w:val="none"/>
      </w:rPr>
    </w:lvl>
    <w:lvl w:ilvl="3">
      <w:start w:val="1"/>
      <w:numFmt w:val="bullet"/>
      <w:lvlText w:val="●"/>
      <w:lvlJc w:val="left"/>
      <w:pPr>
        <w:ind w:left="2880" w:firstLine="5400"/>
      </w:pPr>
      <w:rPr>
        <w:rFonts w:ascii="Arial" w:hAnsi="Arial" w:cs="Arial" w:hint="default"/>
        <w:b w:val="0"/>
        <w:sz w:val="18"/>
        <w:szCs w:val="18"/>
        <w:u w:val="none"/>
      </w:rPr>
    </w:lvl>
    <w:lvl w:ilvl="4">
      <w:start w:val="1"/>
      <w:numFmt w:val="bullet"/>
      <w:lvlText w:val="•"/>
      <w:lvlJc w:val="left"/>
      <w:pPr>
        <w:ind w:left="3600" w:firstLine="6840"/>
      </w:pPr>
      <w:rPr>
        <w:rFonts w:ascii="Arial" w:hAnsi="Arial" w:cs="Arial" w:hint="default"/>
        <w:b w:val="0"/>
        <w:sz w:val="18"/>
        <w:szCs w:val="18"/>
        <w:u w:val="none"/>
      </w:rPr>
    </w:lvl>
    <w:lvl w:ilvl="5">
      <w:start w:val="1"/>
      <w:numFmt w:val="bullet"/>
      <w:lvlText w:val="■"/>
      <w:lvlJc w:val="left"/>
      <w:pPr>
        <w:ind w:left="4320" w:firstLine="8280"/>
      </w:pPr>
      <w:rPr>
        <w:rFonts w:ascii="Arial" w:hAnsi="Arial" w:cs="Arial" w:hint="default"/>
        <w:b w:val="0"/>
        <w:sz w:val="18"/>
        <w:szCs w:val="18"/>
        <w:u w:val="none"/>
      </w:rPr>
    </w:lvl>
    <w:lvl w:ilvl="6">
      <w:start w:val="1"/>
      <w:numFmt w:val="bullet"/>
      <w:lvlText w:val="●"/>
      <w:lvlJc w:val="left"/>
      <w:pPr>
        <w:ind w:left="5040" w:firstLine="9720"/>
      </w:pPr>
      <w:rPr>
        <w:rFonts w:ascii="Arial" w:hAnsi="Arial" w:cs="Arial" w:hint="default"/>
        <w:b w:val="0"/>
        <w:sz w:val="18"/>
        <w:szCs w:val="18"/>
        <w:u w:val="none"/>
      </w:rPr>
    </w:lvl>
    <w:lvl w:ilvl="7">
      <w:start w:val="1"/>
      <w:numFmt w:val="bullet"/>
      <w:lvlText w:val="•"/>
      <w:lvlJc w:val="left"/>
      <w:pPr>
        <w:ind w:left="5760" w:firstLine="11160"/>
      </w:pPr>
      <w:rPr>
        <w:rFonts w:ascii="Arial" w:hAnsi="Arial" w:cs="Arial" w:hint="default"/>
        <w:b w:val="0"/>
        <w:sz w:val="18"/>
        <w:szCs w:val="18"/>
        <w:u w:val="none"/>
      </w:rPr>
    </w:lvl>
    <w:lvl w:ilvl="8">
      <w:start w:val="1"/>
      <w:numFmt w:val="bullet"/>
      <w:lvlText w:val="■"/>
      <w:lvlJc w:val="left"/>
      <w:pPr>
        <w:ind w:left="6480" w:firstLine="12600"/>
      </w:pPr>
      <w:rPr>
        <w:rFonts w:ascii="Arial" w:hAnsi="Arial" w:cs="Arial" w:hint="default"/>
        <w:b w:val="0"/>
        <w:sz w:val="18"/>
        <w:szCs w:val="18"/>
        <w:u w:val="none"/>
      </w:rPr>
    </w:lvl>
  </w:abstractNum>
  <w:abstractNum w:abstractNumId="29" w15:restartNumberingAfterBreak="0">
    <w:nsid w:val="4F605EBB"/>
    <w:multiLevelType w:val="multilevel"/>
    <w:tmpl w:val="0D5826DA"/>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30" w15:restartNumberingAfterBreak="0">
    <w:nsid w:val="50045F94"/>
    <w:multiLevelType w:val="multilevel"/>
    <w:tmpl w:val="1C3A56C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50273BED"/>
    <w:multiLevelType w:val="multilevel"/>
    <w:tmpl w:val="6138271A"/>
    <w:lvl w:ilvl="0">
      <w:start w:val="1"/>
      <w:numFmt w:val="bullet"/>
      <w:lvlText w:val="●"/>
      <w:lvlJc w:val="left"/>
      <w:pPr>
        <w:ind w:left="720" w:firstLine="2520"/>
      </w:pPr>
      <w:rPr>
        <w:rFonts w:ascii="Arial" w:hAnsi="Arial" w:cs="Arial" w:hint="default"/>
        <w:b w:val="0"/>
        <w:sz w:val="18"/>
        <w:szCs w:val="18"/>
        <w:u w:val="none"/>
      </w:rPr>
    </w:lvl>
    <w:lvl w:ilvl="1">
      <w:start w:val="1"/>
      <w:numFmt w:val="bullet"/>
      <w:lvlText w:val="○"/>
      <w:lvlJc w:val="left"/>
      <w:pPr>
        <w:ind w:left="1440" w:firstLine="5400"/>
      </w:pPr>
      <w:rPr>
        <w:rFonts w:ascii="Arial" w:hAnsi="Arial" w:cs="Arial" w:hint="default"/>
        <w:b w:val="0"/>
        <w:sz w:val="18"/>
        <w:szCs w:val="18"/>
        <w:u w:val="none"/>
      </w:rPr>
    </w:lvl>
    <w:lvl w:ilvl="2">
      <w:start w:val="1"/>
      <w:numFmt w:val="bullet"/>
      <w:lvlText w:val="■"/>
      <w:lvlJc w:val="left"/>
      <w:pPr>
        <w:ind w:left="2160" w:firstLine="8280"/>
      </w:pPr>
      <w:rPr>
        <w:rFonts w:ascii="Arial" w:hAnsi="Arial" w:cs="Arial" w:hint="default"/>
        <w:b w:val="0"/>
        <w:sz w:val="18"/>
        <w:szCs w:val="18"/>
        <w:u w:val="none"/>
      </w:rPr>
    </w:lvl>
    <w:lvl w:ilvl="3">
      <w:start w:val="1"/>
      <w:numFmt w:val="bullet"/>
      <w:lvlText w:val="●"/>
      <w:lvlJc w:val="left"/>
      <w:pPr>
        <w:ind w:left="2880" w:firstLine="11160"/>
      </w:pPr>
      <w:rPr>
        <w:rFonts w:ascii="Arial" w:hAnsi="Arial" w:cs="Arial" w:hint="default"/>
        <w:b w:val="0"/>
        <w:sz w:val="18"/>
        <w:szCs w:val="18"/>
        <w:u w:val="none"/>
      </w:rPr>
    </w:lvl>
    <w:lvl w:ilvl="4">
      <w:start w:val="1"/>
      <w:numFmt w:val="bullet"/>
      <w:lvlText w:val="○"/>
      <w:lvlJc w:val="left"/>
      <w:pPr>
        <w:ind w:left="3600" w:firstLine="14040"/>
      </w:pPr>
      <w:rPr>
        <w:rFonts w:ascii="Arial" w:hAnsi="Arial" w:cs="Arial" w:hint="default"/>
        <w:b w:val="0"/>
        <w:sz w:val="18"/>
        <w:szCs w:val="18"/>
        <w:u w:val="none"/>
      </w:rPr>
    </w:lvl>
    <w:lvl w:ilvl="5">
      <w:start w:val="1"/>
      <w:numFmt w:val="bullet"/>
      <w:lvlText w:val="■"/>
      <w:lvlJc w:val="left"/>
      <w:pPr>
        <w:ind w:left="4320" w:firstLine="16920"/>
      </w:pPr>
      <w:rPr>
        <w:rFonts w:ascii="Arial" w:hAnsi="Arial" w:cs="Arial" w:hint="default"/>
        <w:b w:val="0"/>
        <w:sz w:val="18"/>
        <w:szCs w:val="18"/>
        <w:u w:val="none"/>
      </w:rPr>
    </w:lvl>
    <w:lvl w:ilvl="6">
      <w:start w:val="1"/>
      <w:numFmt w:val="bullet"/>
      <w:lvlText w:val="●"/>
      <w:lvlJc w:val="left"/>
      <w:pPr>
        <w:ind w:left="5040" w:firstLine="19800"/>
      </w:pPr>
      <w:rPr>
        <w:rFonts w:ascii="Arial" w:hAnsi="Arial" w:cs="Arial" w:hint="default"/>
        <w:b w:val="0"/>
        <w:sz w:val="18"/>
        <w:szCs w:val="18"/>
        <w:u w:val="none"/>
      </w:rPr>
    </w:lvl>
    <w:lvl w:ilvl="7">
      <w:start w:val="1"/>
      <w:numFmt w:val="bullet"/>
      <w:lvlText w:val="○"/>
      <w:lvlJc w:val="left"/>
      <w:pPr>
        <w:ind w:left="5760" w:firstLine="22680"/>
      </w:pPr>
      <w:rPr>
        <w:rFonts w:ascii="Arial" w:hAnsi="Arial" w:cs="Arial" w:hint="default"/>
        <w:b w:val="0"/>
        <w:sz w:val="18"/>
        <w:szCs w:val="18"/>
        <w:u w:val="none"/>
      </w:rPr>
    </w:lvl>
    <w:lvl w:ilvl="8">
      <w:start w:val="1"/>
      <w:numFmt w:val="bullet"/>
      <w:lvlText w:val="■"/>
      <w:lvlJc w:val="left"/>
      <w:pPr>
        <w:ind w:left="6480" w:firstLine="25560"/>
      </w:pPr>
      <w:rPr>
        <w:rFonts w:ascii="Arial" w:hAnsi="Arial" w:cs="Arial" w:hint="default"/>
        <w:b w:val="0"/>
        <w:sz w:val="18"/>
        <w:szCs w:val="18"/>
        <w:u w:val="none"/>
      </w:rPr>
    </w:lvl>
  </w:abstractNum>
  <w:abstractNum w:abstractNumId="32" w15:restartNumberingAfterBreak="0">
    <w:nsid w:val="556B23E3"/>
    <w:multiLevelType w:val="multilevel"/>
    <w:tmpl w:val="F918D866"/>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33" w15:restartNumberingAfterBreak="0">
    <w:nsid w:val="55804E6F"/>
    <w:multiLevelType w:val="multilevel"/>
    <w:tmpl w:val="70945D70"/>
    <w:lvl w:ilvl="0">
      <w:start w:val="1"/>
      <w:numFmt w:val="bullet"/>
      <w:lvlText w:val="●"/>
      <w:lvlJc w:val="left"/>
      <w:pPr>
        <w:ind w:left="1800" w:firstLine="8640"/>
      </w:pPr>
      <w:rPr>
        <w:rFonts w:ascii="Arial" w:hAnsi="Arial" w:cs="Arial" w:hint="default"/>
        <w:b w:val="0"/>
        <w:sz w:val="22"/>
        <w:szCs w:val="22"/>
      </w:rPr>
    </w:lvl>
    <w:lvl w:ilvl="1">
      <w:start w:val="1"/>
      <w:numFmt w:val="bullet"/>
      <w:lvlText w:val="o"/>
      <w:lvlJc w:val="left"/>
      <w:pPr>
        <w:ind w:left="2520" w:firstLine="12240"/>
      </w:pPr>
      <w:rPr>
        <w:rFonts w:ascii="Arial" w:hAnsi="Arial" w:cs="Arial" w:hint="default"/>
        <w:b w:val="0"/>
        <w:sz w:val="22"/>
        <w:szCs w:val="22"/>
      </w:rPr>
    </w:lvl>
    <w:lvl w:ilvl="2">
      <w:start w:val="1"/>
      <w:numFmt w:val="bullet"/>
      <w:lvlText w:val="▪"/>
      <w:lvlJc w:val="left"/>
      <w:pPr>
        <w:ind w:left="3240" w:firstLine="15840"/>
      </w:pPr>
      <w:rPr>
        <w:rFonts w:ascii="Arial" w:hAnsi="Arial" w:cs="Arial" w:hint="default"/>
        <w:b w:val="0"/>
        <w:sz w:val="22"/>
        <w:szCs w:val="22"/>
      </w:rPr>
    </w:lvl>
    <w:lvl w:ilvl="3">
      <w:start w:val="1"/>
      <w:numFmt w:val="bullet"/>
      <w:lvlText w:val="●"/>
      <w:lvlJc w:val="left"/>
      <w:pPr>
        <w:ind w:left="3960" w:firstLine="19440"/>
      </w:pPr>
      <w:rPr>
        <w:rFonts w:ascii="Arial" w:hAnsi="Arial" w:cs="Arial" w:hint="default"/>
        <w:b w:val="0"/>
        <w:sz w:val="22"/>
        <w:szCs w:val="22"/>
      </w:r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34" w15:restartNumberingAfterBreak="0">
    <w:nsid w:val="56007796"/>
    <w:multiLevelType w:val="multilevel"/>
    <w:tmpl w:val="F5FA3216"/>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0"/>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35" w15:restartNumberingAfterBreak="0">
    <w:nsid w:val="587E1D98"/>
    <w:multiLevelType w:val="multilevel"/>
    <w:tmpl w:val="086213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97E79A0"/>
    <w:multiLevelType w:val="multilevel"/>
    <w:tmpl w:val="68E45C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5B33753E"/>
    <w:multiLevelType w:val="multilevel"/>
    <w:tmpl w:val="29A85BB6"/>
    <w:lvl w:ilvl="0">
      <w:start w:val="1"/>
      <w:numFmt w:val="bullet"/>
      <w:lvlText w:val="-"/>
      <w:lvlJc w:val="left"/>
      <w:pPr>
        <w:ind w:left="720" w:firstLine="2520"/>
      </w:pPr>
      <w:rPr>
        <w:rFonts w:ascii="Arial" w:hAnsi="Arial" w:cs="Arial" w:hint="default"/>
        <w:b w:val="0"/>
        <w:sz w:val="18"/>
        <w:szCs w:val="18"/>
        <w:u w:val="none"/>
      </w:rPr>
    </w:lvl>
    <w:lvl w:ilvl="1">
      <w:start w:val="1"/>
      <w:numFmt w:val="bullet"/>
      <w:lvlText w:val="-"/>
      <w:lvlJc w:val="left"/>
      <w:pPr>
        <w:ind w:left="1440" w:firstLine="5400"/>
      </w:pPr>
      <w:rPr>
        <w:rFonts w:ascii="Arial" w:hAnsi="Arial" w:cs="Arial" w:hint="default"/>
        <w:b w:val="0"/>
        <w:sz w:val="18"/>
        <w:szCs w:val="18"/>
        <w:u w:val="none"/>
      </w:rPr>
    </w:lvl>
    <w:lvl w:ilvl="2">
      <w:start w:val="1"/>
      <w:numFmt w:val="bullet"/>
      <w:lvlText w:val="-"/>
      <w:lvlJc w:val="left"/>
      <w:pPr>
        <w:ind w:left="2160" w:firstLine="8280"/>
      </w:pPr>
      <w:rPr>
        <w:rFonts w:ascii="Arial" w:hAnsi="Arial" w:cs="Arial" w:hint="default"/>
        <w:b w:val="0"/>
        <w:sz w:val="18"/>
        <w:szCs w:val="18"/>
        <w:u w:val="none"/>
      </w:rPr>
    </w:lvl>
    <w:lvl w:ilvl="3">
      <w:start w:val="1"/>
      <w:numFmt w:val="bullet"/>
      <w:lvlText w:val="-"/>
      <w:lvlJc w:val="left"/>
      <w:pPr>
        <w:ind w:left="2880" w:firstLine="11160"/>
      </w:pPr>
      <w:rPr>
        <w:rFonts w:ascii="Arial" w:hAnsi="Arial" w:cs="Arial" w:hint="default"/>
        <w:b w:val="0"/>
        <w:sz w:val="18"/>
        <w:szCs w:val="18"/>
        <w:u w:val="none"/>
      </w:rPr>
    </w:lvl>
    <w:lvl w:ilvl="4">
      <w:start w:val="1"/>
      <w:numFmt w:val="bullet"/>
      <w:lvlText w:val="-"/>
      <w:lvlJc w:val="left"/>
      <w:pPr>
        <w:ind w:left="3600" w:firstLine="14040"/>
      </w:pPr>
      <w:rPr>
        <w:rFonts w:ascii="Arial" w:hAnsi="Arial" w:cs="Arial" w:hint="default"/>
        <w:b w:val="0"/>
        <w:sz w:val="18"/>
        <w:szCs w:val="18"/>
        <w:u w:val="none"/>
      </w:rPr>
    </w:lvl>
    <w:lvl w:ilvl="5">
      <w:start w:val="1"/>
      <w:numFmt w:val="bullet"/>
      <w:lvlText w:val="-"/>
      <w:lvlJc w:val="left"/>
      <w:pPr>
        <w:ind w:left="4320" w:firstLine="16920"/>
      </w:pPr>
      <w:rPr>
        <w:rFonts w:ascii="Arial" w:hAnsi="Arial" w:cs="Arial" w:hint="default"/>
        <w:b w:val="0"/>
        <w:sz w:val="18"/>
        <w:szCs w:val="18"/>
        <w:u w:val="none"/>
      </w:rPr>
    </w:lvl>
    <w:lvl w:ilvl="6">
      <w:start w:val="1"/>
      <w:numFmt w:val="bullet"/>
      <w:lvlText w:val="-"/>
      <w:lvlJc w:val="left"/>
      <w:pPr>
        <w:ind w:left="5040" w:firstLine="19800"/>
      </w:pPr>
      <w:rPr>
        <w:rFonts w:ascii="Arial" w:hAnsi="Arial" w:cs="Arial" w:hint="default"/>
        <w:b w:val="0"/>
        <w:sz w:val="18"/>
        <w:szCs w:val="18"/>
        <w:u w:val="none"/>
      </w:rPr>
    </w:lvl>
    <w:lvl w:ilvl="7">
      <w:start w:val="1"/>
      <w:numFmt w:val="bullet"/>
      <w:lvlText w:val="-"/>
      <w:lvlJc w:val="left"/>
      <w:pPr>
        <w:ind w:left="5760" w:firstLine="22680"/>
      </w:pPr>
      <w:rPr>
        <w:rFonts w:ascii="Arial" w:hAnsi="Arial" w:cs="Arial" w:hint="default"/>
        <w:b w:val="0"/>
        <w:sz w:val="18"/>
        <w:szCs w:val="18"/>
        <w:u w:val="none"/>
      </w:rPr>
    </w:lvl>
    <w:lvl w:ilvl="8">
      <w:start w:val="1"/>
      <w:numFmt w:val="bullet"/>
      <w:lvlText w:val="-"/>
      <w:lvlJc w:val="left"/>
      <w:pPr>
        <w:ind w:left="6480" w:firstLine="25560"/>
      </w:pPr>
      <w:rPr>
        <w:rFonts w:ascii="Arial" w:hAnsi="Arial" w:cs="Arial" w:hint="default"/>
        <w:b w:val="0"/>
        <w:sz w:val="18"/>
        <w:szCs w:val="18"/>
        <w:u w:val="none"/>
      </w:rPr>
    </w:lvl>
  </w:abstractNum>
  <w:abstractNum w:abstractNumId="38" w15:restartNumberingAfterBreak="0">
    <w:nsid w:val="5EAC39DF"/>
    <w:multiLevelType w:val="multilevel"/>
    <w:tmpl w:val="A4305D6C"/>
    <w:lvl w:ilvl="0">
      <w:start w:val="1"/>
      <w:numFmt w:val="bullet"/>
      <w:lvlText w:val="●"/>
      <w:lvlJc w:val="left"/>
      <w:pPr>
        <w:ind w:left="1800" w:firstLine="8640"/>
      </w:pPr>
      <w:rPr>
        <w:rFonts w:ascii="Arial" w:hAnsi="Arial" w:cs="Arial" w:hint="default"/>
        <w:b w:val="0"/>
        <w:sz w:val="22"/>
        <w:szCs w:val="22"/>
      </w:rPr>
    </w:lvl>
    <w:lvl w:ilvl="1">
      <w:start w:val="1"/>
      <w:numFmt w:val="bullet"/>
      <w:lvlText w:val="o"/>
      <w:lvlJc w:val="left"/>
      <w:pPr>
        <w:ind w:left="2520" w:firstLine="12240"/>
      </w:pPr>
      <w:rPr>
        <w:rFonts w:ascii="Arial" w:hAnsi="Arial" w:cs="Arial" w:hint="default"/>
        <w:b w:val="0"/>
        <w:sz w:val="22"/>
        <w:szCs w:val="22"/>
      </w:rPr>
    </w:lvl>
    <w:lvl w:ilvl="2">
      <w:start w:val="1"/>
      <w:numFmt w:val="decimal"/>
      <w:lvlText w:val="%3."/>
      <w:lvlJc w:val="left"/>
      <w:pPr>
        <w:ind w:left="2160" w:firstLine="10440"/>
      </w:pPr>
      <w:rPr>
        <w:b w:val="0"/>
      </w:rPr>
    </w:lvl>
    <w:lvl w:ilvl="3">
      <w:start w:val="1"/>
      <w:numFmt w:val="decimal"/>
      <w:lvlText w:val="%4."/>
      <w:lvlJc w:val="left"/>
      <w:pPr>
        <w:ind w:left="2880" w:firstLine="14040"/>
      </w:p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39" w15:restartNumberingAfterBreak="0">
    <w:nsid w:val="5FE06F36"/>
    <w:multiLevelType w:val="multilevel"/>
    <w:tmpl w:val="60F8991A"/>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40" w15:restartNumberingAfterBreak="0">
    <w:nsid w:val="62B179BC"/>
    <w:multiLevelType w:val="multilevel"/>
    <w:tmpl w:val="C230598C"/>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0"/>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41" w15:restartNumberingAfterBreak="0">
    <w:nsid w:val="638B112D"/>
    <w:multiLevelType w:val="multilevel"/>
    <w:tmpl w:val="22FC6322"/>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42" w15:restartNumberingAfterBreak="0">
    <w:nsid w:val="6397717D"/>
    <w:multiLevelType w:val="multilevel"/>
    <w:tmpl w:val="2BACBC38"/>
    <w:lvl w:ilvl="0">
      <w:start w:val="1"/>
      <w:numFmt w:val="bullet"/>
      <w:lvlText w:val="●"/>
      <w:lvlJc w:val="left"/>
      <w:pPr>
        <w:ind w:left="720" w:firstLine="1080"/>
      </w:pPr>
      <w:rPr>
        <w:rFonts w:ascii="Arial" w:hAnsi="Arial" w:cs="Arial" w:hint="default"/>
        <w:b w:val="0"/>
        <w:sz w:val="18"/>
        <w:szCs w:val="18"/>
        <w:u w:val="none"/>
      </w:rPr>
    </w:lvl>
    <w:lvl w:ilvl="1">
      <w:start w:val="1"/>
      <w:numFmt w:val="bullet"/>
      <w:lvlText w:val="•"/>
      <w:lvlJc w:val="left"/>
      <w:pPr>
        <w:ind w:left="1440" w:firstLine="2520"/>
      </w:pPr>
      <w:rPr>
        <w:rFonts w:ascii="Arial" w:hAnsi="Arial" w:cs="Arial" w:hint="default"/>
        <w:b w:val="0"/>
        <w:sz w:val="18"/>
        <w:szCs w:val="18"/>
        <w:u w:val="none"/>
      </w:rPr>
    </w:lvl>
    <w:lvl w:ilvl="2">
      <w:start w:val="1"/>
      <w:numFmt w:val="bullet"/>
      <w:lvlText w:val="■"/>
      <w:lvlJc w:val="left"/>
      <w:pPr>
        <w:ind w:left="2160" w:firstLine="3960"/>
      </w:pPr>
      <w:rPr>
        <w:rFonts w:ascii="Arial" w:hAnsi="Arial" w:cs="Arial" w:hint="default"/>
        <w:b w:val="0"/>
        <w:sz w:val="18"/>
        <w:szCs w:val="18"/>
        <w:u w:val="none"/>
      </w:rPr>
    </w:lvl>
    <w:lvl w:ilvl="3">
      <w:start w:val="1"/>
      <w:numFmt w:val="bullet"/>
      <w:lvlText w:val="●"/>
      <w:lvlJc w:val="left"/>
      <w:pPr>
        <w:ind w:left="2880" w:firstLine="5400"/>
      </w:pPr>
      <w:rPr>
        <w:rFonts w:ascii="Arial" w:hAnsi="Arial" w:cs="Arial" w:hint="default"/>
        <w:b w:val="0"/>
        <w:sz w:val="18"/>
        <w:szCs w:val="18"/>
        <w:u w:val="none"/>
      </w:rPr>
    </w:lvl>
    <w:lvl w:ilvl="4">
      <w:start w:val="1"/>
      <w:numFmt w:val="bullet"/>
      <w:lvlText w:val="•"/>
      <w:lvlJc w:val="left"/>
      <w:pPr>
        <w:ind w:left="3600" w:firstLine="6840"/>
      </w:pPr>
      <w:rPr>
        <w:rFonts w:ascii="Arial" w:hAnsi="Arial" w:cs="Arial" w:hint="default"/>
        <w:b w:val="0"/>
        <w:sz w:val="18"/>
        <w:szCs w:val="18"/>
        <w:u w:val="none"/>
      </w:rPr>
    </w:lvl>
    <w:lvl w:ilvl="5">
      <w:start w:val="1"/>
      <w:numFmt w:val="bullet"/>
      <w:lvlText w:val="■"/>
      <w:lvlJc w:val="left"/>
      <w:pPr>
        <w:ind w:left="4320" w:firstLine="8280"/>
      </w:pPr>
      <w:rPr>
        <w:rFonts w:ascii="Arial" w:hAnsi="Arial" w:cs="Arial" w:hint="default"/>
        <w:b w:val="0"/>
        <w:sz w:val="18"/>
        <w:szCs w:val="18"/>
        <w:u w:val="none"/>
      </w:rPr>
    </w:lvl>
    <w:lvl w:ilvl="6">
      <w:start w:val="1"/>
      <w:numFmt w:val="bullet"/>
      <w:lvlText w:val="●"/>
      <w:lvlJc w:val="left"/>
      <w:pPr>
        <w:ind w:left="5040" w:firstLine="9720"/>
      </w:pPr>
      <w:rPr>
        <w:rFonts w:ascii="Arial" w:hAnsi="Arial" w:cs="Arial" w:hint="default"/>
        <w:b w:val="0"/>
        <w:sz w:val="18"/>
        <w:szCs w:val="18"/>
        <w:u w:val="none"/>
      </w:rPr>
    </w:lvl>
    <w:lvl w:ilvl="7">
      <w:start w:val="1"/>
      <w:numFmt w:val="bullet"/>
      <w:lvlText w:val="•"/>
      <w:lvlJc w:val="left"/>
      <w:pPr>
        <w:ind w:left="5760" w:firstLine="11160"/>
      </w:pPr>
      <w:rPr>
        <w:rFonts w:ascii="Arial" w:hAnsi="Arial" w:cs="Arial" w:hint="default"/>
        <w:b w:val="0"/>
        <w:sz w:val="18"/>
        <w:szCs w:val="18"/>
        <w:u w:val="none"/>
      </w:rPr>
    </w:lvl>
    <w:lvl w:ilvl="8">
      <w:start w:val="1"/>
      <w:numFmt w:val="bullet"/>
      <w:lvlText w:val="■"/>
      <w:lvlJc w:val="left"/>
      <w:pPr>
        <w:ind w:left="6480" w:firstLine="12600"/>
      </w:pPr>
      <w:rPr>
        <w:rFonts w:ascii="Arial" w:hAnsi="Arial" w:cs="Arial" w:hint="default"/>
        <w:b w:val="0"/>
        <w:sz w:val="18"/>
        <w:szCs w:val="18"/>
        <w:u w:val="none"/>
      </w:rPr>
    </w:lvl>
  </w:abstractNum>
  <w:abstractNum w:abstractNumId="43" w15:restartNumberingAfterBreak="0">
    <w:nsid w:val="6A243625"/>
    <w:multiLevelType w:val="multilevel"/>
    <w:tmpl w:val="B0F64570"/>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44" w15:restartNumberingAfterBreak="0">
    <w:nsid w:val="6AE351F7"/>
    <w:multiLevelType w:val="multilevel"/>
    <w:tmpl w:val="6C02F40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15:restartNumberingAfterBreak="0">
    <w:nsid w:val="6B166E35"/>
    <w:multiLevelType w:val="multilevel"/>
    <w:tmpl w:val="8F066106"/>
    <w:lvl w:ilvl="0">
      <w:start w:val="1"/>
      <w:numFmt w:val="bullet"/>
      <w:lvlText w:val="●"/>
      <w:lvlJc w:val="left"/>
      <w:pPr>
        <w:ind w:left="720" w:firstLine="3240"/>
      </w:pPr>
      <w:rPr>
        <w:rFonts w:ascii="Arial" w:hAnsi="Arial" w:cs="Arial" w:hint="default"/>
        <w:b w:val="0"/>
        <w:sz w:val="22"/>
        <w:szCs w:val="22"/>
      </w:rPr>
    </w:lvl>
    <w:lvl w:ilvl="1">
      <w:start w:val="1"/>
      <w:numFmt w:val="bullet"/>
      <w:lvlText w:val="●"/>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46" w15:restartNumberingAfterBreak="0">
    <w:nsid w:val="6CD33C96"/>
    <w:multiLevelType w:val="multilevel"/>
    <w:tmpl w:val="16FACCB0"/>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47" w15:restartNumberingAfterBreak="0">
    <w:nsid w:val="78913456"/>
    <w:multiLevelType w:val="multilevel"/>
    <w:tmpl w:val="1D769FA8"/>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48" w15:restartNumberingAfterBreak="0">
    <w:nsid w:val="78FF1C16"/>
    <w:multiLevelType w:val="multilevel"/>
    <w:tmpl w:val="3DAEC226"/>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num w:numId="1">
    <w:abstractNumId w:val="8"/>
  </w:num>
  <w:num w:numId="2">
    <w:abstractNumId w:val="12"/>
  </w:num>
  <w:num w:numId="3">
    <w:abstractNumId w:val="25"/>
  </w:num>
  <w:num w:numId="4">
    <w:abstractNumId w:val="11"/>
  </w:num>
  <w:num w:numId="5">
    <w:abstractNumId w:val="47"/>
  </w:num>
  <w:num w:numId="6">
    <w:abstractNumId w:val="29"/>
  </w:num>
  <w:num w:numId="7">
    <w:abstractNumId w:val="41"/>
  </w:num>
  <w:num w:numId="8">
    <w:abstractNumId w:val="17"/>
  </w:num>
  <w:num w:numId="9">
    <w:abstractNumId w:val="24"/>
  </w:num>
  <w:num w:numId="10">
    <w:abstractNumId w:val="23"/>
  </w:num>
  <w:num w:numId="11">
    <w:abstractNumId w:val="45"/>
  </w:num>
  <w:num w:numId="12">
    <w:abstractNumId w:val="33"/>
  </w:num>
  <w:num w:numId="13">
    <w:abstractNumId w:val="0"/>
  </w:num>
  <w:num w:numId="14">
    <w:abstractNumId w:val="15"/>
  </w:num>
  <w:num w:numId="15">
    <w:abstractNumId w:val="22"/>
  </w:num>
  <w:num w:numId="16">
    <w:abstractNumId w:val="34"/>
  </w:num>
  <w:num w:numId="17">
    <w:abstractNumId w:val="38"/>
  </w:num>
  <w:num w:numId="18">
    <w:abstractNumId w:val="21"/>
  </w:num>
  <w:num w:numId="19">
    <w:abstractNumId w:val="13"/>
  </w:num>
  <w:num w:numId="20">
    <w:abstractNumId w:val="2"/>
  </w:num>
  <w:num w:numId="21">
    <w:abstractNumId w:val="5"/>
  </w:num>
  <w:num w:numId="22">
    <w:abstractNumId w:val="43"/>
  </w:num>
  <w:num w:numId="23">
    <w:abstractNumId w:val="3"/>
  </w:num>
  <w:num w:numId="24">
    <w:abstractNumId w:val="4"/>
  </w:num>
  <w:num w:numId="25">
    <w:abstractNumId w:val="39"/>
  </w:num>
  <w:num w:numId="26">
    <w:abstractNumId w:val="48"/>
  </w:num>
  <w:num w:numId="27">
    <w:abstractNumId w:val="46"/>
  </w:num>
  <w:num w:numId="28">
    <w:abstractNumId w:val="6"/>
  </w:num>
  <w:num w:numId="29">
    <w:abstractNumId w:val="28"/>
  </w:num>
  <w:num w:numId="30">
    <w:abstractNumId w:val="14"/>
  </w:num>
  <w:num w:numId="31">
    <w:abstractNumId w:val="37"/>
  </w:num>
  <w:num w:numId="32">
    <w:abstractNumId w:val="32"/>
  </w:num>
  <w:num w:numId="33">
    <w:abstractNumId w:val="20"/>
  </w:num>
  <w:num w:numId="34">
    <w:abstractNumId w:val="31"/>
  </w:num>
  <w:num w:numId="35">
    <w:abstractNumId w:val="27"/>
  </w:num>
  <w:num w:numId="36">
    <w:abstractNumId w:val="18"/>
  </w:num>
  <w:num w:numId="37">
    <w:abstractNumId w:val="40"/>
  </w:num>
  <w:num w:numId="38">
    <w:abstractNumId w:val="42"/>
  </w:num>
  <w:num w:numId="39">
    <w:abstractNumId w:val="9"/>
  </w:num>
  <w:num w:numId="40">
    <w:abstractNumId w:val="1"/>
  </w:num>
  <w:num w:numId="41">
    <w:abstractNumId w:val="10"/>
  </w:num>
  <w:num w:numId="42">
    <w:abstractNumId w:val="35"/>
  </w:num>
  <w:num w:numId="43">
    <w:abstractNumId w:val="36"/>
  </w:num>
  <w:num w:numId="44">
    <w:abstractNumId w:val="44"/>
  </w:num>
  <w:num w:numId="45">
    <w:abstractNumId w:val="16"/>
  </w:num>
  <w:num w:numId="46">
    <w:abstractNumId w:val="30"/>
  </w:num>
  <w:num w:numId="47">
    <w:abstractNumId w:val="7"/>
  </w:num>
  <w:num w:numId="48">
    <w:abstractNumId w:val="19"/>
  </w:num>
  <w:num w:numId="49">
    <w:abstractNumId w:val="26"/>
  </w:num>
  <w:numIdMacAtCleanup w:val="4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eff Pannone">
    <w15:presenceInfo w15:providerId="AD" w15:userId="S::jeff.pannone@blueacorn.com::0a5dd085-9788-47dd-b23d-60ce252b5d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06C58"/>
    <w:rsid w:val="006E618E"/>
    <w:rsid w:val="007D3F6C"/>
    <w:rsid w:val="00A03DE8"/>
    <w:rsid w:val="00A06C58"/>
    <w:rsid w:val="00CA2844"/>
  </w:rsids>
  <m:mathPr>
    <m:mathFont m:val="Cambria Math"/>
    <m:brkBin m:val="before"/>
    <m:brkBinSub m:val="--"/>
    <m:smallFrac m:val="0"/>
    <m:dispDef/>
    <m:lMargin m:val="0"/>
    <m:rMargin m:val="0"/>
    <m:defJc m:val="centerGroup"/>
    <m:wrapIndent m:val="1440"/>
    <m:intLim m:val="subSup"/>
    <m:naryLim m:val="undOvr"/>
  </m:mathPr>
  <w:themeFontLang w:val="sk-SK"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4C336B"/>
  <w15:docId w15:val="{F99E26C6-C3B7-3F4B-8CC6-87F1EC85A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uk-UA" w:eastAsia="sk-S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keepNext/>
      <w:spacing w:after="160" w:line="259" w:lineRule="auto"/>
    </w:pPr>
  </w:style>
  <w:style w:type="paragraph" w:styleId="Heading1">
    <w:name w:val="heading 1"/>
    <w:basedOn w:val="Normal"/>
    <w:next w:val="Normal"/>
    <w:uiPriority w:val="9"/>
    <w:qFormat/>
    <w:pPr>
      <w:keepLines/>
      <w:widowControl w:val="0"/>
      <w:spacing w:before="240" w:after="0"/>
      <w:outlineLvl w:val="0"/>
    </w:pPr>
    <w:rPr>
      <w:color w:val="2F5496"/>
      <w:sz w:val="32"/>
      <w:szCs w:val="32"/>
    </w:rPr>
  </w:style>
  <w:style w:type="paragraph" w:styleId="Heading2">
    <w:name w:val="heading 2"/>
    <w:basedOn w:val="Normal"/>
    <w:next w:val="Normal"/>
    <w:uiPriority w:val="9"/>
    <w:unhideWhenUsed/>
    <w:qFormat/>
    <w:pPr>
      <w:keepLines/>
      <w:widowControl w:val="0"/>
      <w:spacing w:before="40" w:after="0"/>
      <w:outlineLvl w:val="1"/>
    </w:pPr>
    <w:rPr>
      <w:color w:val="2F5496"/>
      <w:sz w:val="26"/>
      <w:szCs w:val="26"/>
    </w:rPr>
  </w:style>
  <w:style w:type="paragraph" w:styleId="Heading3">
    <w:name w:val="heading 3"/>
    <w:basedOn w:val="Normal"/>
    <w:next w:val="Normal"/>
    <w:uiPriority w:val="9"/>
    <w:unhideWhenUsed/>
    <w:qFormat/>
    <w:pPr>
      <w:keepLines/>
      <w:widowControl w:val="0"/>
      <w:spacing w:before="40" w:after="0"/>
      <w:outlineLvl w:val="2"/>
    </w:pPr>
    <w:rPr>
      <w:color w:val="1F3863"/>
      <w:sz w:val="24"/>
      <w:szCs w:val="24"/>
    </w:rPr>
  </w:style>
  <w:style w:type="paragraph" w:styleId="Heading4">
    <w:name w:val="heading 4"/>
    <w:basedOn w:val="Normal"/>
    <w:next w:val="Normal"/>
    <w:uiPriority w:val="9"/>
    <w:unhideWhenUsed/>
    <w:qFormat/>
    <w:pPr>
      <w:keepLines/>
      <w:widowControl w:val="0"/>
      <w:spacing w:before="40" w:after="0"/>
      <w:outlineLvl w:val="3"/>
    </w:pPr>
    <w:rPr>
      <w:i/>
      <w:color w:val="2F5496"/>
    </w:rPr>
  </w:style>
  <w:style w:type="paragraph" w:styleId="Heading5">
    <w:name w:val="heading 5"/>
    <w:basedOn w:val="Normal"/>
    <w:next w:val="Normal"/>
    <w:uiPriority w:val="9"/>
    <w:unhideWhenUsed/>
    <w:qFormat/>
    <w:pPr>
      <w:keepLines/>
      <w:widowControl w:val="0"/>
      <w:spacing w:before="40" w:after="0"/>
      <w:outlineLvl w:val="4"/>
    </w:pPr>
    <w:rPr>
      <w:color w:val="2F5496"/>
    </w:rPr>
  </w:style>
  <w:style w:type="paragraph" w:styleId="Heading6">
    <w:name w:val="heading 6"/>
    <w:basedOn w:val="Normal"/>
    <w:next w:val="Normal"/>
    <w:uiPriority w:val="9"/>
    <w:semiHidden/>
    <w:unhideWhenUsed/>
    <w:qFormat/>
    <w:pPr>
      <w:keepLines/>
      <w:widowControl w:val="0"/>
      <w:spacing w:before="40" w:after="0"/>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558"/>
    <w:rPr>
      <w:color w:val="0000FF" w:themeColor="hyperlink"/>
      <w:u w:val="single"/>
    </w:rPr>
  </w:style>
  <w:style w:type="character" w:customStyle="1" w:styleId="HeaderChar">
    <w:name w:val="Header Char"/>
    <w:basedOn w:val="DefaultParagraphFont"/>
    <w:link w:val="Header"/>
    <w:uiPriority w:val="99"/>
    <w:qFormat/>
    <w:rsid w:val="00D8372F"/>
  </w:style>
  <w:style w:type="character" w:customStyle="1" w:styleId="FooterChar">
    <w:name w:val="Footer Char"/>
    <w:basedOn w:val="DefaultParagraphFont"/>
    <w:link w:val="Footer"/>
    <w:uiPriority w:val="99"/>
    <w:qFormat/>
    <w:rsid w:val="00D8372F"/>
  </w:style>
  <w:style w:type="character" w:customStyle="1" w:styleId="ListLabel1">
    <w:name w:val="ListLabel 1"/>
    <w:qFormat/>
    <w:rPr>
      <w:rFonts w:eastAsia="Arial" w:cs="Arial"/>
      <w:b w:val="0"/>
      <w:sz w:val="22"/>
      <w:szCs w:val="22"/>
    </w:rPr>
  </w:style>
  <w:style w:type="character" w:customStyle="1" w:styleId="ListLabel2">
    <w:name w:val="ListLabel 2"/>
    <w:qFormat/>
    <w:rPr>
      <w:rFonts w:eastAsia="Arial" w:cs="Arial"/>
      <w:b/>
      <w:sz w:val="24"/>
      <w:szCs w:val="24"/>
      <w:u w:val="none"/>
    </w:rPr>
  </w:style>
  <w:style w:type="character" w:customStyle="1" w:styleId="ListLabel3">
    <w:name w:val="ListLabel 3"/>
    <w:qFormat/>
    <w:rPr>
      <w:rFonts w:eastAsia="Arial" w:cs="Arial"/>
      <w:b/>
      <w:sz w:val="24"/>
      <w:szCs w:val="24"/>
      <w:u w:val="none"/>
    </w:rPr>
  </w:style>
  <w:style w:type="character" w:customStyle="1" w:styleId="ListLabel4">
    <w:name w:val="ListLabel 4"/>
    <w:qFormat/>
    <w:rPr>
      <w:rFonts w:eastAsia="Arial" w:cs="Arial"/>
      <w:b/>
      <w:sz w:val="24"/>
      <w:szCs w:val="24"/>
      <w:u w:val="none"/>
    </w:rPr>
  </w:style>
  <w:style w:type="character" w:customStyle="1" w:styleId="ListLabel5">
    <w:name w:val="ListLabel 5"/>
    <w:qFormat/>
    <w:rPr>
      <w:rFonts w:eastAsia="Arial" w:cs="Arial"/>
      <w:b/>
      <w:sz w:val="24"/>
      <w:szCs w:val="24"/>
      <w:u w:val="none"/>
    </w:rPr>
  </w:style>
  <w:style w:type="character" w:customStyle="1" w:styleId="ListLabel6">
    <w:name w:val="ListLabel 6"/>
    <w:qFormat/>
    <w:rPr>
      <w:rFonts w:eastAsia="Arial" w:cs="Arial"/>
      <w:b/>
      <w:sz w:val="24"/>
      <w:szCs w:val="24"/>
      <w:u w:val="none"/>
    </w:rPr>
  </w:style>
  <w:style w:type="character" w:customStyle="1" w:styleId="ListLabel7">
    <w:name w:val="ListLabel 7"/>
    <w:qFormat/>
    <w:rPr>
      <w:rFonts w:eastAsia="Arial" w:cs="Arial"/>
      <w:b/>
      <w:sz w:val="24"/>
      <w:szCs w:val="24"/>
      <w:u w:val="none"/>
    </w:rPr>
  </w:style>
  <w:style w:type="character" w:customStyle="1" w:styleId="ListLabel8">
    <w:name w:val="ListLabel 8"/>
    <w:qFormat/>
    <w:rPr>
      <w:rFonts w:eastAsia="Arial" w:cs="Arial"/>
      <w:b/>
      <w:sz w:val="24"/>
      <w:szCs w:val="24"/>
      <w:u w:val="none"/>
    </w:rPr>
  </w:style>
  <w:style w:type="character" w:customStyle="1" w:styleId="ListLabel9">
    <w:name w:val="ListLabel 9"/>
    <w:qFormat/>
    <w:rPr>
      <w:rFonts w:eastAsia="Arial" w:cs="Arial"/>
      <w:b/>
      <w:sz w:val="24"/>
      <w:szCs w:val="24"/>
      <w:u w:val="none"/>
    </w:rPr>
  </w:style>
  <w:style w:type="character" w:customStyle="1" w:styleId="ListLabel10">
    <w:name w:val="ListLabel 10"/>
    <w:qFormat/>
    <w:rPr>
      <w:rFonts w:eastAsia="Arial" w:cs="Arial"/>
      <w:b/>
      <w:sz w:val="24"/>
      <w:szCs w:val="24"/>
      <w:u w:val="none"/>
    </w:rPr>
  </w:style>
  <w:style w:type="character" w:customStyle="1" w:styleId="ListLabel11">
    <w:name w:val="ListLabel 11"/>
    <w:qFormat/>
    <w:rPr>
      <w:rFonts w:eastAsia="Arial" w:cs="Arial"/>
      <w:b/>
      <w:sz w:val="24"/>
      <w:szCs w:val="24"/>
      <w:u w:val="none"/>
    </w:rPr>
  </w:style>
  <w:style w:type="character" w:customStyle="1" w:styleId="ListLabel12">
    <w:name w:val="ListLabel 12"/>
    <w:qFormat/>
    <w:rPr>
      <w:rFonts w:eastAsia="Arial" w:cs="Arial"/>
      <w:b/>
      <w:sz w:val="24"/>
      <w:szCs w:val="24"/>
      <w:u w:val="none"/>
    </w:rPr>
  </w:style>
  <w:style w:type="character" w:customStyle="1" w:styleId="ListLabel13">
    <w:name w:val="ListLabel 13"/>
    <w:qFormat/>
    <w:rPr>
      <w:rFonts w:eastAsia="Arial" w:cs="Arial"/>
      <w:b/>
      <w:sz w:val="24"/>
      <w:szCs w:val="24"/>
      <w:u w:val="none"/>
    </w:rPr>
  </w:style>
  <w:style w:type="character" w:customStyle="1" w:styleId="ListLabel14">
    <w:name w:val="ListLabel 14"/>
    <w:qFormat/>
    <w:rPr>
      <w:rFonts w:eastAsia="Arial" w:cs="Arial"/>
      <w:b/>
      <w:sz w:val="24"/>
      <w:szCs w:val="24"/>
      <w:u w:val="none"/>
    </w:rPr>
  </w:style>
  <w:style w:type="character" w:customStyle="1" w:styleId="ListLabel15">
    <w:name w:val="ListLabel 15"/>
    <w:qFormat/>
    <w:rPr>
      <w:rFonts w:eastAsia="Arial" w:cs="Arial"/>
      <w:b/>
      <w:sz w:val="24"/>
      <w:szCs w:val="24"/>
      <w:u w:val="none"/>
    </w:rPr>
  </w:style>
  <w:style w:type="character" w:customStyle="1" w:styleId="ListLabel16">
    <w:name w:val="ListLabel 16"/>
    <w:qFormat/>
    <w:rPr>
      <w:rFonts w:eastAsia="Arial" w:cs="Arial"/>
      <w:b/>
      <w:sz w:val="24"/>
      <w:szCs w:val="24"/>
      <w:u w:val="none"/>
    </w:rPr>
  </w:style>
  <w:style w:type="character" w:customStyle="1" w:styleId="ListLabel17">
    <w:name w:val="ListLabel 17"/>
    <w:qFormat/>
    <w:rPr>
      <w:rFonts w:eastAsia="Arial" w:cs="Arial"/>
      <w:b/>
      <w:sz w:val="24"/>
      <w:szCs w:val="24"/>
      <w:u w:val="none"/>
    </w:rPr>
  </w:style>
  <w:style w:type="character" w:customStyle="1" w:styleId="ListLabel18">
    <w:name w:val="ListLabel 18"/>
    <w:qFormat/>
    <w:rPr>
      <w:rFonts w:eastAsia="Arial" w:cs="Arial"/>
      <w:b/>
      <w:sz w:val="24"/>
      <w:szCs w:val="24"/>
      <w:u w:val="none"/>
    </w:rPr>
  </w:style>
  <w:style w:type="character" w:customStyle="1" w:styleId="ListLabel19">
    <w:name w:val="ListLabel 19"/>
    <w:qFormat/>
    <w:rPr>
      <w:rFonts w:eastAsia="Arial" w:cs="Arial"/>
      <w:b/>
      <w:sz w:val="24"/>
      <w:szCs w:val="24"/>
      <w:u w:val="none"/>
    </w:rPr>
  </w:style>
  <w:style w:type="character" w:customStyle="1" w:styleId="ListLabel20">
    <w:name w:val="ListLabel 20"/>
    <w:qFormat/>
    <w:rPr>
      <w:rFonts w:eastAsia="Arial" w:cs="Arial"/>
      <w:b/>
      <w:sz w:val="24"/>
      <w:szCs w:val="24"/>
      <w:u w:val="none"/>
    </w:rPr>
  </w:style>
  <w:style w:type="character" w:customStyle="1" w:styleId="ListLabel21">
    <w:name w:val="ListLabel 21"/>
    <w:qFormat/>
    <w:rPr>
      <w:rFonts w:eastAsia="Arial" w:cs="Arial"/>
      <w:b/>
      <w:sz w:val="24"/>
      <w:szCs w:val="24"/>
      <w:u w:val="none"/>
    </w:rPr>
  </w:style>
  <w:style w:type="character" w:customStyle="1" w:styleId="ListLabel22">
    <w:name w:val="ListLabel 22"/>
    <w:qFormat/>
    <w:rPr>
      <w:rFonts w:eastAsia="Arial" w:cs="Arial"/>
      <w:b/>
      <w:sz w:val="24"/>
      <w:szCs w:val="24"/>
      <w:u w:val="none"/>
    </w:rPr>
  </w:style>
  <w:style w:type="character" w:customStyle="1" w:styleId="ListLabel23">
    <w:name w:val="ListLabel 23"/>
    <w:qFormat/>
    <w:rPr>
      <w:rFonts w:eastAsia="Arial" w:cs="Arial"/>
      <w:b/>
      <w:sz w:val="24"/>
      <w:szCs w:val="24"/>
      <w:u w:val="none"/>
    </w:rPr>
  </w:style>
  <w:style w:type="character" w:customStyle="1" w:styleId="ListLabel24">
    <w:name w:val="ListLabel 24"/>
    <w:qFormat/>
    <w:rPr>
      <w:rFonts w:eastAsia="Arial" w:cs="Arial"/>
      <w:b/>
      <w:sz w:val="24"/>
      <w:szCs w:val="24"/>
      <w:u w:val="none"/>
    </w:rPr>
  </w:style>
  <w:style w:type="character" w:customStyle="1" w:styleId="ListLabel25">
    <w:name w:val="ListLabel 25"/>
    <w:qFormat/>
    <w:rPr>
      <w:rFonts w:eastAsia="Arial" w:cs="Arial"/>
      <w:b/>
      <w:sz w:val="24"/>
      <w:szCs w:val="24"/>
      <w:u w:val="none"/>
    </w:rPr>
  </w:style>
  <w:style w:type="character" w:customStyle="1" w:styleId="ListLabel26">
    <w:name w:val="ListLabel 26"/>
    <w:qFormat/>
    <w:rPr>
      <w:rFonts w:eastAsia="Arial" w:cs="Arial"/>
      <w:b/>
      <w:sz w:val="24"/>
      <w:szCs w:val="24"/>
      <w:u w:val="none"/>
    </w:rPr>
  </w:style>
  <w:style w:type="character" w:customStyle="1" w:styleId="ListLabel27">
    <w:name w:val="ListLabel 27"/>
    <w:qFormat/>
    <w:rPr>
      <w:rFonts w:eastAsia="Arial" w:cs="Arial"/>
      <w:b/>
      <w:sz w:val="24"/>
      <w:szCs w:val="24"/>
      <w:u w:val="none"/>
    </w:rPr>
  </w:style>
  <w:style w:type="character" w:customStyle="1" w:styleId="ListLabel28">
    <w:name w:val="ListLabel 28"/>
    <w:qFormat/>
    <w:rPr>
      <w:rFonts w:eastAsia="Arial" w:cs="Arial"/>
      <w:b/>
      <w:sz w:val="24"/>
      <w:szCs w:val="24"/>
      <w:u w:val="none"/>
    </w:rPr>
  </w:style>
  <w:style w:type="character" w:customStyle="1" w:styleId="ListLabel29">
    <w:name w:val="ListLabel 29"/>
    <w:qFormat/>
    <w:rPr>
      <w:rFonts w:eastAsia="Arial" w:cs="Arial"/>
      <w:b/>
      <w:sz w:val="24"/>
      <w:szCs w:val="24"/>
      <w:u w:val="none"/>
    </w:rPr>
  </w:style>
  <w:style w:type="character" w:customStyle="1" w:styleId="ListLabel30">
    <w:name w:val="ListLabel 30"/>
    <w:qFormat/>
    <w:rPr>
      <w:rFonts w:eastAsia="Arial" w:cs="Arial"/>
      <w:b/>
      <w:sz w:val="24"/>
      <w:szCs w:val="24"/>
      <w:u w:val="none"/>
    </w:rPr>
  </w:style>
  <w:style w:type="character" w:customStyle="1" w:styleId="ListLabel31">
    <w:name w:val="ListLabel 31"/>
    <w:qFormat/>
    <w:rPr>
      <w:rFonts w:eastAsia="Arial" w:cs="Arial"/>
      <w:b/>
      <w:sz w:val="24"/>
      <w:szCs w:val="24"/>
      <w:u w:val="none"/>
    </w:rPr>
  </w:style>
  <w:style w:type="character" w:customStyle="1" w:styleId="ListLabel32">
    <w:name w:val="ListLabel 32"/>
    <w:qFormat/>
    <w:rPr>
      <w:rFonts w:eastAsia="Arial" w:cs="Arial"/>
      <w:b/>
      <w:sz w:val="24"/>
      <w:szCs w:val="24"/>
      <w:u w:val="none"/>
    </w:rPr>
  </w:style>
  <w:style w:type="character" w:customStyle="1" w:styleId="ListLabel33">
    <w:name w:val="ListLabel 33"/>
    <w:qFormat/>
    <w:rPr>
      <w:rFonts w:eastAsia="Arial" w:cs="Arial"/>
      <w:b/>
      <w:sz w:val="24"/>
      <w:szCs w:val="24"/>
      <w:u w:val="none"/>
    </w:rPr>
  </w:style>
  <w:style w:type="character" w:customStyle="1" w:styleId="ListLabel34">
    <w:name w:val="ListLabel 34"/>
    <w:qFormat/>
    <w:rPr>
      <w:rFonts w:eastAsia="Arial" w:cs="Arial"/>
      <w:b/>
      <w:sz w:val="24"/>
      <w:szCs w:val="24"/>
      <w:u w:val="none"/>
    </w:rPr>
  </w:style>
  <w:style w:type="character" w:customStyle="1" w:styleId="ListLabel35">
    <w:name w:val="ListLabel 35"/>
    <w:qFormat/>
    <w:rPr>
      <w:rFonts w:eastAsia="Arial" w:cs="Arial"/>
      <w:b/>
      <w:sz w:val="24"/>
      <w:szCs w:val="24"/>
      <w:u w:val="none"/>
    </w:rPr>
  </w:style>
  <w:style w:type="character" w:customStyle="1" w:styleId="ListLabel36">
    <w:name w:val="ListLabel 36"/>
    <w:qFormat/>
    <w:rPr>
      <w:rFonts w:eastAsia="Arial" w:cs="Arial"/>
      <w:b/>
      <w:sz w:val="24"/>
      <w:szCs w:val="24"/>
      <w:u w:val="none"/>
    </w:rPr>
  </w:style>
  <w:style w:type="character" w:customStyle="1" w:styleId="ListLabel37">
    <w:name w:val="ListLabel 37"/>
    <w:qFormat/>
    <w:rPr>
      <w:rFonts w:eastAsia="Arial" w:cs="Arial"/>
      <w:b/>
      <w:sz w:val="24"/>
      <w:szCs w:val="24"/>
      <w:u w:val="none"/>
    </w:rPr>
  </w:style>
  <w:style w:type="character" w:customStyle="1" w:styleId="ListLabel38">
    <w:name w:val="ListLabel 38"/>
    <w:qFormat/>
    <w:rPr>
      <w:rFonts w:eastAsia="Arial" w:cs="Arial"/>
      <w:b/>
      <w:sz w:val="24"/>
      <w:szCs w:val="24"/>
      <w:u w:val="none"/>
    </w:rPr>
  </w:style>
  <w:style w:type="character" w:customStyle="1" w:styleId="ListLabel39">
    <w:name w:val="ListLabel 39"/>
    <w:qFormat/>
    <w:rPr>
      <w:rFonts w:eastAsia="Arial" w:cs="Arial"/>
      <w:b/>
      <w:sz w:val="24"/>
      <w:szCs w:val="24"/>
      <w:u w:val="none"/>
    </w:rPr>
  </w:style>
  <w:style w:type="character" w:customStyle="1" w:styleId="ListLabel40">
    <w:name w:val="ListLabel 40"/>
    <w:qFormat/>
    <w:rPr>
      <w:rFonts w:eastAsia="Arial" w:cs="Arial"/>
      <w:b/>
      <w:sz w:val="24"/>
      <w:szCs w:val="24"/>
      <w:u w:val="none"/>
    </w:rPr>
  </w:style>
  <w:style w:type="character" w:customStyle="1" w:styleId="ListLabel41">
    <w:name w:val="ListLabel 41"/>
    <w:qFormat/>
    <w:rPr>
      <w:rFonts w:eastAsia="Arial" w:cs="Arial"/>
      <w:b/>
      <w:sz w:val="24"/>
      <w:szCs w:val="24"/>
      <w:u w:val="none"/>
    </w:rPr>
  </w:style>
  <w:style w:type="character" w:customStyle="1" w:styleId="ListLabel42">
    <w:name w:val="ListLabel 42"/>
    <w:qFormat/>
    <w:rPr>
      <w:rFonts w:eastAsia="Arial" w:cs="Arial"/>
      <w:b/>
      <w:sz w:val="24"/>
      <w:szCs w:val="24"/>
      <w:u w:val="none"/>
    </w:rPr>
  </w:style>
  <w:style w:type="character" w:customStyle="1" w:styleId="ListLabel43">
    <w:name w:val="ListLabel 43"/>
    <w:qFormat/>
    <w:rPr>
      <w:rFonts w:eastAsia="Arial" w:cs="Arial"/>
      <w:b/>
      <w:sz w:val="24"/>
      <w:szCs w:val="24"/>
      <w:u w:val="none"/>
    </w:rPr>
  </w:style>
  <w:style w:type="character" w:customStyle="1" w:styleId="ListLabel44">
    <w:name w:val="ListLabel 44"/>
    <w:qFormat/>
    <w:rPr>
      <w:rFonts w:eastAsia="Arial" w:cs="Arial"/>
      <w:b/>
      <w:sz w:val="24"/>
      <w:szCs w:val="24"/>
      <w:u w:val="none"/>
    </w:rPr>
  </w:style>
  <w:style w:type="character" w:customStyle="1" w:styleId="ListLabel45">
    <w:name w:val="ListLabel 45"/>
    <w:qFormat/>
    <w:rPr>
      <w:rFonts w:eastAsia="Arial" w:cs="Arial"/>
      <w:b/>
      <w:sz w:val="24"/>
      <w:szCs w:val="24"/>
      <w:u w:val="none"/>
    </w:rPr>
  </w:style>
  <w:style w:type="character" w:customStyle="1" w:styleId="ListLabel46">
    <w:name w:val="ListLabel 46"/>
    <w:qFormat/>
    <w:rPr>
      <w:rFonts w:eastAsia="Arial" w:cs="Arial"/>
      <w:b/>
      <w:sz w:val="24"/>
      <w:szCs w:val="24"/>
      <w:u w:val="none"/>
    </w:rPr>
  </w:style>
  <w:style w:type="character" w:customStyle="1" w:styleId="ListLabel47">
    <w:name w:val="ListLabel 47"/>
    <w:qFormat/>
    <w:rPr>
      <w:rFonts w:eastAsia="Arial" w:cs="Arial"/>
      <w:b w:val="0"/>
      <w:sz w:val="22"/>
      <w:szCs w:val="22"/>
    </w:rPr>
  </w:style>
  <w:style w:type="character" w:customStyle="1" w:styleId="ListLabel48">
    <w:name w:val="ListLabel 48"/>
    <w:qFormat/>
    <w:rPr>
      <w:rFonts w:eastAsia="Arial" w:cs="Arial"/>
      <w:b w:val="0"/>
      <w:sz w:val="22"/>
      <w:szCs w:val="22"/>
    </w:rPr>
  </w:style>
  <w:style w:type="character" w:customStyle="1" w:styleId="ListLabel49">
    <w:name w:val="ListLabel 49"/>
    <w:qFormat/>
    <w:rPr>
      <w:rFonts w:eastAsia="Arial" w:cs="Arial"/>
      <w:b w:val="0"/>
      <w:sz w:val="22"/>
      <w:szCs w:val="22"/>
    </w:rPr>
  </w:style>
  <w:style w:type="character" w:customStyle="1" w:styleId="ListLabel50">
    <w:name w:val="ListLabel 50"/>
    <w:qFormat/>
    <w:rPr>
      <w:rFonts w:eastAsia="Arial" w:cs="Arial"/>
      <w:b w:val="0"/>
      <w:sz w:val="22"/>
      <w:szCs w:val="22"/>
    </w:rPr>
  </w:style>
  <w:style w:type="character" w:customStyle="1" w:styleId="ListLabel51">
    <w:name w:val="ListLabel 51"/>
    <w:qFormat/>
    <w:rPr>
      <w:rFonts w:eastAsia="Arial" w:cs="Arial"/>
      <w:b w:val="0"/>
      <w:sz w:val="22"/>
      <w:szCs w:val="22"/>
    </w:rPr>
  </w:style>
  <w:style w:type="character" w:customStyle="1" w:styleId="ListLabel52">
    <w:name w:val="ListLabel 52"/>
    <w:qFormat/>
    <w:rPr>
      <w:rFonts w:eastAsia="Arial" w:cs="Arial"/>
      <w:b w:val="0"/>
      <w:sz w:val="22"/>
      <w:szCs w:val="22"/>
    </w:rPr>
  </w:style>
  <w:style w:type="character" w:customStyle="1" w:styleId="ListLabel53">
    <w:name w:val="ListLabel 53"/>
    <w:qFormat/>
    <w:rPr>
      <w:rFonts w:eastAsia="Arial" w:cs="Arial"/>
      <w:b w:val="0"/>
      <w:sz w:val="22"/>
      <w:szCs w:val="22"/>
    </w:rPr>
  </w:style>
  <w:style w:type="character" w:customStyle="1" w:styleId="ListLabel54">
    <w:name w:val="ListLabel 54"/>
    <w:qFormat/>
    <w:rPr>
      <w:rFonts w:eastAsia="Arial" w:cs="Arial"/>
      <w:b w:val="0"/>
      <w:sz w:val="22"/>
      <w:szCs w:val="22"/>
    </w:rPr>
  </w:style>
  <w:style w:type="character" w:customStyle="1" w:styleId="ListLabel55">
    <w:name w:val="ListLabel 55"/>
    <w:qFormat/>
    <w:rPr>
      <w:rFonts w:eastAsia="Arial" w:cs="Arial"/>
      <w:b w:val="0"/>
      <w:sz w:val="22"/>
      <w:szCs w:val="22"/>
    </w:rPr>
  </w:style>
  <w:style w:type="character" w:customStyle="1" w:styleId="ListLabel56">
    <w:name w:val="ListLabel 56"/>
    <w:qFormat/>
    <w:rPr>
      <w:rFonts w:eastAsia="Arial" w:cs="Arial"/>
      <w:b/>
      <w:sz w:val="24"/>
      <w:szCs w:val="24"/>
      <w:u w:val="none"/>
    </w:rPr>
  </w:style>
  <w:style w:type="character" w:customStyle="1" w:styleId="ListLabel57">
    <w:name w:val="ListLabel 57"/>
    <w:qFormat/>
    <w:rPr>
      <w:rFonts w:eastAsia="Arial" w:cs="Arial"/>
      <w:b/>
      <w:sz w:val="24"/>
      <w:szCs w:val="24"/>
      <w:u w:val="none"/>
    </w:rPr>
  </w:style>
  <w:style w:type="character" w:customStyle="1" w:styleId="ListLabel58">
    <w:name w:val="ListLabel 58"/>
    <w:qFormat/>
    <w:rPr>
      <w:rFonts w:eastAsia="Arial" w:cs="Arial"/>
      <w:b/>
      <w:sz w:val="24"/>
      <w:szCs w:val="24"/>
      <w:u w:val="none"/>
    </w:rPr>
  </w:style>
  <w:style w:type="character" w:customStyle="1" w:styleId="ListLabel59">
    <w:name w:val="ListLabel 59"/>
    <w:qFormat/>
    <w:rPr>
      <w:rFonts w:eastAsia="Arial" w:cs="Arial"/>
      <w:b/>
      <w:sz w:val="24"/>
      <w:szCs w:val="24"/>
      <w:u w:val="none"/>
    </w:rPr>
  </w:style>
  <w:style w:type="character" w:customStyle="1" w:styleId="ListLabel60">
    <w:name w:val="ListLabel 60"/>
    <w:qFormat/>
    <w:rPr>
      <w:rFonts w:eastAsia="Arial" w:cs="Arial"/>
      <w:b/>
      <w:sz w:val="24"/>
      <w:szCs w:val="24"/>
      <w:u w:val="none"/>
    </w:rPr>
  </w:style>
  <w:style w:type="character" w:customStyle="1" w:styleId="ListLabel61">
    <w:name w:val="ListLabel 61"/>
    <w:qFormat/>
    <w:rPr>
      <w:rFonts w:eastAsia="Arial" w:cs="Arial"/>
      <w:b/>
      <w:sz w:val="24"/>
      <w:szCs w:val="24"/>
      <w:u w:val="none"/>
    </w:rPr>
  </w:style>
  <w:style w:type="character" w:customStyle="1" w:styleId="ListLabel62">
    <w:name w:val="ListLabel 62"/>
    <w:qFormat/>
    <w:rPr>
      <w:rFonts w:eastAsia="Arial" w:cs="Arial"/>
      <w:b/>
      <w:sz w:val="24"/>
      <w:szCs w:val="24"/>
      <w:u w:val="none"/>
    </w:rPr>
  </w:style>
  <w:style w:type="character" w:customStyle="1" w:styleId="ListLabel63">
    <w:name w:val="ListLabel 63"/>
    <w:qFormat/>
    <w:rPr>
      <w:rFonts w:eastAsia="Arial" w:cs="Arial"/>
      <w:b/>
      <w:sz w:val="24"/>
      <w:szCs w:val="24"/>
      <w:u w:val="none"/>
    </w:rPr>
  </w:style>
  <w:style w:type="character" w:customStyle="1" w:styleId="ListLabel64">
    <w:name w:val="ListLabel 64"/>
    <w:qFormat/>
    <w:rPr>
      <w:rFonts w:eastAsia="Arial" w:cs="Arial"/>
      <w:b/>
      <w:sz w:val="24"/>
      <w:szCs w:val="24"/>
      <w:u w:val="none"/>
    </w:rPr>
  </w:style>
  <w:style w:type="character" w:customStyle="1" w:styleId="ListLabel65">
    <w:name w:val="ListLabel 65"/>
    <w:qFormat/>
    <w:rPr>
      <w:rFonts w:eastAsia="Arial" w:cs="Arial"/>
      <w:b w:val="0"/>
      <w:sz w:val="22"/>
      <w:szCs w:val="22"/>
    </w:rPr>
  </w:style>
  <w:style w:type="character" w:customStyle="1" w:styleId="ListLabel66">
    <w:name w:val="ListLabel 66"/>
    <w:qFormat/>
    <w:rPr>
      <w:rFonts w:eastAsia="Arial" w:cs="Arial"/>
      <w:b w:val="0"/>
      <w:sz w:val="22"/>
      <w:szCs w:val="22"/>
    </w:rPr>
  </w:style>
  <w:style w:type="character" w:customStyle="1" w:styleId="ListLabel67">
    <w:name w:val="ListLabel 67"/>
    <w:qFormat/>
    <w:rPr>
      <w:rFonts w:eastAsia="Arial" w:cs="Arial"/>
      <w:b w:val="0"/>
      <w:sz w:val="22"/>
      <w:szCs w:val="22"/>
    </w:rPr>
  </w:style>
  <w:style w:type="character" w:customStyle="1" w:styleId="ListLabel68">
    <w:name w:val="ListLabel 68"/>
    <w:qFormat/>
    <w:rPr>
      <w:rFonts w:eastAsia="Arial" w:cs="Arial"/>
      <w:b w:val="0"/>
      <w:sz w:val="22"/>
      <w:szCs w:val="22"/>
    </w:rPr>
  </w:style>
  <w:style w:type="character" w:customStyle="1" w:styleId="ListLabel69">
    <w:name w:val="ListLabel 69"/>
    <w:qFormat/>
    <w:rPr>
      <w:rFonts w:eastAsia="Arial" w:cs="Arial"/>
      <w:b w:val="0"/>
      <w:sz w:val="22"/>
      <w:szCs w:val="22"/>
    </w:rPr>
  </w:style>
  <w:style w:type="character" w:customStyle="1" w:styleId="ListLabel70">
    <w:name w:val="ListLabel 70"/>
    <w:qFormat/>
    <w:rPr>
      <w:rFonts w:eastAsia="Arial" w:cs="Arial"/>
      <w:b w:val="0"/>
      <w:sz w:val="22"/>
      <w:szCs w:val="22"/>
    </w:rPr>
  </w:style>
  <w:style w:type="character" w:customStyle="1" w:styleId="ListLabel71">
    <w:name w:val="ListLabel 71"/>
    <w:qFormat/>
    <w:rPr>
      <w:rFonts w:eastAsia="Arial" w:cs="Arial"/>
      <w:b w:val="0"/>
      <w:sz w:val="22"/>
      <w:szCs w:val="22"/>
    </w:rPr>
  </w:style>
  <w:style w:type="character" w:customStyle="1" w:styleId="ListLabel72">
    <w:name w:val="ListLabel 72"/>
    <w:qFormat/>
    <w:rPr>
      <w:rFonts w:eastAsia="Arial" w:cs="Arial"/>
      <w:b w:val="0"/>
      <w:sz w:val="22"/>
      <w:szCs w:val="22"/>
    </w:rPr>
  </w:style>
  <w:style w:type="character" w:customStyle="1" w:styleId="ListLabel73">
    <w:name w:val="ListLabel 73"/>
    <w:qFormat/>
    <w:rPr>
      <w:rFonts w:eastAsia="Arial" w:cs="Arial"/>
      <w:b w:val="0"/>
      <w:sz w:val="22"/>
      <w:szCs w:val="22"/>
    </w:rPr>
  </w:style>
  <w:style w:type="character" w:customStyle="1" w:styleId="ListLabel74">
    <w:name w:val="ListLabel 74"/>
    <w:qFormat/>
    <w:rPr>
      <w:rFonts w:eastAsia="Arial" w:cs="Arial"/>
      <w:b w:val="0"/>
      <w:sz w:val="22"/>
      <w:szCs w:val="22"/>
    </w:rPr>
  </w:style>
  <w:style w:type="character" w:customStyle="1" w:styleId="ListLabel75">
    <w:name w:val="ListLabel 75"/>
    <w:qFormat/>
    <w:rPr>
      <w:rFonts w:eastAsia="Arial" w:cs="Arial"/>
      <w:b w:val="0"/>
      <w:sz w:val="22"/>
      <w:szCs w:val="22"/>
    </w:rPr>
  </w:style>
  <w:style w:type="character" w:customStyle="1" w:styleId="ListLabel76">
    <w:name w:val="ListLabel 76"/>
    <w:qFormat/>
    <w:rPr>
      <w:rFonts w:eastAsia="Arial" w:cs="Arial"/>
      <w:b w:val="0"/>
      <w:sz w:val="22"/>
      <w:szCs w:val="22"/>
    </w:rPr>
  </w:style>
  <w:style w:type="character" w:customStyle="1" w:styleId="ListLabel77">
    <w:name w:val="ListLabel 77"/>
    <w:qFormat/>
    <w:rPr>
      <w:rFonts w:eastAsia="Arial" w:cs="Arial"/>
      <w:b w:val="0"/>
      <w:sz w:val="22"/>
      <w:szCs w:val="22"/>
    </w:rPr>
  </w:style>
  <w:style w:type="character" w:customStyle="1" w:styleId="ListLabel78">
    <w:name w:val="ListLabel 78"/>
    <w:qFormat/>
    <w:rPr>
      <w:rFonts w:eastAsia="Arial" w:cs="Arial"/>
      <w:b w:val="0"/>
      <w:sz w:val="22"/>
      <w:szCs w:val="22"/>
    </w:rPr>
  </w:style>
  <w:style w:type="character" w:customStyle="1" w:styleId="ListLabel79">
    <w:name w:val="ListLabel 79"/>
    <w:qFormat/>
    <w:rPr>
      <w:rFonts w:eastAsia="Arial" w:cs="Arial"/>
      <w:b w:val="0"/>
      <w:sz w:val="22"/>
      <w:szCs w:val="22"/>
    </w:rPr>
  </w:style>
  <w:style w:type="character" w:customStyle="1" w:styleId="ListLabel80">
    <w:name w:val="ListLabel 80"/>
    <w:qFormat/>
    <w:rPr>
      <w:rFonts w:eastAsia="Arial" w:cs="Arial"/>
      <w:b w:val="0"/>
      <w:sz w:val="22"/>
      <w:szCs w:val="22"/>
    </w:rPr>
  </w:style>
  <w:style w:type="character" w:customStyle="1" w:styleId="ListLabel81">
    <w:name w:val="ListLabel 81"/>
    <w:qFormat/>
    <w:rPr>
      <w:rFonts w:eastAsia="Arial" w:cs="Arial"/>
      <w:b w:val="0"/>
      <w:sz w:val="22"/>
      <w:szCs w:val="22"/>
    </w:rPr>
  </w:style>
  <w:style w:type="character" w:customStyle="1" w:styleId="ListLabel82">
    <w:name w:val="ListLabel 82"/>
    <w:qFormat/>
    <w:rPr>
      <w:rFonts w:eastAsia="Arial" w:cs="Arial"/>
      <w:b w:val="0"/>
      <w:sz w:val="22"/>
      <w:szCs w:val="22"/>
    </w:rPr>
  </w:style>
  <w:style w:type="character" w:customStyle="1" w:styleId="ListLabel83">
    <w:name w:val="ListLabel 83"/>
    <w:qFormat/>
    <w:rPr>
      <w:rFonts w:eastAsia="Arial" w:cs="Arial"/>
      <w:b w:val="0"/>
      <w:sz w:val="22"/>
      <w:szCs w:val="22"/>
    </w:rPr>
  </w:style>
  <w:style w:type="character" w:customStyle="1" w:styleId="ListLabel84">
    <w:name w:val="ListLabel 84"/>
    <w:qFormat/>
    <w:rPr>
      <w:rFonts w:eastAsia="Arial" w:cs="Arial"/>
      <w:b w:val="0"/>
      <w:sz w:val="22"/>
      <w:szCs w:val="22"/>
    </w:rPr>
  </w:style>
  <w:style w:type="character" w:customStyle="1" w:styleId="ListLabel85">
    <w:name w:val="ListLabel 85"/>
    <w:qFormat/>
    <w:rPr>
      <w:rFonts w:eastAsia="Arial" w:cs="Arial"/>
      <w:b w:val="0"/>
      <w:sz w:val="22"/>
      <w:szCs w:val="22"/>
    </w:rPr>
  </w:style>
  <w:style w:type="character" w:customStyle="1" w:styleId="ListLabel86">
    <w:name w:val="ListLabel 86"/>
    <w:qFormat/>
    <w:rPr>
      <w:rFonts w:eastAsia="Arial" w:cs="Arial"/>
      <w:b w:val="0"/>
      <w:sz w:val="22"/>
      <w:szCs w:val="22"/>
    </w:rPr>
  </w:style>
  <w:style w:type="character" w:customStyle="1" w:styleId="ListLabel87">
    <w:name w:val="ListLabel 87"/>
    <w:qFormat/>
    <w:rPr>
      <w:rFonts w:eastAsia="Arial" w:cs="Arial"/>
      <w:b/>
      <w:sz w:val="24"/>
      <w:szCs w:val="24"/>
      <w:u w:val="none"/>
    </w:rPr>
  </w:style>
  <w:style w:type="character" w:customStyle="1" w:styleId="ListLabel88">
    <w:name w:val="ListLabel 88"/>
    <w:qFormat/>
    <w:rPr>
      <w:rFonts w:eastAsia="Arial" w:cs="Arial"/>
      <w:b/>
      <w:sz w:val="24"/>
      <w:szCs w:val="24"/>
      <w:u w:val="none"/>
    </w:rPr>
  </w:style>
  <w:style w:type="character" w:customStyle="1" w:styleId="ListLabel89">
    <w:name w:val="ListLabel 89"/>
    <w:qFormat/>
    <w:rPr>
      <w:rFonts w:eastAsia="Arial" w:cs="Arial"/>
      <w:b/>
      <w:sz w:val="24"/>
      <w:szCs w:val="24"/>
      <w:u w:val="none"/>
    </w:rPr>
  </w:style>
  <w:style w:type="character" w:customStyle="1" w:styleId="ListLabel90">
    <w:name w:val="ListLabel 90"/>
    <w:qFormat/>
    <w:rPr>
      <w:rFonts w:eastAsia="Arial" w:cs="Arial"/>
      <w:b/>
      <w:sz w:val="24"/>
      <w:szCs w:val="24"/>
      <w:u w:val="none"/>
    </w:rPr>
  </w:style>
  <w:style w:type="character" w:customStyle="1" w:styleId="ListLabel91">
    <w:name w:val="ListLabel 91"/>
    <w:qFormat/>
    <w:rPr>
      <w:rFonts w:eastAsia="Arial" w:cs="Arial"/>
      <w:b/>
      <w:sz w:val="24"/>
      <w:szCs w:val="24"/>
      <w:u w:val="none"/>
    </w:rPr>
  </w:style>
  <w:style w:type="character" w:customStyle="1" w:styleId="ListLabel92">
    <w:name w:val="ListLabel 92"/>
    <w:qFormat/>
    <w:rPr>
      <w:rFonts w:eastAsia="Arial" w:cs="Arial"/>
      <w:b/>
      <w:sz w:val="24"/>
      <w:szCs w:val="24"/>
      <w:u w:val="none"/>
    </w:rPr>
  </w:style>
  <w:style w:type="character" w:customStyle="1" w:styleId="ListLabel93">
    <w:name w:val="ListLabel 93"/>
    <w:qFormat/>
    <w:rPr>
      <w:rFonts w:eastAsia="Arial" w:cs="Arial"/>
      <w:b/>
      <w:sz w:val="24"/>
      <w:szCs w:val="24"/>
      <w:u w:val="none"/>
    </w:rPr>
  </w:style>
  <w:style w:type="character" w:customStyle="1" w:styleId="ListLabel94">
    <w:name w:val="ListLabel 94"/>
    <w:qFormat/>
    <w:rPr>
      <w:rFonts w:eastAsia="Arial" w:cs="Arial"/>
      <w:b/>
      <w:sz w:val="24"/>
      <w:szCs w:val="24"/>
      <w:u w:val="none"/>
    </w:rPr>
  </w:style>
  <w:style w:type="character" w:customStyle="1" w:styleId="ListLabel95">
    <w:name w:val="ListLabel 95"/>
    <w:qFormat/>
    <w:rPr>
      <w:rFonts w:eastAsia="Arial" w:cs="Arial"/>
      <w:b/>
      <w:sz w:val="24"/>
      <w:szCs w:val="24"/>
      <w:u w:val="none"/>
    </w:rPr>
  </w:style>
  <w:style w:type="character" w:customStyle="1" w:styleId="ListLabel96">
    <w:name w:val="ListLabel 96"/>
    <w:qFormat/>
    <w:rPr>
      <w:rFonts w:eastAsia="Arial" w:cs="Arial"/>
      <w:b/>
      <w:sz w:val="24"/>
      <w:szCs w:val="24"/>
      <w:u w:val="none"/>
    </w:rPr>
  </w:style>
  <w:style w:type="character" w:customStyle="1" w:styleId="ListLabel97">
    <w:name w:val="ListLabel 97"/>
    <w:qFormat/>
    <w:rPr>
      <w:rFonts w:ascii="Consolas" w:eastAsia="Arial" w:hAnsi="Consolas" w:cs="Arial"/>
      <w:b/>
      <w:sz w:val="20"/>
      <w:szCs w:val="24"/>
      <w:u w:val="none"/>
    </w:rPr>
  </w:style>
  <w:style w:type="character" w:customStyle="1" w:styleId="ListLabel98">
    <w:name w:val="ListLabel 98"/>
    <w:qFormat/>
    <w:rPr>
      <w:rFonts w:eastAsia="Arial" w:cs="Arial"/>
      <w:b/>
      <w:sz w:val="24"/>
      <w:szCs w:val="24"/>
      <w:u w:val="none"/>
    </w:rPr>
  </w:style>
  <w:style w:type="character" w:customStyle="1" w:styleId="ListLabel99">
    <w:name w:val="ListLabel 99"/>
    <w:qFormat/>
    <w:rPr>
      <w:rFonts w:eastAsia="Arial" w:cs="Arial"/>
      <w:b/>
      <w:sz w:val="24"/>
      <w:szCs w:val="24"/>
      <w:u w:val="none"/>
    </w:rPr>
  </w:style>
  <w:style w:type="character" w:customStyle="1" w:styleId="ListLabel100">
    <w:name w:val="ListLabel 100"/>
    <w:qFormat/>
    <w:rPr>
      <w:rFonts w:eastAsia="Arial" w:cs="Arial"/>
      <w:b/>
      <w:sz w:val="24"/>
      <w:szCs w:val="24"/>
      <w:u w:val="none"/>
    </w:rPr>
  </w:style>
  <w:style w:type="character" w:customStyle="1" w:styleId="ListLabel101">
    <w:name w:val="ListLabel 101"/>
    <w:qFormat/>
    <w:rPr>
      <w:rFonts w:eastAsia="Arial" w:cs="Arial"/>
      <w:b/>
      <w:sz w:val="24"/>
      <w:szCs w:val="24"/>
      <w:u w:val="none"/>
    </w:rPr>
  </w:style>
  <w:style w:type="character" w:customStyle="1" w:styleId="ListLabel102">
    <w:name w:val="ListLabel 102"/>
    <w:qFormat/>
    <w:rPr>
      <w:rFonts w:eastAsia="Arial" w:cs="Arial"/>
      <w:b/>
      <w:sz w:val="24"/>
      <w:szCs w:val="24"/>
      <w:u w:val="none"/>
    </w:rPr>
  </w:style>
  <w:style w:type="character" w:customStyle="1" w:styleId="ListLabel103">
    <w:name w:val="ListLabel 103"/>
    <w:qFormat/>
    <w:rPr>
      <w:rFonts w:eastAsia="Arial" w:cs="Arial"/>
      <w:b/>
      <w:sz w:val="24"/>
      <w:szCs w:val="24"/>
      <w:u w:val="none"/>
    </w:rPr>
  </w:style>
  <w:style w:type="character" w:customStyle="1" w:styleId="ListLabel104">
    <w:name w:val="ListLabel 104"/>
    <w:qFormat/>
    <w:rPr>
      <w:rFonts w:eastAsia="Arial" w:cs="Arial"/>
      <w:b/>
      <w:sz w:val="24"/>
      <w:szCs w:val="24"/>
      <w:u w:val="none"/>
    </w:rPr>
  </w:style>
  <w:style w:type="character" w:customStyle="1" w:styleId="ListLabel105">
    <w:name w:val="ListLabel 105"/>
    <w:qFormat/>
    <w:rPr>
      <w:rFonts w:eastAsia="Arial" w:cs="Arial"/>
      <w:b w:val="0"/>
      <w:sz w:val="22"/>
      <w:szCs w:val="22"/>
    </w:rPr>
  </w:style>
  <w:style w:type="character" w:customStyle="1" w:styleId="ListLabel106">
    <w:name w:val="ListLabel 106"/>
    <w:qFormat/>
    <w:rPr>
      <w:rFonts w:eastAsia="Arial" w:cs="Arial"/>
      <w:b w:val="0"/>
      <w:sz w:val="22"/>
      <w:szCs w:val="22"/>
    </w:rPr>
  </w:style>
  <w:style w:type="character" w:customStyle="1" w:styleId="ListLabel107">
    <w:name w:val="ListLabel 107"/>
    <w:qFormat/>
    <w:rPr>
      <w:b w:val="0"/>
    </w:rPr>
  </w:style>
  <w:style w:type="character" w:customStyle="1" w:styleId="ListLabel108">
    <w:name w:val="ListLabel 108"/>
    <w:qFormat/>
    <w:rPr>
      <w:rFonts w:eastAsia="Arial" w:cs="Arial"/>
      <w:b w:val="0"/>
      <w:sz w:val="18"/>
      <w:szCs w:val="18"/>
      <w:u w:val="none"/>
    </w:rPr>
  </w:style>
  <w:style w:type="character" w:customStyle="1" w:styleId="ListLabel109">
    <w:name w:val="ListLabel 109"/>
    <w:qFormat/>
    <w:rPr>
      <w:rFonts w:eastAsia="Arial" w:cs="Arial"/>
      <w:b w:val="0"/>
      <w:sz w:val="18"/>
      <w:szCs w:val="18"/>
      <w:u w:val="none"/>
    </w:rPr>
  </w:style>
  <w:style w:type="character" w:customStyle="1" w:styleId="ListLabel110">
    <w:name w:val="ListLabel 110"/>
    <w:qFormat/>
    <w:rPr>
      <w:rFonts w:eastAsia="Arial" w:cs="Arial"/>
      <w:b w:val="0"/>
      <w:sz w:val="18"/>
      <w:szCs w:val="18"/>
      <w:u w:val="none"/>
    </w:rPr>
  </w:style>
  <w:style w:type="character" w:customStyle="1" w:styleId="ListLabel111">
    <w:name w:val="ListLabel 111"/>
    <w:qFormat/>
    <w:rPr>
      <w:rFonts w:eastAsia="Arial" w:cs="Arial"/>
      <w:b w:val="0"/>
      <w:sz w:val="18"/>
      <w:szCs w:val="18"/>
      <w:u w:val="none"/>
    </w:rPr>
  </w:style>
  <w:style w:type="character" w:customStyle="1" w:styleId="ListLabel112">
    <w:name w:val="ListLabel 112"/>
    <w:qFormat/>
    <w:rPr>
      <w:rFonts w:eastAsia="Arial" w:cs="Arial"/>
      <w:b w:val="0"/>
      <w:sz w:val="18"/>
      <w:szCs w:val="18"/>
      <w:u w:val="none"/>
    </w:rPr>
  </w:style>
  <w:style w:type="character" w:customStyle="1" w:styleId="ListLabel113">
    <w:name w:val="ListLabel 113"/>
    <w:qFormat/>
    <w:rPr>
      <w:rFonts w:eastAsia="Arial" w:cs="Arial"/>
      <w:b w:val="0"/>
      <w:sz w:val="18"/>
      <w:szCs w:val="18"/>
      <w:u w:val="none"/>
    </w:rPr>
  </w:style>
  <w:style w:type="character" w:customStyle="1" w:styleId="ListLabel114">
    <w:name w:val="ListLabel 114"/>
    <w:qFormat/>
    <w:rPr>
      <w:rFonts w:eastAsia="Arial" w:cs="Arial"/>
      <w:b w:val="0"/>
      <w:sz w:val="18"/>
      <w:szCs w:val="18"/>
      <w:u w:val="none"/>
    </w:rPr>
  </w:style>
  <w:style w:type="character" w:customStyle="1" w:styleId="ListLabel115">
    <w:name w:val="ListLabel 115"/>
    <w:qFormat/>
    <w:rPr>
      <w:rFonts w:eastAsia="Arial" w:cs="Arial"/>
      <w:b w:val="0"/>
      <w:sz w:val="18"/>
      <w:szCs w:val="18"/>
      <w:u w:val="none"/>
    </w:rPr>
  </w:style>
  <w:style w:type="character" w:customStyle="1" w:styleId="ListLabel116">
    <w:name w:val="ListLabel 116"/>
    <w:qFormat/>
    <w:rPr>
      <w:rFonts w:eastAsia="Arial" w:cs="Arial"/>
      <w:b w:val="0"/>
      <w:sz w:val="18"/>
      <w:szCs w:val="18"/>
      <w:u w:val="none"/>
    </w:rPr>
  </w:style>
  <w:style w:type="character" w:customStyle="1" w:styleId="ListLabel117">
    <w:name w:val="ListLabel 117"/>
    <w:qFormat/>
    <w:rPr>
      <w:rFonts w:eastAsia="Arial" w:cs="Arial"/>
      <w:b/>
      <w:sz w:val="24"/>
      <w:szCs w:val="24"/>
      <w:u w:val="none"/>
    </w:rPr>
  </w:style>
  <w:style w:type="character" w:customStyle="1" w:styleId="ListLabel118">
    <w:name w:val="ListLabel 118"/>
    <w:qFormat/>
    <w:rPr>
      <w:rFonts w:ascii="Consolas" w:eastAsia="Arial" w:hAnsi="Consolas" w:cs="Arial"/>
      <w:b/>
      <w:sz w:val="20"/>
      <w:szCs w:val="24"/>
      <w:u w:val="none"/>
    </w:rPr>
  </w:style>
  <w:style w:type="character" w:customStyle="1" w:styleId="ListLabel119">
    <w:name w:val="ListLabel 119"/>
    <w:qFormat/>
    <w:rPr>
      <w:rFonts w:eastAsia="Arial" w:cs="Arial"/>
      <w:b/>
      <w:sz w:val="24"/>
      <w:szCs w:val="24"/>
      <w:u w:val="none"/>
    </w:rPr>
  </w:style>
  <w:style w:type="character" w:customStyle="1" w:styleId="ListLabel120">
    <w:name w:val="ListLabel 120"/>
    <w:qFormat/>
    <w:rPr>
      <w:rFonts w:eastAsia="Arial" w:cs="Arial"/>
      <w:b/>
      <w:sz w:val="24"/>
      <w:szCs w:val="24"/>
      <w:u w:val="none"/>
    </w:rPr>
  </w:style>
  <w:style w:type="character" w:customStyle="1" w:styleId="ListLabel121">
    <w:name w:val="ListLabel 121"/>
    <w:qFormat/>
    <w:rPr>
      <w:rFonts w:eastAsia="Arial" w:cs="Arial"/>
      <w:b/>
      <w:sz w:val="24"/>
      <w:szCs w:val="24"/>
      <w:u w:val="none"/>
    </w:rPr>
  </w:style>
  <w:style w:type="character" w:customStyle="1" w:styleId="ListLabel122">
    <w:name w:val="ListLabel 122"/>
    <w:qFormat/>
    <w:rPr>
      <w:rFonts w:eastAsia="Arial" w:cs="Arial"/>
      <w:b/>
      <w:sz w:val="24"/>
      <w:szCs w:val="24"/>
      <w:u w:val="none"/>
    </w:rPr>
  </w:style>
  <w:style w:type="character" w:customStyle="1" w:styleId="ListLabel123">
    <w:name w:val="ListLabel 123"/>
    <w:qFormat/>
    <w:rPr>
      <w:rFonts w:eastAsia="Arial" w:cs="Arial"/>
      <w:b/>
      <w:sz w:val="24"/>
      <w:szCs w:val="24"/>
      <w:u w:val="none"/>
    </w:rPr>
  </w:style>
  <w:style w:type="character" w:customStyle="1" w:styleId="ListLabel124">
    <w:name w:val="ListLabel 124"/>
    <w:qFormat/>
    <w:rPr>
      <w:rFonts w:eastAsia="Arial" w:cs="Arial"/>
      <w:b/>
      <w:sz w:val="24"/>
      <w:szCs w:val="24"/>
      <w:u w:val="none"/>
    </w:rPr>
  </w:style>
  <w:style w:type="character" w:customStyle="1" w:styleId="ListLabel125">
    <w:name w:val="ListLabel 125"/>
    <w:qFormat/>
    <w:rPr>
      <w:rFonts w:eastAsia="Arial" w:cs="Arial"/>
      <w:b/>
      <w:sz w:val="24"/>
      <w:szCs w:val="24"/>
      <w:u w:val="none"/>
    </w:rPr>
  </w:style>
  <w:style w:type="character" w:customStyle="1" w:styleId="ListLabel126">
    <w:name w:val="ListLabel 126"/>
    <w:qFormat/>
    <w:rPr>
      <w:rFonts w:eastAsia="Calibri" w:cs="Calibri"/>
      <w:b/>
      <w:sz w:val="24"/>
      <w:szCs w:val="24"/>
      <w:u w:val="none"/>
    </w:rPr>
  </w:style>
  <w:style w:type="character" w:customStyle="1" w:styleId="ListLabel127">
    <w:name w:val="ListLabel 127"/>
    <w:qFormat/>
    <w:rPr>
      <w:rFonts w:eastAsia="Calibri" w:cs="Calibri"/>
      <w:b/>
      <w:sz w:val="24"/>
      <w:szCs w:val="24"/>
      <w:u w:val="none"/>
    </w:rPr>
  </w:style>
  <w:style w:type="character" w:customStyle="1" w:styleId="ListLabel128">
    <w:name w:val="ListLabel 128"/>
    <w:qFormat/>
    <w:rPr>
      <w:rFonts w:eastAsia="Calibri" w:cs="Calibri"/>
      <w:b/>
      <w:sz w:val="24"/>
      <w:szCs w:val="24"/>
      <w:u w:val="none"/>
    </w:rPr>
  </w:style>
  <w:style w:type="character" w:customStyle="1" w:styleId="ListLabel129">
    <w:name w:val="ListLabel 129"/>
    <w:qFormat/>
    <w:rPr>
      <w:rFonts w:eastAsia="Calibri" w:cs="Calibri"/>
      <w:b/>
      <w:sz w:val="24"/>
      <w:szCs w:val="24"/>
      <w:u w:val="none"/>
    </w:rPr>
  </w:style>
  <w:style w:type="character" w:customStyle="1" w:styleId="ListLabel130">
    <w:name w:val="ListLabel 130"/>
    <w:qFormat/>
    <w:rPr>
      <w:rFonts w:eastAsia="Calibri" w:cs="Calibri"/>
      <w:b/>
      <w:sz w:val="24"/>
      <w:szCs w:val="24"/>
      <w:u w:val="none"/>
    </w:rPr>
  </w:style>
  <w:style w:type="character" w:customStyle="1" w:styleId="ListLabel131">
    <w:name w:val="ListLabel 131"/>
    <w:qFormat/>
    <w:rPr>
      <w:rFonts w:eastAsia="Calibri" w:cs="Calibri"/>
      <w:b/>
      <w:sz w:val="24"/>
      <w:szCs w:val="24"/>
      <w:u w:val="none"/>
    </w:rPr>
  </w:style>
  <w:style w:type="character" w:customStyle="1" w:styleId="ListLabel132">
    <w:name w:val="ListLabel 132"/>
    <w:qFormat/>
    <w:rPr>
      <w:rFonts w:eastAsia="Calibri" w:cs="Calibri"/>
      <w:b/>
      <w:sz w:val="24"/>
      <w:szCs w:val="24"/>
      <w:u w:val="none"/>
    </w:rPr>
  </w:style>
  <w:style w:type="character" w:customStyle="1" w:styleId="ListLabel133">
    <w:name w:val="ListLabel 133"/>
    <w:qFormat/>
    <w:rPr>
      <w:rFonts w:eastAsia="Calibri" w:cs="Calibri"/>
      <w:b/>
      <w:sz w:val="24"/>
      <w:szCs w:val="24"/>
      <w:u w:val="none"/>
    </w:rPr>
  </w:style>
  <w:style w:type="character" w:customStyle="1" w:styleId="ListLabel134">
    <w:name w:val="ListLabel 134"/>
    <w:qFormat/>
    <w:rPr>
      <w:rFonts w:eastAsia="Calibri" w:cs="Calibri"/>
      <w:b/>
      <w:sz w:val="24"/>
      <w:szCs w:val="24"/>
      <w:u w:val="none"/>
    </w:rPr>
  </w:style>
  <w:style w:type="character" w:customStyle="1" w:styleId="ListLabel135">
    <w:name w:val="ListLabel 135"/>
    <w:qFormat/>
    <w:rPr>
      <w:rFonts w:eastAsia="Arial" w:cs="Arial"/>
      <w:b/>
      <w:sz w:val="24"/>
      <w:szCs w:val="24"/>
      <w:u w:val="none"/>
    </w:rPr>
  </w:style>
  <w:style w:type="character" w:customStyle="1" w:styleId="ListLabel136">
    <w:name w:val="ListLabel 136"/>
    <w:qFormat/>
    <w:rPr>
      <w:rFonts w:eastAsia="Arial" w:cs="Arial"/>
      <w:b/>
      <w:sz w:val="24"/>
      <w:szCs w:val="24"/>
      <w:u w:val="none"/>
    </w:rPr>
  </w:style>
  <w:style w:type="character" w:customStyle="1" w:styleId="ListLabel137">
    <w:name w:val="ListLabel 137"/>
    <w:qFormat/>
    <w:rPr>
      <w:rFonts w:eastAsia="Arial" w:cs="Arial"/>
      <w:b/>
      <w:sz w:val="24"/>
      <w:szCs w:val="24"/>
      <w:u w:val="none"/>
    </w:rPr>
  </w:style>
  <w:style w:type="character" w:customStyle="1" w:styleId="ListLabel138">
    <w:name w:val="ListLabel 138"/>
    <w:qFormat/>
    <w:rPr>
      <w:rFonts w:eastAsia="Arial" w:cs="Arial"/>
      <w:b/>
      <w:sz w:val="24"/>
      <w:szCs w:val="24"/>
      <w:u w:val="none"/>
    </w:rPr>
  </w:style>
  <w:style w:type="character" w:customStyle="1" w:styleId="ListLabel139">
    <w:name w:val="ListLabel 139"/>
    <w:qFormat/>
    <w:rPr>
      <w:rFonts w:eastAsia="Arial" w:cs="Arial"/>
      <w:b/>
      <w:sz w:val="24"/>
      <w:szCs w:val="24"/>
      <w:u w:val="none"/>
    </w:rPr>
  </w:style>
  <w:style w:type="character" w:customStyle="1" w:styleId="ListLabel140">
    <w:name w:val="ListLabel 140"/>
    <w:qFormat/>
    <w:rPr>
      <w:rFonts w:eastAsia="Arial" w:cs="Arial"/>
      <w:b/>
      <w:sz w:val="24"/>
      <w:szCs w:val="24"/>
      <w:u w:val="none"/>
    </w:rPr>
  </w:style>
  <w:style w:type="character" w:customStyle="1" w:styleId="ListLabel141">
    <w:name w:val="ListLabel 141"/>
    <w:qFormat/>
    <w:rPr>
      <w:rFonts w:eastAsia="Arial" w:cs="Arial"/>
      <w:b/>
      <w:sz w:val="24"/>
      <w:szCs w:val="24"/>
      <w:u w:val="none"/>
    </w:rPr>
  </w:style>
  <w:style w:type="character" w:customStyle="1" w:styleId="ListLabel142">
    <w:name w:val="ListLabel 142"/>
    <w:qFormat/>
    <w:rPr>
      <w:rFonts w:eastAsia="Arial" w:cs="Arial"/>
      <w:b/>
      <w:sz w:val="24"/>
      <w:szCs w:val="24"/>
      <w:u w:val="none"/>
    </w:rPr>
  </w:style>
  <w:style w:type="character" w:customStyle="1" w:styleId="ListLabel143">
    <w:name w:val="ListLabel 143"/>
    <w:qFormat/>
    <w:rPr>
      <w:rFonts w:eastAsia="Arial" w:cs="Arial"/>
      <w:b/>
      <w:sz w:val="24"/>
      <w:szCs w:val="24"/>
      <w:u w:val="none"/>
    </w:rPr>
  </w:style>
  <w:style w:type="character" w:customStyle="1" w:styleId="ListLabel144">
    <w:name w:val="ListLabel 144"/>
    <w:qFormat/>
    <w:rPr>
      <w:rFonts w:eastAsia="Arial" w:cs="Arial"/>
      <w:b w:val="0"/>
      <w:sz w:val="22"/>
      <w:szCs w:val="22"/>
    </w:rPr>
  </w:style>
  <w:style w:type="character" w:customStyle="1" w:styleId="ListLabel145">
    <w:name w:val="ListLabel 145"/>
    <w:qFormat/>
    <w:rPr>
      <w:rFonts w:eastAsia="Arial" w:cs="Arial"/>
      <w:b w:val="0"/>
      <w:sz w:val="22"/>
      <w:szCs w:val="22"/>
    </w:rPr>
  </w:style>
  <w:style w:type="character" w:customStyle="1" w:styleId="ListLabel146">
    <w:name w:val="ListLabel 146"/>
    <w:qFormat/>
    <w:rPr>
      <w:rFonts w:eastAsia="Arial" w:cs="Arial"/>
      <w:b w:val="0"/>
      <w:sz w:val="22"/>
      <w:szCs w:val="22"/>
    </w:rPr>
  </w:style>
  <w:style w:type="character" w:customStyle="1" w:styleId="ListLabel147">
    <w:name w:val="ListLabel 147"/>
    <w:qFormat/>
    <w:rPr>
      <w:rFonts w:eastAsia="Arial" w:cs="Arial"/>
      <w:b w:val="0"/>
      <w:sz w:val="22"/>
      <w:szCs w:val="22"/>
    </w:rPr>
  </w:style>
  <w:style w:type="character" w:customStyle="1" w:styleId="ListLabel148">
    <w:name w:val="ListLabel 148"/>
    <w:qFormat/>
    <w:rPr>
      <w:rFonts w:eastAsia="Arial" w:cs="Arial"/>
      <w:b w:val="0"/>
      <w:sz w:val="22"/>
      <w:szCs w:val="22"/>
    </w:rPr>
  </w:style>
  <w:style w:type="character" w:customStyle="1" w:styleId="ListLabel149">
    <w:name w:val="ListLabel 149"/>
    <w:qFormat/>
    <w:rPr>
      <w:rFonts w:eastAsia="Arial" w:cs="Arial"/>
      <w:b w:val="0"/>
      <w:sz w:val="22"/>
      <w:szCs w:val="22"/>
    </w:rPr>
  </w:style>
  <w:style w:type="character" w:customStyle="1" w:styleId="ListLabel150">
    <w:name w:val="ListLabel 150"/>
    <w:qFormat/>
    <w:rPr>
      <w:rFonts w:eastAsia="Arial" w:cs="Arial"/>
      <w:b w:val="0"/>
      <w:sz w:val="22"/>
      <w:szCs w:val="22"/>
    </w:rPr>
  </w:style>
  <w:style w:type="character" w:customStyle="1" w:styleId="ListLabel151">
    <w:name w:val="ListLabel 151"/>
    <w:qFormat/>
    <w:rPr>
      <w:rFonts w:eastAsia="Arial" w:cs="Arial"/>
      <w:b w:val="0"/>
      <w:sz w:val="22"/>
      <w:szCs w:val="22"/>
    </w:rPr>
  </w:style>
  <w:style w:type="character" w:customStyle="1" w:styleId="ListLabel152">
    <w:name w:val="ListLabel 152"/>
    <w:qFormat/>
    <w:rPr>
      <w:rFonts w:eastAsia="Arial" w:cs="Arial"/>
      <w:b w:val="0"/>
      <w:sz w:val="22"/>
      <w:szCs w:val="22"/>
    </w:rPr>
  </w:style>
  <w:style w:type="character" w:customStyle="1" w:styleId="ListLabel153">
    <w:name w:val="ListLabel 153"/>
    <w:qFormat/>
    <w:rPr>
      <w:rFonts w:eastAsia="Arial" w:cs="Arial"/>
      <w:b w:val="0"/>
      <w:sz w:val="18"/>
      <w:szCs w:val="18"/>
      <w:u w:val="none"/>
    </w:rPr>
  </w:style>
  <w:style w:type="character" w:customStyle="1" w:styleId="ListLabel154">
    <w:name w:val="ListLabel 154"/>
    <w:qFormat/>
    <w:rPr>
      <w:rFonts w:eastAsia="Arial" w:cs="Arial"/>
      <w:b w:val="0"/>
      <w:sz w:val="18"/>
      <w:szCs w:val="18"/>
      <w:u w:val="none"/>
    </w:rPr>
  </w:style>
  <w:style w:type="character" w:customStyle="1" w:styleId="ListLabel155">
    <w:name w:val="ListLabel 155"/>
    <w:qFormat/>
    <w:rPr>
      <w:rFonts w:eastAsia="Arial" w:cs="Arial"/>
      <w:b w:val="0"/>
      <w:sz w:val="18"/>
      <w:szCs w:val="18"/>
      <w:u w:val="none"/>
    </w:rPr>
  </w:style>
  <w:style w:type="character" w:customStyle="1" w:styleId="ListLabel156">
    <w:name w:val="ListLabel 156"/>
    <w:qFormat/>
    <w:rPr>
      <w:rFonts w:eastAsia="Arial" w:cs="Arial"/>
      <w:b w:val="0"/>
      <w:sz w:val="18"/>
      <w:szCs w:val="18"/>
      <w:u w:val="none"/>
    </w:rPr>
  </w:style>
  <w:style w:type="character" w:customStyle="1" w:styleId="ListLabel157">
    <w:name w:val="ListLabel 157"/>
    <w:qFormat/>
    <w:rPr>
      <w:rFonts w:eastAsia="Arial" w:cs="Arial"/>
      <w:b w:val="0"/>
      <w:sz w:val="18"/>
      <w:szCs w:val="18"/>
      <w:u w:val="none"/>
    </w:rPr>
  </w:style>
  <w:style w:type="character" w:customStyle="1" w:styleId="ListLabel158">
    <w:name w:val="ListLabel 158"/>
    <w:qFormat/>
    <w:rPr>
      <w:rFonts w:eastAsia="Arial" w:cs="Arial"/>
      <w:b w:val="0"/>
      <w:sz w:val="18"/>
      <w:szCs w:val="18"/>
      <w:u w:val="none"/>
    </w:rPr>
  </w:style>
  <w:style w:type="character" w:customStyle="1" w:styleId="ListLabel159">
    <w:name w:val="ListLabel 159"/>
    <w:qFormat/>
    <w:rPr>
      <w:rFonts w:eastAsia="Arial" w:cs="Arial"/>
      <w:b w:val="0"/>
      <w:sz w:val="18"/>
      <w:szCs w:val="18"/>
      <w:u w:val="none"/>
    </w:rPr>
  </w:style>
  <w:style w:type="character" w:customStyle="1" w:styleId="ListLabel160">
    <w:name w:val="ListLabel 160"/>
    <w:qFormat/>
    <w:rPr>
      <w:rFonts w:eastAsia="Arial" w:cs="Arial"/>
      <w:b w:val="0"/>
      <w:sz w:val="18"/>
      <w:szCs w:val="18"/>
      <w:u w:val="none"/>
    </w:rPr>
  </w:style>
  <w:style w:type="character" w:customStyle="1" w:styleId="ListLabel161">
    <w:name w:val="ListLabel 161"/>
    <w:qFormat/>
    <w:rPr>
      <w:rFonts w:eastAsia="Arial" w:cs="Arial"/>
      <w:b w:val="0"/>
      <w:sz w:val="18"/>
      <w:szCs w:val="18"/>
      <w:u w:val="none"/>
    </w:rPr>
  </w:style>
  <w:style w:type="character" w:customStyle="1" w:styleId="ListLabel162">
    <w:name w:val="ListLabel 162"/>
    <w:qFormat/>
    <w:rPr>
      <w:rFonts w:eastAsia="Arial" w:cs="Arial"/>
      <w:b/>
      <w:sz w:val="24"/>
      <w:szCs w:val="24"/>
      <w:u w:val="none"/>
    </w:rPr>
  </w:style>
  <w:style w:type="character" w:customStyle="1" w:styleId="ListLabel163">
    <w:name w:val="ListLabel 163"/>
    <w:qFormat/>
    <w:rPr>
      <w:rFonts w:eastAsia="Arial" w:cs="Arial"/>
      <w:b/>
      <w:sz w:val="24"/>
      <w:szCs w:val="24"/>
      <w:u w:val="none"/>
    </w:rPr>
  </w:style>
  <w:style w:type="character" w:customStyle="1" w:styleId="ListLabel164">
    <w:name w:val="ListLabel 164"/>
    <w:qFormat/>
    <w:rPr>
      <w:rFonts w:eastAsia="Arial" w:cs="Arial"/>
      <w:b/>
      <w:sz w:val="24"/>
      <w:szCs w:val="24"/>
      <w:u w:val="none"/>
    </w:rPr>
  </w:style>
  <w:style w:type="character" w:customStyle="1" w:styleId="ListLabel165">
    <w:name w:val="ListLabel 165"/>
    <w:qFormat/>
    <w:rPr>
      <w:rFonts w:eastAsia="Arial" w:cs="Arial"/>
      <w:b/>
      <w:sz w:val="24"/>
      <w:szCs w:val="24"/>
      <w:u w:val="none"/>
    </w:rPr>
  </w:style>
  <w:style w:type="character" w:customStyle="1" w:styleId="ListLabel166">
    <w:name w:val="ListLabel 166"/>
    <w:qFormat/>
    <w:rPr>
      <w:rFonts w:eastAsia="Arial" w:cs="Arial"/>
      <w:b/>
      <w:sz w:val="24"/>
      <w:szCs w:val="24"/>
      <w:u w:val="none"/>
    </w:rPr>
  </w:style>
  <w:style w:type="character" w:customStyle="1" w:styleId="ListLabel167">
    <w:name w:val="ListLabel 167"/>
    <w:qFormat/>
    <w:rPr>
      <w:rFonts w:eastAsia="Arial" w:cs="Arial"/>
      <w:b/>
      <w:sz w:val="24"/>
      <w:szCs w:val="24"/>
      <w:u w:val="none"/>
    </w:rPr>
  </w:style>
  <w:style w:type="character" w:customStyle="1" w:styleId="ListLabel168">
    <w:name w:val="ListLabel 168"/>
    <w:qFormat/>
    <w:rPr>
      <w:rFonts w:eastAsia="Arial" w:cs="Arial"/>
      <w:b/>
      <w:sz w:val="24"/>
      <w:szCs w:val="24"/>
      <w:u w:val="none"/>
    </w:rPr>
  </w:style>
  <w:style w:type="character" w:customStyle="1" w:styleId="ListLabel169">
    <w:name w:val="ListLabel 169"/>
    <w:qFormat/>
    <w:rPr>
      <w:rFonts w:eastAsia="Arial" w:cs="Arial"/>
      <w:b/>
      <w:sz w:val="24"/>
      <w:szCs w:val="24"/>
      <w:u w:val="none"/>
    </w:rPr>
  </w:style>
  <w:style w:type="character" w:customStyle="1" w:styleId="ListLabel170">
    <w:name w:val="ListLabel 170"/>
    <w:qFormat/>
    <w:rPr>
      <w:rFonts w:eastAsia="Arial" w:cs="Arial"/>
      <w:b/>
      <w:sz w:val="24"/>
      <w:szCs w:val="24"/>
      <w:u w:val="none"/>
    </w:rPr>
  </w:style>
  <w:style w:type="character" w:customStyle="1" w:styleId="ListLabel171">
    <w:name w:val="ListLabel 171"/>
    <w:qFormat/>
    <w:rPr>
      <w:rFonts w:eastAsia="Arial" w:cs="Arial"/>
      <w:b/>
      <w:sz w:val="24"/>
      <w:szCs w:val="24"/>
      <w:u w:val="none"/>
    </w:rPr>
  </w:style>
  <w:style w:type="character" w:customStyle="1" w:styleId="ListLabel172">
    <w:name w:val="ListLabel 172"/>
    <w:qFormat/>
    <w:rPr>
      <w:rFonts w:eastAsia="Arial" w:cs="Arial"/>
      <w:b/>
      <w:sz w:val="24"/>
      <w:szCs w:val="24"/>
      <w:u w:val="none"/>
    </w:rPr>
  </w:style>
  <w:style w:type="character" w:customStyle="1" w:styleId="ListLabel173">
    <w:name w:val="ListLabel 173"/>
    <w:qFormat/>
    <w:rPr>
      <w:rFonts w:eastAsia="Arial" w:cs="Arial"/>
      <w:b/>
      <w:sz w:val="24"/>
      <w:szCs w:val="24"/>
      <w:u w:val="none"/>
    </w:rPr>
  </w:style>
  <w:style w:type="character" w:customStyle="1" w:styleId="ListLabel174">
    <w:name w:val="ListLabel 174"/>
    <w:qFormat/>
    <w:rPr>
      <w:rFonts w:eastAsia="Arial" w:cs="Arial"/>
      <w:b/>
      <w:sz w:val="24"/>
      <w:szCs w:val="24"/>
      <w:u w:val="none"/>
    </w:rPr>
  </w:style>
  <w:style w:type="character" w:customStyle="1" w:styleId="ListLabel175">
    <w:name w:val="ListLabel 175"/>
    <w:qFormat/>
    <w:rPr>
      <w:rFonts w:eastAsia="Arial" w:cs="Arial"/>
      <w:b/>
      <w:sz w:val="24"/>
      <w:szCs w:val="24"/>
      <w:u w:val="none"/>
    </w:rPr>
  </w:style>
  <w:style w:type="character" w:customStyle="1" w:styleId="ListLabel176">
    <w:name w:val="ListLabel 176"/>
    <w:qFormat/>
    <w:rPr>
      <w:rFonts w:eastAsia="Arial" w:cs="Arial"/>
      <w:b/>
      <w:sz w:val="24"/>
      <w:szCs w:val="24"/>
      <w:u w:val="none"/>
    </w:rPr>
  </w:style>
  <w:style w:type="character" w:customStyle="1" w:styleId="ListLabel177">
    <w:name w:val="ListLabel 177"/>
    <w:qFormat/>
    <w:rPr>
      <w:rFonts w:eastAsia="Arial" w:cs="Arial"/>
      <w:b/>
      <w:sz w:val="24"/>
      <w:szCs w:val="24"/>
      <w:u w:val="none"/>
    </w:rPr>
  </w:style>
  <w:style w:type="character" w:customStyle="1" w:styleId="ListLabel178">
    <w:name w:val="ListLabel 178"/>
    <w:qFormat/>
    <w:rPr>
      <w:rFonts w:eastAsia="Arial" w:cs="Arial"/>
      <w:b/>
      <w:sz w:val="24"/>
      <w:szCs w:val="24"/>
      <w:u w:val="none"/>
    </w:rPr>
  </w:style>
  <w:style w:type="character" w:customStyle="1" w:styleId="ListLabel179">
    <w:name w:val="ListLabel 179"/>
    <w:qFormat/>
    <w:rPr>
      <w:rFonts w:eastAsia="Arial" w:cs="Arial"/>
      <w:b/>
      <w:sz w:val="24"/>
      <w:szCs w:val="24"/>
      <w:u w:val="none"/>
    </w:rPr>
  </w:style>
  <w:style w:type="character" w:customStyle="1" w:styleId="ListLabel180">
    <w:name w:val="ListLabel 180"/>
    <w:qFormat/>
    <w:rPr>
      <w:rFonts w:eastAsia="Arial" w:cs="Arial"/>
      <w:b/>
      <w:sz w:val="24"/>
      <w:szCs w:val="24"/>
      <w:u w:val="none"/>
    </w:rPr>
  </w:style>
  <w:style w:type="character" w:customStyle="1" w:styleId="ListLabel181">
    <w:name w:val="ListLabel 181"/>
    <w:qFormat/>
    <w:rPr>
      <w:rFonts w:eastAsia="Arial" w:cs="Arial"/>
      <w:b/>
      <w:sz w:val="24"/>
      <w:szCs w:val="24"/>
      <w:u w:val="none"/>
    </w:rPr>
  </w:style>
  <w:style w:type="character" w:customStyle="1" w:styleId="ListLabel182">
    <w:name w:val="ListLabel 182"/>
    <w:qFormat/>
    <w:rPr>
      <w:rFonts w:eastAsia="Arial" w:cs="Arial"/>
      <w:b/>
      <w:sz w:val="24"/>
      <w:szCs w:val="24"/>
      <w:u w:val="none"/>
    </w:rPr>
  </w:style>
  <w:style w:type="character" w:customStyle="1" w:styleId="ListLabel183">
    <w:name w:val="ListLabel 183"/>
    <w:qFormat/>
    <w:rPr>
      <w:rFonts w:eastAsia="Arial" w:cs="Arial"/>
      <w:b/>
      <w:sz w:val="24"/>
      <w:szCs w:val="24"/>
      <w:u w:val="none"/>
    </w:rPr>
  </w:style>
  <w:style w:type="character" w:customStyle="1" w:styleId="ListLabel184">
    <w:name w:val="ListLabel 184"/>
    <w:qFormat/>
    <w:rPr>
      <w:rFonts w:eastAsia="Arial" w:cs="Arial"/>
      <w:b/>
      <w:sz w:val="24"/>
      <w:szCs w:val="24"/>
      <w:u w:val="none"/>
    </w:rPr>
  </w:style>
  <w:style w:type="character" w:customStyle="1" w:styleId="ListLabel185">
    <w:name w:val="ListLabel 185"/>
    <w:qFormat/>
    <w:rPr>
      <w:rFonts w:eastAsia="Arial" w:cs="Arial"/>
      <w:b/>
      <w:sz w:val="24"/>
      <w:szCs w:val="24"/>
      <w:u w:val="none"/>
    </w:rPr>
  </w:style>
  <w:style w:type="character" w:customStyle="1" w:styleId="ListLabel186">
    <w:name w:val="ListLabel 186"/>
    <w:qFormat/>
    <w:rPr>
      <w:rFonts w:eastAsia="Arial" w:cs="Arial"/>
      <w:b/>
      <w:sz w:val="24"/>
      <w:szCs w:val="24"/>
      <w:u w:val="none"/>
    </w:rPr>
  </w:style>
  <w:style w:type="character" w:customStyle="1" w:styleId="ListLabel187">
    <w:name w:val="ListLabel 187"/>
    <w:qFormat/>
    <w:rPr>
      <w:rFonts w:eastAsia="Arial" w:cs="Arial"/>
      <w:b/>
      <w:sz w:val="24"/>
      <w:szCs w:val="24"/>
      <w:u w:val="none"/>
    </w:rPr>
  </w:style>
  <w:style w:type="character" w:customStyle="1" w:styleId="ListLabel188">
    <w:name w:val="ListLabel 188"/>
    <w:qFormat/>
    <w:rPr>
      <w:rFonts w:eastAsia="Arial" w:cs="Arial"/>
      <w:b/>
      <w:sz w:val="24"/>
      <w:szCs w:val="24"/>
      <w:u w:val="none"/>
    </w:rPr>
  </w:style>
  <w:style w:type="character" w:customStyle="1" w:styleId="ListLabel189">
    <w:name w:val="ListLabel 189"/>
    <w:qFormat/>
    <w:rPr>
      <w:rFonts w:eastAsia="Arial" w:cs="Arial"/>
      <w:b w:val="0"/>
      <w:sz w:val="18"/>
      <w:szCs w:val="18"/>
      <w:u w:val="none"/>
    </w:rPr>
  </w:style>
  <w:style w:type="character" w:customStyle="1" w:styleId="ListLabel190">
    <w:name w:val="ListLabel 190"/>
    <w:qFormat/>
    <w:rPr>
      <w:rFonts w:eastAsia="Arial" w:cs="Arial"/>
      <w:b w:val="0"/>
      <w:sz w:val="18"/>
      <w:szCs w:val="18"/>
      <w:u w:val="none"/>
    </w:rPr>
  </w:style>
  <w:style w:type="character" w:customStyle="1" w:styleId="ListLabel191">
    <w:name w:val="ListLabel 191"/>
    <w:qFormat/>
    <w:rPr>
      <w:rFonts w:eastAsia="Arial" w:cs="Arial"/>
      <w:b w:val="0"/>
      <w:sz w:val="18"/>
      <w:szCs w:val="18"/>
      <w:u w:val="none"/>
    </w:rPr>
  </w:style>
  <w:style w:type="character" w:customStyle="1" w:styleId="ListLabel192">
    <w:name w:val="ListLabel 192"/>
    <w:qFormat/>
    <w:rPr>
      <w:rFonts w:eastAsia="Arial" w:cs="Arial"/>
      <w:b w:val="0"/>
      <w:sz w:val="18"/>
      <w:szCs w:val="18"/>
      <w:u w:val="none"/>
    </w:rPr>
  </w:style>
  <w:style w:type="character" w:customStyle="1" w:styleId="ListLabel193">
    <w:name w:val="ListLabel 193"/>
    <w:qFormat/>
    <w:rPr>
      <w:rFonts w:eastAsia="Arial" w:cs="Arial"/>
      <w:b w:val="0"/>
      <w:sz w:val="18"/>
      <w:szCs w:val="18"/>
      <w:u w:val="none"/>
    </w:rPr>
  </w:style>
  <w:style w:type="character" w:customStyle="1" w:styleId="ListLabel194">
    <w:name w:val="ListLabel 194"/>
    <w:qFormat/>
    <w:rPr>
      <w:rFonts w:eastAsia="Arial" w:cs="Arial"/>
      <w:b w:val="0"/>
      <w:sz w:val="18"/>
      <w:szCs w:val="18"/>
      <w:u w:val="none"/>
    </w:rPr>
  </w:style>
  <w:style w:type="character" w:customStyle="1" w:styleId="ListLabel195">
    <w:name w:val="ListLabel 195"/>
    <w:qFormat/>
    <w:rPr>
      <w:rFonts w:eastAsia="Arial" w:cs="Arial"/>
      <w:b w:val="0"/>
      <w:sz w:val="18"/>
      <w:szCs w:val="18"/>
      <w:u w:val="none"/>
    </w:rPr>
  </w:style>
  <w:style w:type="character" w:customStyle="1" w:styleId="ListLabel196">
    <w:name w:val="ListLabel 196"/>
    <w:qFormat/>
    <w:rPr>
      <w:rFonts w:eastAsia="Arial" w:cs="Arial"/>
      <w:b w:val="0"/>
      <w:sz w:val="18"/>
      <w:szCs w:val="18"/>
      <w:u w:val="none"/>
    </w:rPr>
  </w:style>
  <w:style w:type="character" w:customStyle="1" w:styleId="ListLabel197">
    <w:name w:val="ListLabel 197"/>
    <w:qFormat/>
    <w:rPr>
      <w:rFonts w:eastAsia="Arial" w:cs="Arial"/>
      <w:b w:val="0"/>
      <w:sz w:val="18"/>
      <w:szCs w:val="18"/>
      <w:u w:val="none"/>
    </w:rPr>
  </w:style>
  <w:style w:type="character" w:customStyle="1" w:styleId="ListLabel198">
    <w:name w:val="ListLabel 198"/>
    <w:qFormat/>
    <w:rPr>
      <w:rFonts w:eastAsia="Arial" w:cs="Arial"/>
      <w:b w:val="0"/>
      <w:sz w:val="22"/>
      <w:szCs w:val="22"/>
    </w:rPr>
  </w:style>
  <w:style w:type="character" w:customStyle="1" w:styleId="ListLabel199">
    <w:name w:val="ListLabel 199"/>
    <w:qFormat/>
    <w:rPr>
      <w:rFonts w:eastAsia="Arial" w:cs="Arial"/>
      <w:b w:val="0"/>
      <w:sz w:val="22"/>
      <w:szCs w:val="22"/>
    </w:rPr>
  </w:style>
  <w:style w:type="character" w:customStyle="1" w:styleId="ListLabel200">
    <w:name w:val="ListLabel 200"/>
    <w:qFormat/>
    <w:rPr>
      <w:rFonts w:eastAsia="Arial" w:cs="Arial"/>
      <w:b w:val="0"/>
      <w:sz w:val="22"/>
      <w:szCs w:val="22"/>
    </w:rPr>
  </w:style>
  <w:style w:type="character" w:customStyle="1" w:styleId="ListLabel201">
    <w:name w:val="ListLabel 201"/>
    <w:qFormat/>
    <w:rPr>
      <w:rFonts w:eastAsia="Arial" w:cs="Arial"/>
      <w:b w:val="0"/>
      <w:sz w:val="22"/>
      <w:szCs w:val="22"/>
    </w:rPr>
  </w:style>
  <w:style w:type="character" w:customStyle="1" w:styleId="ListLabel202">
    <w:name w:val="ListLabel 202"/>
    <w:qFormat/>
    <w:rPr>
      <w:rFonts w:eastAsia="Arial" w:cs="Arial"/>
      <w:b w:val="0"/>
      <w:sz w:val="22"/>
      <w:szCs w:val="22"/>
    </w:rPr>
  </w:style>
  <w:style w:type="character" w:customStyle="1" w:styleId="ListLabel203">
    <w:name w:val="ListLabel 203"/>
    <w:qFormat/>
    <w:rPr>
      <w:rFonts w:eastAsia="Arial" w:cs="Arial"/>
      <w:b w:val="0"/>
      <w:sz w:val="22"/>
      <w:szCs w:val="22"/>
    </w:rPr>
  </w:style>
  <w:style w:type="character" w:customStyle="1" w:styleId="ListLabel204">
    <w:name w:val="ListLabel 204"/>
    <w:qFormat/>
    <w:rPr>
      <w:rFonts w:eastAsia="Arial" w:cs="Arial"/>
      <w:b w:val="0"/>
      <w:sz w:val="22"/>
      <w:szCs w:val="22"/>
    </w:rPr>
  </w:style>
  <w:style w:type="character" w:customStyle="1" w:styleId="ListLabel205">
    <w:name w:val="ListLabel 205"/>
    <w:qFormat/>
    <w:rPr>
      <w:rFonts w:eastAsia="Arial" w:cs="Arial"/>
      <w:b w:val="0"/>
      <w:sz w:val="22"/>
      <w:szCs w:val="22"/>
    </w:rPr>
  </w:style>
  <w:style w:type="character" w:customStyle="1" w:styleId="ListLabel206">
    <w:name w:val="ListLabel 206"/>
    <w:qFormat/>
    <w:rPr>
      <w:rFonts w:eastAsia="Arial" w:cs="Arial"/>
      <w:b w:val="0"/>
      <w:sz w:val="22"/>
      <w:szCs w:val="22"/>
    </w:rPr>
  </w:style>
  <w:style w:type="character" w:customStyle="1" w:styleId="ListLabel207">
    <w:name w:val="ListLabel 207"/>
    <w:qFormat/>
    <w:rPr>
      <w:rFonts w:eastAsia="Arial" w:cs="Arial"/>
      <w:b w:val="0"/>
      <w:sz w:val="18"/>
      <w:szCs w:val="18"/>
      <w:u w:val="none"/>
    </w:rPr>
  </w:style>
  <w:style w:type="character" w:customStyle="1" w:styleId="ListLabel208">
    <w:name w:val="ListLabel 208"/>
    <w:qFormat/>
    <w:rPr>
      <w:rFonts w:eastAsia="Arial" w:cs="Arial"/>
      <w:b w:val="0"/>
      <w:sz w:val="18"/>
      <w:szCs w:val="18"/>
      <w:u w:val="none"/>
    </w:rPr>
  </w:style>
  <w:style w:type="character" w:customStyle="1" w:styleId="ListLabel209">
    <w:name w:val="ListLabel 209"/>
    <w:qFormat/>
    <w:rPr>
      <w:rFonts w:eastAsia="Arial" w:cs="Arial"/>
      <w:b w:val="0"/>
      <w:sz w:val="18"/>
      <w:szCs w:val="18"/>
      <w:u w:val="none"/>
    </w:rPr>
  </w:style>
  <w:style w:type="character" w:customStyle="1" w:styleId="ListLabel210">
    <w:name w:val="ListLabel 210"/>
    <w:qFormat/>
    <w:rPr>
      <w:rFonts w:eastAsia="Arial" w:cs="Arial"/>
      <w:b w:val="0"/>
      <w:sz w:val="18"/>
      <w:szCs w:val="18"/>
      <w:u w:val="none"/>
    </w:rPr>
  </w:style>
  <w:style w:type="character" w:customStyle="1" w:styleId="ListLabel211">
    <w:name w:val="ListLabel 211"/>
    <w:qFormat/>
    <w:rPr>
      <w:rFonts w:eastAsia="Arial" w:cs="Arial"/>
      <w:b w:val="0"/>
      <w:sz w:val="18"/>
      <w:szCs w:val="18"/>
      <w:u w:val="none"/>
    </w:rPr>
  </w:style>
  <w:style w:type="character" w:customStyle="1" w:styleId="ListLabel212">
    <w:name w:val="ListLabel 212"/>
    <w:qFormat/>
    <w:rPr>
      <w:rFonts w:eastAsia="Arial" w:cs="Arial"/>
      <w:b w:val="0"/>
      <w:sz w:val="18"/>
      <w:szCs w:val="18"/>
      <w:u w:val="none"/>
    </w:rPr>
  </w:style>
  <w:style w:type="character" w:customStyle="1" w:styleId="ListLabel213">
    <w:name w:val="ListLabel 213"/>
    <w:qFormat/>
    <w:rPr>
      <w:rFonts w:eastAsia="Arial" w:cs="Arial"/>
      <w:b w:val="0"/>
      <w:sz w:val="18"/>
      <w:szCs w:val="18"/>
      <w:u w:val="none"/>
    </w:rPr>
  </w:style>
  <w:style w:type="character" w:customStyle="1" w:styleId="ListLabel214">
    <w:name w:val="ListLabel 214"/>
    <w:qFormat/>
    <w:rPr>
      <w:rFonts w:eastAsia="Arial" w:cs="Arial"/>
      <w:b w:val="0"/>
      <w:sz w:val="18"/>
      <w:szCs w:val="18"/>
      <w:u w:val="none"/>
    </w:rPr>
  </w:style>
  <w:style w:type="character" w:customStyle="1" w:styleId="ListLabel215">
    <w:name w:val="ListLabel 215"/>
    <w:qFormat/>
    <w:rPr>
      <w:rFonts w:eastAsia="Arial" w:cs="Arial"/>
      <w:b w:val="0"/>
      <w:sz w:val="18"/>
      <w:szCs w:val="18"/>
      <w:u w:val="none"/>
    </w:rPr>
  </w:style>
  <w:style w:type="character" w:customStyle="1" w:styleId="ListLabel216">
    <w:name w:val="ListLabel 216"/>
    <w:qFormat/>
    <w:rPr>
      <w:rFonts w:eastAsia="Arial" w:cs="Arial"/>
      <w:b/>
      <w:sz w:val="24"/>
      <w:szCs w:val="24"/>
      <w:u w:val="none"/>
    </w:rPr>
  </w:style>
  <w:style w:type="character" w:customStyle="1" w:styleId="ListLabel217">
    <w:name w:val="ListLabel 217"/>
    <w:qFormat/>
    <w:rPr>
      <w:rFonts w:eastAsia="Arial" w:cs="Arial"/>
      <w:b/>
      <w:sz w:val="24"/>
      <w:szCs w:val="24"/>
      <w:u w:val="none"/>
    </w:rPr>
  </w:style>
  <w:style w:type="character" w:customStyle="1" w:styleId="ListLabel218">
    <w:name w:val="ListLabel 218"/>
    <w:qFormat/>
    <w:rPr>
      <w:rFonts w:eastAsia="Arial" w:cs="Arial"/>
      <w:b/>
      <w:sz w:val="24"/>
      <w:szCs w:val="24"/>
      <w:u w:val="none"/>
    </w:rPr>
  </w:style>
  <w:style w:type="character" w:customStyle="1" w:styleId="ListLabel219">
    <w:name w:val="ListLabel 219"/>
    <w:qFormat/>
    <w:rPr>
      <w:rFonts w:eastAsia="Arial" w:cs="Arial"/>
      <w:b/>
      <w:sz w:val="24"/>
      <w:szCs w:val="24"/>
      <w:u w:val="none"/>
    </w:rPr>
  </w:style>
  <w:style w:type="character" w:customStyle="1" w:styleId="ListLabel220">
    <w:name w:val="ListLabel 220"/>
    <w:qFormat/>
    <w:rPr>
      <w:rFonts w:eastAsia="Arial" w:cs="Arial"/>
      <w:b/>
      <w:sz w:val="24"/>
      <w:szCs w:val="24"/>
      <w:u w:val="none"/>
    </w:rPr>
  </w:style>
  <w:style w:type="character" w:customStyle="1" w:styleId="ListLabel221">
    <w:name w:val="ListLabel 221"/>
    <w:qFormat/>
    <w:rPr>
      <w:rFonts w:eastAsia="Arial" w:cs="Arial"/>
      <w:b/>
      <w:sz w:val="24"/>
      <w:szCs w:val="24"/>
      <w:u w:val="none"/>
    </w:rPr>
  </w:style>
  <w:style w:type="character" w:customStyle="1" w:styleId="ListLabel222">
    <w:name w:val="ListLabel 222"/>
    <w:qFormat/>
    <w:rPr>
      <w:rFonts w:eastAsia="Arial" w:cs="Arial"/>
      <w:b/>
      <w:sz w:val="24"/>
      <w:szCs w:val="24"/>
      <w:u w:val="none"/>
    </w:rPr>
  </w:style>
  <w:style w:type="character" w:customStyle="1" w:styleId="ListLabel223">
    <w:name w:val="ListLabel 223"/>
    <w:qFormat/>
    <w:rPr>
      <w:rFonts w:eastAsia="Arial" w:cs="Arial"/>
      <w:b/>
      <w:sz w:val="24"/>
      <w:szCs w:val="24"/>
      <w:u w:val="none"/>
    </w:rPr>
  </w:style>
  <w:style w:type="character" w:customStyle="1" w:styleId="ListLabel224">
    <w:name w:val="ListLabel 224"/>
    <w:qFormat/>
    <w:rPr>
      <w:rFonts w:eastAsia="Arial" w:cs="Arial"/>
      <w:b/>
      <w:sz w:val="24"/>
      <w:szCs w:val="24"/>
      <w:u w:val="none"/>
    </w:rPr>
  </w:style>
  <w:style w:type="character" w:customStyle="1" w:styleId="ListLabel225">
    <w:name w:val="ListLabel 225"/>
    <w:qFormat/>
    <w:rPr>
      <w:rFonts w:eastAsia="Arial" w:cs="Arial"/>
      <w:b w:val="0"/>
      <w:sz w:val="22"/>
      <w:szCs w:val="22"/>
    </w:rPr>
  </w:style>
  <w:style w:type="character" w:customStyle="1" w:styleId="ListLabel226">
    <w:name w:val="ListLabel 226"/>
    <w:qFormat/>
    <w:rPr>
      <w:rFonts w:eastAsia="Arial" w:cs="Arial"/>
      <w:b w:val="0"/>
      <w:sz w:val="22"/>
      <w:szCs w:val="22"/>
    </w:rPr>
  </w:style>
  <w:style w:type="character" w:customStyle="1" w:styleId="ListLabel227">
    <w:name w:val="ListLabel 227"/>
    <w:qFormat/>
    <w:rPr>
      <w:rFonts w:eastAsia="Arial" w:cs="Arial"/>
      <w:b w:val="0"/>
      <w:sz w:val="22"/>
      <w:szCs w:val="22"/>
    </w:rPr>
  </w:style>
  <w:style w:type="character" w:customStyle="1" w:styleId="ListLabel228">
    <w:name w:val="ListLabel 228"/>
    <w:qFormat/>
    <w:rPr>
      <w:rFonts w:eastAsia="Arial" w:cs="Arial"/>
      <w:b w:val="0"/>
      <w:sz w:val="22"/>
      <w:szCs w:val="22"/>
    </w:rPr>
  </w:style>
  <w:style w:type="character" w:customStyle="1" w:styleId="ListLabel229">
    <w:name w:val="ListLabel 229"/>
    <w:qFormat/>
    <w:rPr>
      <w:rFonts w:eastAsia="Arial" w:cs="Arial"/>
      <w:b w:val="0"/>
      <w:sz w:val="22"/>
      <w:szCs w:val="22"/>
    </w:rPr>
  </w:style>
  <w:style w:type="character" w:customStyle="1" w:styleId="ListLabel230">
    <w:name w:val="ListLabel 230"/>
    <w:qFormat/>
    <w:rPr>
      <w:rFonts w:eastAsia="Arial" w:cs="Arial"/>
      <w:b w:val="0"/>
      <w:sz w:val="22"/>
      <w:szCs w:val="22"/>
    </w:rPr>
  </w:style>
  <w:style w:type="character" w:customStyle="1" w:styleId="ListLabel231">
    <w:name w:val="ListLabel 231"/>
    <w:qFormat/>
    <w:rPr>
      <w:rFonts w:eastAsia="Arial" w:cs="Arial"/>
      <w:b w:val="0"/>
      <w:sz w:val="22"/>
      <w:szCs w:val="22"/>
    </w:rPr>
  </w:style>
  <w:style w:type="character" w:customStyle="1" w:styleId="ListLabel232">
    <w:name w:val="ListLabel 232"/>
    <w:qFormat/>
    <w:rPr>
      <w:rFonts w:eastAsia="Arial" w:cs="Arial"/>
      <w:b w:val="0"/>
      <w:sz w:val="22"/>
      <w:szCs w:val="22"/>
    </w:rPr>
  </w:style>
  <w:style w:type="character" w:customStyle="1" w:styleId="ListLabel233">
    <w:name w:val="ListLabel 233"/>
    <w:qFormat/>
    <w:rPr>
      <w:rFonts w:eastAsia="Arial" w:cs="Arial"/>
      <w:b w:val="0"/>
      <w:sz w:val="22"/>
      <w:szCs w:val="22"/>
    </w:rPr>
  </w:style>
  <w:style w:type="character" w:customStyle="1" w:styleId="ListLabel234">
    <w:name w:val="ListLabel 234"/>
    <w:qFormat/>
    <w:rPr>
      <w:rFonts w:eastAsia="Arial" w:cs="Arial"/>
      <w:b w:val="0"/>
      <w:sz w:val="18"/>
      <w:szCs w:val="18"/>
      <w:u w:val="none"/>
    </w:rPr>
  </w:style>
  <w:style w:type="character" w:customStyle="1" w:styleId="ListLabel235">
    <w:name w:val="ListLabel 235"/>
    <w:qFormat/>
    <w:rPr>
      <w:rFonts w:eastAsia="Arial" w:cs="Arial"/>
      <w:b w:val="0"/>
      <w:sz w:val="18"/>
      <w:szCs w:val="18"/>
      <w:u w:val="none"/>
    </w:rPr>
  </w:style>
  <w:style w:type="character" w:customStyle="1" w:styleId="ListLabel236">
    <w:name w:val="ListLabel 236"/>
    <w:qFormat/>
    <w:rPr>
      <w:rFonts w:eastAsia="Arial" w:cs="Arial"/>
      <w:b w:val="0"/>
      <w:sz w:val="18"/>
      <w:szCs w:val="18"/>
      <w:u w:val="none"/>
    </w:rPr>
  </w:style>
  <w:style w:type="character" w:customStyle="1" w:styleId="ListLabel237">
    <w:name w:val="ListLabel 237"/>
    <w:qFormat/>
    <w:rPr>
      <w:rFonts w:eastAsia="Arial" w:cs="Arial"/>
      <w:b w:val="0"/>
      <w:sz w:val="18"/>
      <w:szCs w:val="18"/>
      <w:u w:val="none"/>
    </w:rPr>
  </w:style>
  <w:style w:type="character" w:customStyle="1" w:styleId="ListLabel238">
    <w:name w:val="ListLabel 238"/>
    <w:qFormat/>
    <w:rPr>
      <w:rFonts w:eastAsia="Arial" w:cs="Arial"/>
      <w:b w:val="0"/>
      <w:sz w:val="18"/>
      <w:szCs w:val="18"/>
      <w:u w:val="none"/>
    </w:rPr>
  </w:style>
  <w:style w:type="character" w:customStyle="1" w:styleId="ListLabel239">
    <w:name w:val="ListLabel 239"/>
    <w:qFormat/>
    <w:rPr>
      <w:rFonts w:eastAsia="Arial" w:cs="Arial"/>
      <w:b w:val="0"/>
      <w:sz w:val="18"/>
      <w:szCs w:val="18"/>
      <w:u w:val="none"/>
    </w:rPr>
  </w:style>
  <w:style w:type="character" w:customStyle="1" w:styleId="ListLabel240">
    <w:name w:val="ListLabel 240"/>
    <w:qFormat/>
    <w:rPr>
      <w:rFonts w:eastAsia="Arial" w:cs="Arial"/>
      <w:b w:val="0"/>
      <w:sz w:val="18"/>
      <w:szCs w:val="18"/>
      <w:u w:val="none"/>
    </w:rPr>
  </w:style>
  <w:style w:type="character" w:customStyle="1" w:styleId="ListLabel241">
    <w:name w:val="ListLabel 241"/>
    <w:qFormat/>
    <w:rPr>
      <w:rFonts w:eastAsia="Arial" w:cs="Arial"/>
      <w:b w:val="0"/>
      <w:sz w:val="18"/>
      <w:szCs w:val="18"/>
      <w:u w:val="none"/>
    </w:rPr>
  </w:style>
  <w:style w:type="character" w:customStyle="1" w:styleId="ListLabel242">
    <w:name w:val="ListLabel 242"/>
    <w:qFormat/>
    <w:rPr>
      <w:rFonts w:eastAsia="Arial" w:cs="Arial"/>
      <w:b w:val="0"/>
      <w:sz w:val="18"/>
      <w:szCs w:val="18"/>
      <w:u w:val="none"/>
    </w:rPr>
  </w:style>
  <w:style w:type="character" w:customStyle="1" w:styleId="ListLabel243">
    <w:name w:val="ListLabel 243"/>
    <w:qFormat/>
    <w:rPr>
      <w:rFonts w:eastAsia="Arial" w:cs="Arial"/>
      <w:b/>
      <w:sz w:val="24"/>
      <w:szCs w:val="24"/>
      <w:u w:val="none"/>
    </w:rPr>
  </w:style>
  <w:style w:type="character" w:customStyle="1" w:styleId="ListLabel244">
    <w:name w:val="ListLabel 244"/>
    <w:qFormat/>
    <w:rPr>
      <w:rFonts w:eastAsia="Arial" w:cs="Arial"/>
      <w:b/>
      <w:sz w:val="24"/>
      <w:szCs w:val="24"/>
      <w:u w:val="none"/>
    </w:rPr>
  </w:style>
  <w:style w:type="character" w:customStyle="1" w:styleId="ListLabel245">
    <w:name w:val="ListLabel 245"/>
    <w:qFormat/>
    <w:rPr>
      <w:rFonts w:eastAsia="Arial" w:cs="Arial"/>
      <w:b/>
      <w:sz w:val="24"/>
      <w:szCs w:val="24"/>
      <w:u w:val="none"/>
    </w:rPr>
  </w:style>
  <w:style w:type="character" w:customStyle="1" w:styleId="ListLabel246">
    <w:name w:val="ListLabel 246"/>
    <w:qFormat/>
    <w:rPr>
      <w:rFonts w:eastAsia="Arial" w:cs="Arial"/>
      <w:b/>
      <w:sz w:val="24"/>
      <w:szCs w:val="24"/>
      <w:u w:val="none"/>
    </w:rPr>
  </w:style>
  <w:style w:type="character" w:customStyle="1" w:styleId="ListLabel247">
    <w:name w:val="ListLabel 247"/>
    <w:qFormat/>
    <w:rPr>
      <w:rFonts w:eastAsia="Arial" w:cs="Arial"/>
      <w:b/>
      <w:sz w:val="24"/>
      <w:szCs w:val="24"/>
      <w:u w:val="none"/>
    </w:rPr>
  </w:style>
  <w:style w:type="character" w:customStyle="1" w:styleId="ListLabel248">
    <w:name w:val="ListLabel 248"/>
    <w:qFormat/>
    <w:rPr>
      <w:rFonts w:eastAsia="Arial" w:cs="Arial"/>
      <w:b/>
      <w:sz w:val="24"/>
      <w:szCs w:val="24"/>
      <w:u w:val="none"/>
    </w:rPr>
  </w:style>
  <w:style w:type="character" w:customStyle="1" w:styleId="ListLabel249">
    <w:name w:val="ListLabel 249"/>
    <w:qFormat/>
    <w:rPr>
      <w:rFonts w:eastAsia="Arial" w:cs="Arial"/>
      <w:b/>
      <w:sz w:val="24"/>
      <w:szCs w:val="24"/>
      <w:u w:val="none"/>
    </w:rPr>
  </w:style>
  <w:style w:type="character" w:customStyle="1" w:styleId="ListLabel250">
    <w:name w:val="ListLabel 250"/>
    <w:qFormat/>
    <w:rPr>
      <w:rFonts w:eastAsia="Arial" w:cs="Arial"/>
      <w:b/>
      <w:sz w:val="24"/>
      <w:szCs w:val="24"/>
      <w:u w:val="none"/>
    </w:rPr>
  </w:style>
  <w:style w:type="character" w:customStyle="1" w:styleId="ListLabel251">
    <w:name w:val="ListLabel 251"/>
    <w:qFormat/>
    <w:rPr>
      <w:rFonts w:eastAsia="Arial" w:cs="Arial"/>
      <w:b/>
      <w:sz w:val="24"/>
      <w:szCs w:val="24"/>
      <w:u w:val="none"/>
    </w:rPr>
  </w:style>
  <w:style w:type="character" w:customStyle="1" w:styleId="ListLabel252">
    <w:name w:val="ListLabel 252"/>
    <w:qFormat/>
    <w:rPr>
      <w:rFonts w:eastAsia="Arial" w:cs="Arial"/>
      <w:b w:val="0"/>
      <w:sz w:val="22"/>
      <w:szCs w:val="22"/>
    </w:rPr>
  </w:style>
  <w:style w:type="character" w:customStyle="1" w:styleId="ListLabel253">
    <w:name w:val="ListLabel 253"/>
    <w:qFormat/>
    <w:rPr>
      <w:rFonts w:eastAsia="Arial" w:cs="Arial"/>
      <w:b w:val="0"/>
      <w:sz w:val="22"/>
      <w:szCs w:val="22"/>
    </w:rPr>
  </w:style>
  <w:style w:type="character" w:customStyle="1" w:styleId="ListLabel254">
    <w:name w:val="ListLabel 254"/>
    <w:qFormat/>
    <w:rPr>
      <w:rFonts w:eastAsia="Arial" w:cs="Arial"/>
      <w:b w:val="0"/>
      <w:sz w:val="22"/>
      <w:szCs w:val="22"/>
    </w:rPr>
  </w:style>
  <w:style w:type="character" w:customStyle="1" w:styleId="ListLabel255">
    <w:name w:val="ListLabel 255"/>
    <w:qFormat/>
    <w:rPr>
      <w:rFonts w:eastAsia="Arial" w:cs="Arial"/>
      <w:b w:val="0"/>
      <w:sz w:val="22"/>
      <w:szCs w:val="22"/>
    </w:rPr>
  </w:style>
  <w:style w:type="character" w:customStyle="1" w:styleId="ListLabel256">
    <w:name w:val="ListLabel 256"/>
    <w:qFormat/>
    <w:rPr>
      <w:rFonts w:eastAsia="Arial" w:cs="Arial"/>
      <w:b w:val="0"/>
      <w:sz w:val="22"/>
      <w:szCs w:val="22"/>
    </w:rPr>
  </w:style>
  <w:style w:type="character" w:customStyle="1" w:styleId="ListLabel257">
    <w:name w:val="ListLabel 257"/>
    <w:qFormat/>
    <w:rPr>
      <w:rFonts w:eastAsia="Arial" w:cs="Arial"/>
      <w:b w:val="0"/>
      <w:sz w:val="22"/>
      <w:szCs w:val="22"/>
    </w:rPr>
  </w:style>
  <w:style w:type="character" w:customStyle="1" w:styleId="ListLabel258">
    <w:name w:val="ListLabel 258"/>
    <w:qFormat/>
    <w:rPr>
      <w:rFonts w:eastAsia="Arial" w:cs="Arial"/>
      <w:b w:val="0"/>
      <w:sz w:val="22"/>
      <w:szCs w:val="22"/>
    </w:rPr>
  </w:style>
  <w:style w:type="character" w:customStyle="1" w:styleId="ListLabel259">
    <w:name w:val="ListLabel 259"/>
    <w:qFormat/>
    <w:rPr>
      <w:rFonts w:eastAsia="Arial" w:cs="Arial"/>
      <w:b w:val="0"/>
      <w:sz w:val="22"/>
      <w:szCs w:val="22"/>
    </w:rPr>
  </w:style>
  <w:style w:type="character" w:customStyle="1" w:styleId="ListLabel260">
    <w:name w:val="ListLabel 260"/>
    <w:qFormat/>
    <w:rPr>
      <w:rFonts w:eastAsia="Arial" w:cs="Arial"/>
      <w:b w:val="0"/>
      <w:sz w:val="22"/>
      <w:szCs w:val="22"/>
    </w:rPr>
  </w:style>
  <w:style w:type="character" w:customStyle="1" w:styleId="ListLabel261">
    <w:name w:val="ListLabel 261"/>
    <w:qFormat/>
    <w:rPr>
      <w:rFonts w:eastAsia="Arial" w:cs="Arial"/>
      <w:b w:val="0"/>
      <w:sz w:val="18"/>
      <w:szCs w:val="18"/>
      <w:u w:val="none"/>
    </w:rPr>
  </w:style>
  <w:style w:type="character" w:customStyle="1" w:styleId="ListLabel262">
    <w:name w:val="ListLabel 262"/>
    <w:qFormat/>
    <w:rPr>
      <w:rFonts w:eastAsia="Arial" w:cs="Arial"/>
      <w:b w:val="0"/>
      <w:sz w:val="18"/>
      <w:szCs w:val="18"/>
      <w:u w:val="none"/>
    </w:rPr>
  </w:style>
  <w:style w:type="character" w:customStyle="1" w:styleId="ListLabel263">
    <w:name w:val="ListLabel 263"/>
    <w:qFormat/>
    <w:rPr>
      <w:rFonts w:eastAsia="Arial" w:cs="Arial"/>
      <w:b w:val="0"/>
      <w:sz w:val="18"/>
      <w:szCs w:val="18"/>
      <w:u w:val="none"/>
    </w:rPr>
  </w:style>
  <w:style w:type="character" w:customStyle="1" w:styleId="ListLabel264">
    <w:name w:val="ListLabel 264"/>
    <w:qFormat/>
    <w:rPr>
      <w:rFonts w:eastAsia="Arial" w:cs="Arial"/>
      <w:b w:val="0"/>
      <w:sz w:val="18"/>
      <w:szCs w:val="18"/>
      <w:u w:val="none"/>
    </w:rPr>
  </w:style>
  <w:style w:type="character" w:customStyle="1" w:styleId="ListLabel265">
    <w:name w:val="ListLabel 265"/>
    <w:qFormat/>
    <w:rPr>
      <w:rFonts w:eastAsia="Arial" w:cs="Arial"/>
      <w:b w:val="0"/>
      <w:sz w:val="18"/>
      <w:szCs w:val="18"/>
      <w:u w:val="none"/>
    </w:rPr>
  </w:style>
  <w:style w:type="character" w:customStyle="1" w:styleId="ListLabel266">
    <w:name w:val="ListLabel 266"/>
    <w:qFormat/>
    <w:rPr>
      <w:rFonts w:eastAsia="Arial" w:cs="Arial"/>
      <w:b w:val="0"/>
      <w:sz w:val="18"/>
      <w:szCs w:val="18"/>
      <w:u w:val="none"/>
    </w:rPr>
  </w:style>
  <w:style w:type="character" w:customStyle="1" w:styleId="ListLabel267">
    <w:name w:val="ListLabel 267"/>
    <w:qFormat/>
    <w:rPr>
      <w:rFonts w:eastAsia="Arial" w:cs="Arial"/>
      <w:b w:val="0"/>
      <w:sz w:val="18"/>
      <w:szCs w:val="18"/>
      <w:u w:val="none"/>
    </w:rPr>
  </w:style>
  <w:style w:type="character" w:customStyle="1" w:styleId="ListLabel268">
    <w:name w:val="ListLabel 268"/>
    <w:qFormat/>
    <w:rPr>
      <w:rFonts w:eastAsia="Arial" w:cs="Arial"/>
      <w:b w:val="0"/>
      <w:sz w:val="18"/>
      <w:szCs w:val="18"/>
      <w:u w:val="none"/>
    </w:rPr>
  </w:style>
  <w:style w:type="character" w:customStyle="1" w:styleId="ListLabel269">
    <w:name w:val="ListLabel 269"/>
    <w:qFormat/>
    <w:rPr>
      <w:rFonts w:eastAsia="Arial" w:cs="Arial"/>
      <w:b w:val="0"/>
      <w:sz w:val="18"/>
      <w:szCs w:val="18"/>
      <w:u w:val="none"/>
    </w:rPr>
  </w:style>
  <w:style w:type="character" w:customStyle="1" w:styleId="ListLabel270">
    <w:name w:val="ListLabel 270"/>
    <w:qFormat/>
    <w:rPr>
      <w:rFonts w:eastAsia="Arial" w:cs="Arial"/>
      <w:b/>
      <w:sz w:val="24"/>
      <w:szCs w:val="24"/>
      <w:u w:val="none"/>
    </w:rPr>
  </w:style>
  <w:style w:type="character" w:customStyle="1" w:styleId="ListLabel271">
    <w:name w:val="ListLabel 271"/>
    <w:qFormat/>
    <w:rPr>
      <w:rFonts w:ascii="Consolas" w:eastAsia="Arial" w:hAnsi="Consolas" w:cs="Arial"/>
      <w:b/>
      <w:sz w:val="20"/>
      <w:szCs w:val="24"/>
      <w:u w:val="none"/>
    </w:rPr>
  </w:style>
  <w:style w:type="character" w:customStyle="1" w:styleId="ListLabel272">
    <w:name w:val="ListLabel 272"/>
    <w:qFormat/>
    <w:rPr>
      <w:rFonts w:eastAsia="Arial" w:cs="Arial"/>
      <w:b/>
      <w:sz w:val="24"/>
      <w:szCs w:val="24"/>
      <w:u w:val="none"/>
    </w:rPr>
  </w:style>
  <w:style w:type="character" w:customStyle="1" w:styleId="ListLabel273">
    <w:name w:val="ListLabel 273"/>
    <w:qFormat/>
    <w:rPr>
      <w:rFonts w:eastAsia="Arial" w:cs="Arial"/>
      <w:b/>
      <w:sz w:val="24"/>
      <w:szCs w:val="24"/>
      <w:u w:val="none"/>
    </w:rPr>
  </w:style>
  <w:style w:type="character" w:customStyle="1" w:styleId="ListLabel274">
    <w:name w:val="ListLabel 274"/>
    <w:qFormat/>
    <w:rPr>
      <w:rFonts w:eastAsia="Arial" w:cs="Arial"/>
      <w:b/>
      <w:sz w:val="24"/>
      <w:szCs w:val="24"/>
      <w:u w:val="none"/>
    </w:rPr>
  </w:style>
  <w:style w:type="character" w:customStyle="1" w:styleId="ListLabel275">
    <w:name w:val="ListLabel 275"/>
    <w:qFormat/>
    <w:rPr>
      <w:rFonts w:eastAsia="Arial" w:cs="Arial"/>
      <w:b/>
      <w:sz w:val="24"/>
      <w:szCs w:val="24"/>
      <w:u w:val="none"/>
    </w:rPr>
  </w:style>
  <w:style w:type="character" w:customStyle="1" w:styleId="ListLabel276">
    <w:name w:val="ListLabel 276"/>
    <w:qFormat/>
    <w:rPr>
      <w:rFonts w:eastAsia="Arial" w:cs="Arial"/>
      <w:b/>
      <w:sz w:val="24"/>
      <w:szCs w:val="24"/>
      <w:u w:val="none"/>
    </w:rPr>
  </w:style>
  <w:style w:type="character" w:customStyle="1" w:styleId="ListLabel277">
    <w:name w:val="ListLabel 277"/>
    <w:qFormat/>
    <w:rPr>
      <w:rFonts w:eastAsia="Arial" w:cs="Arial"/>
      <w:b/>
      <w:sz w:val="24"/>
      <w:szCs w:val="24"/>
      <w:u w:val="none"/>
    </w:rPr>
  </w:style>
  <w:style w:type="character" w:customStyle="1" w:styleId="ListLabel278">
    <w:name w:val="ListLabel 278"/>
    <w:qFormat/>
    <w:rPr>
      <w:rFonts w:eastAsia="Arial" w:cs="Arial"/>
      <w:b/>
      <w:sz w:val="24"/>
      <w:szCs w:val="24"/>
      <w:u w:val="none"/>
    </w:rPr>
  </w:style>
  <w:style w:type="character" w:customStyle="1" w:styleId="ListLabel279">
    <w:name w:val="ListLabel 279"/>
    <w:qFormat/>
    <w:rPr>
      <w:rFonts w:eastAsia="Arial" w:cs="Arial"/>
      <w:b w:val="0"/>
      <w:sz w:val="18"/>
      <w:szCs w:val="18"/>
      <w:u w:val="none"/>
    </w:rPr>
  </w:style>
  <w:style w:type="character" w:customStyle="1" w:styleId="ListLabel280">
    <w:name w:val="ListLabel 280"/>
    <w:qFormat/>
    <w:rPr>
      <w:rFonts w:eastAsia="Arial" w:cs="Arial"/>
      <w:b w:val="0"/>
      <w:sz w:val="18"/>
      <w:szCs w:val="18"/>
      <w:u w:val="none"/>
    </w:rPr>
  </w:style>
  <w:style w:type="character" w:customStyle="1" w:styleId="ListLabel281">
    <w:name w:val="ListLabel 281"/>
    <w:qFormat/>
    <w:rPr>
      <w:rFonts w:eastAsia="Arial" w:cs="Arial"/>
      <w:b w:val="0"/>
      <w:sz w:val="18"/>
      <w:szCs w:val="18"/>
      <w:u w:val="none"/>
    </w:rPr>
  </w:style>
  <w:style w:type="character" w:customStyle="1" w:styleId="ListLabel282">
    <w:name w:val="ListLabel 282"/>
    <w:qFormat/>
    <w:rPr>
      <w:rFonts w:eastAsia="Arial" w:cs="Arial"/>
      <w:b w:val="0"/>
      <w:sz w:val="18"/>
      <w:szCs w:val="18"/>
      <w:u w:val="none"/>
    </w:rPr>
  </w:style>
  <w:style w:type="character" w:customStyle="1" w:styleId="ListLabel283">
    <w:name w:val="ListLabel 283"/>
    <w:qFormat/>
    <w:rPr>
      <w:rFonts w:eastAsia="Arial" w:cs="Arial"/>
      <w:b w:val="0"/>
      <w:sz w:val="18"/>
      <w:szCs w:val="18"/>
      <w:u w:val="none"/>
    </w:rPr>
  </w:style>
  <w:style w:type="character" w:customStyle="1" w:styleId="ListLabel284">
    <w:name w:val="ListLabel 284"/>
    <w:qFormat/>
    <w:rPr>
      <w:rFonts w:eastAsia="Arial" w:cs="Arial"/>
      <w:b w:val="0"/>
      <w:sz w:val="18"/>
      <w:szCs w:val="18"/>
      <w:u w:val="none"/>
    </w:rPr>
  </w:style>
  <w:style w:type="character" w:customStyle="1" w:styleId="ListLabel285">
    <w:name w:val="ListLabel 285"/>
    <w:qFormat/>
    <w:rPr>
      <w:rFonts w:eastAsia="Arial" w:cs="Arial"/>
      <w:b w:val="0"/>
      <w:sz w:val="18"/>
      <w:szCs w:val="18"/>
      <w:u w:val="none"/>
    </w:rPr>
  </w:style>
  <w:style w:type="character" w:customStyle="1" w:styleId="ListLabel286">
    <w:name w:val="ListLabel 286"/>
    <w:qFormat/>
    <w:rPr>
      <w:rFonts w:eastAsia="Arial" w:cs="Arial"/>
      <w:b w:val="0"/>
      <w:sz w:val="18"/>
      <w:szCs w:val="18"/>
      <w:u w:val="none"/>
    </w:rPr>
  </w:style>
  <w:style w:type="character" w:customStyle="1" w:styleId="ListLabel287">
    <w:name w:val="ListLabel 287"/>
    <w:qFormat/>
    <w:rPr>
      <w:rFonts w:eastAsia="Arial" w:cs="Arial"/>
      <w:b w:val="0"/>
      <w:sz w:val="18"/>
      <w:szCs w:val="18"/>
      <w:u w:val="none"/>
    </w:rPr>
  </w:style>
  <w:style w:type="character" w:customStyle="1" w:styleId="ListLabel288">
    <w:name w:val="ListLabel 288"/>
    <w:qFormat/>
    <w:rPr>
      <w:rFonts w:eastAsia="Arial" w:cs="Arial"/>
      <w:b w:val="0"/>
      <w:sz w:val="22"/>
      <w:szCs w:val="22"/>
    </w:rPr>
  </w:style>
  <w:style w:type="character" w:customStyle="1" w:styleId="ListLabel289">
    <w:name w:val="ListLabel 289"/>
    <w:qFormat/>
    <w:rPr>
      <w:rFonts w:eastAsia="Arial" w:cs="Arial"/>
      <w:b/>
      <w:sz w:val="24"/>
      <w:szCs w:val="24"/>
      <w:u w:val="none"/>
    </w:rPr>
  </w:style>
  <w:style w:type="character" w:customStyle="1" w:styleId="ListLabel290">
    <w:name w:val="ListLabel 290"/>
    <w:qFormat/>
    <w:rPr>
      <w:rFonts w:eastAsia="Arial" w:cs="Arial"/>
      <w:b/>
      <w:sz w:val="24"/>
      <w:szCs w:val="24"/>
      <w:u w:val="none"/>
    </w:rPr>
  </w:style>
  <w:style w:type="character" w:customStyle="1" w:styleId="ListLabel291">
    <w:name w:val="ListLabel 291"/>
    <w:qFormat/>
    <w:rPr>
      <w:rFonts w:eastAsia="Arial" w:cs="Arial"/>
      <w:b/>
      <w:sz w:val="24"/>
      <w:szCs w:val="24"/>
      <w:u w:val="none"/>
    </w:rPr>
  </w:style>
  <w:style w:type="character" w:customStyle="1" w:styleId="ListLabel292">
    <w:name w:val="ListLabel 292"/>
    <w:qFormat/>
    <w:rPr>
      <w:rFonts w:eastAsia="Arial" w:cs="Arial"/>
      <w:b/>
      <w:sz w:val="24"/>
      <w:szCs w:val="24"/>
      <w:u w:val="none"/>
    </w:rPr>
  </w:style>
  <w:style w:type="character" w:customStyle="1" w:styleId="ListLabel293">
    <w:name w:val="ListLabel 293"/>
    <w:qFormat/>
    <w:rPr>
      <w:rFonts w:eastAsia="Arial" w:cs="Arial"/>
      <w:b/>
      <w:sz w:val="24"/>
      <w:szCs w:val="24"/>
      <w:u w:val="none"/>
    </w:rPr>
  </w:style>
  <w:style w:type="character" w:customStyle="1" w:styleId="ListLabel294">
    <w:name w:val="ListLabel 294"/>
    <w:qFormat/>
    <w:rPr>
      <w:rFonts w:eastAsia="Arial" w:cs="Arial"/>
      <w:b/>
      <w:sz w:val="24"/>
      <w:szCs w:val="24"/>
      <w:u w:val="none"/>
    </w:rPr>
  </w:style>
  <w:style w:type="character" w:customStyle="1" w:styleId="ListLabel295">
    <w:name w:val="ListLabel 295"/>
    <w:qFormat/>
    <w:rPr>
      <w:rFonts w:eastAsia="Arial" w:cs="Arial"/>
      <w:b/>
      <w:sz w:val="24"/>
      <w:szCs w:val="24"/>
      <w:u w:val="none"/>
    </w:rPr>
  </w:style>
  <w:style w:type="character" w:customStyle="1" w:styleId="ListLabel296">
    <w:name w:val="ListLabel 296"/>
    <w:qFormat/>
    <w:rPr>
      <w:rFonts w:eastAsia="Arial" w:cs="Arial"/>
      <w:b/>
      <w:sz w:val="24"/>
      <w:szCs w:val="24"/>
      <w:u w:val="none"/>
    </w:rPr>
  </w:style>
  <w:style w:type="character" w:customStyle="1" w:styleId="ListLabel297">
    <w:name w:val="ListLabel 297"/>
    <w:qFormat/>
    <w:rPr>
      <w:rFonts w:eastAsia="Arial" w:cs="Arial"/>
      <w:b/>
      <w:sz w:val="24"/>
      <w:szCs w:val="24"/>
      <w:u w:val="none"/>
    </w:rPr>
  </w:style>
  <w:style w:type="character" w:customStyle="1" w:styleId="ListLabel298">
    <w:name w:val="ListLabel 298"/>
    <w:qFormat/>
    <w:rPr>
      <w:rFonts w:eastAsia="Calibri" w:cs="Calibri"/>
    </w:rPr>
  </w:style>
  <w:style w:type="character" w:customStyle="1" w:styleId="ListLabel299">
    <w:name w:val="ListLabel 299"/>
    <w:qFormat/>
    <w:rPr>
      <w:rFonts w:cs="Courier New"/>
    </w:rPr>
  </w:style>
  <w:style w:type="character" w:customStyle="1" w:styleId="ListLabel300">
    <w:name w:val="ListLabel 300"/>
    <w:qFormat/>
    <w:rPr>
      <w:rFonts w:cs="Courier New"/>
    </w:rPr>
  </w:style>
  <w:style w:type="character" w:customStyle="1" w:styleId="ListLabel301">
    <w:name w:val="ListLabel 301"/>
    <w:qFormat/>
    <w:rPr>
      <w:rFonts w:cs="Courier New"/>
    </w:rPr>
  </w:style>
  <w:style w:type="character" w:customStyle="1" w:styleId="ListLabel302">
    <w:name w:val="ListLabel 302"/>
    <w:qFormat/>
    <w:rPr>
      <w:color w:val="0000FF"/>
      <w:u w:val="single"/>
    </w:rPr>
  </w:style>
  <w:style w:type="character" w:customStyle="1" w:styleId="ListLabel303">
    <w:name w:val="ListLabel 303"/>
    <w:qFormat/>
    <w:rPr>
      <w:color w:val="000080"/>
      <w:u w:val="single"/>
    </w:rPr>
  </w:style>
  <w:style w:type="character" w:customStyle="1" w:styleId="ListLabel304">
    <w:name w:val="ListLabel 304"/>
    <w:qFormat/>
    <w:rPr>
      <w:color w:val="1155CC"/>
      <w:u w:val="single"/>
    </w:rPr>
  </w:style>
  <w:style w:type="character" w:customStyle="1" w:styleId="ListLabel305">
    <w:name w:val="ListLabel 305"/>
    <w:qFormat/>
    <w:rPr>
      <w:i/>
      <w:color w:val="434343"/>
      <w:sz w:val="18"/>
      <w:szCs w:val="18"/>
      <w:highlight w:val="white"/>
      <w:u w:val="single"/>
    </w:rPr>
  </w:style>
  <w:style w:type="character" w:customStyle="1" w:styleId="ListLabel306">
    <w:name w:val="ListLabel 306"/>
    <w:qFormat/>
    <w:rPr>
      <w:color w:val="1155CC"/>
      <w:highlight w:val="white"/>
      <w:u w:val="single"/>
    </w:rPr>
  </w:style>
  <w:style w:type="character" w:customStyle="1" w:styleId="IndexLink">
    <w:name w:val="Index Link"/>
    <w:qFormat/>
  </w:style>
  <w:style w:type="character" w:customStyle="1" w:styleId="BalloonTextChar">
    <w:name w:val="Balloon Text Char"/>
    <w:basedOn w:val="DefaultParagraphFont"/>
    <w:link w:val="BalloonText"/>
    <w:uiPriority w:val="99"/>
    <w:semiHidden/>
    <w:qFormat/>
    <w:rsid w:val="00A151A6"/>
    <w:rPr>
      <w:rFonts w:ascii="Times New Roman" w:hAnsi="Times New Roman" w:cs="Times New Roman"/>
      <w:sz w:val="18"/>
      <w:szCs w:val="18"/>
    </w:rPr>
  </w:style>
  <w:style w:type="character" w:customStyle="1" w:styleId="StandardChar">
    <w:name w:val="Standard Char"/>
    <w:basedOn w:val="DefaultParagraphFont"/>
    <w:link w:val="Standard1"/>
    <w:qFormat/>
    <w:rsid w:val="000E0977"/>
    <w:rPr>
      <w:rFonts w:ascii="Trebuchet MS" w:eastAsiaTheme="minorEastAsia" w:hAnsi="Trebuchet MS" w:cstheme="minorBidi"/>
      <w:sz w:val="20"/>
      <w:szCs w:val="20"/>
      <w:lang w:val="en-US" w:eastAsia="en-US" w:bidi="en-US"/>
    </w:rPr>
  </w:style>
  <w:style w:type="character" w:customStyle="1" w:styleId="ListLabel307">
    <w:name w:val="ListLabel 307"/>
    <w:qFormat/>
    <w:rPr>
      <w:rFonts w:cs="Arial"/>
      <w:b w:val="0"/>
      <w:sz w:val="22"/>
      <w:szCs w:val="22"/>
    </w:rPr>
  </w:style>
  <w:style w:type="character" w:customStyle="1" w:styleId="ListLabel308">
    <w:name w:val="ListLabel 308"/>
    <w:qFormat/>
    <w:rPr>
      <w:rFonts w:cs="Arial"/>
      <w:b/>
      <w:sz w:val="24"/>
      <w:szCs w:val="24"/>
      <w:u w:val="none"/>
    </w:rPr>
  </w:style>
  <w:style w:type="character" w:customStyle="1" w:styleId="ListLabel309">
    <w:name w:val="ListLabel 309"/>
    <w:qFormat/>
    <w:rPr>
      <w:rFonts w:cs="Arial"/>
      <w:b/>
      <w:sz w:val="24"/>
      <w:szCs w:val="24"/>
      <w:u w:val="none"/>
    </w:rPr>
  </w:style>
  <w:style w:type="character" w:customStyle="1" w:styleId="ListLabel310">
    <w:name w:val="ListLabel 310"/>
    <w:qFormat/>
    <w:rPr>
      <w:rFonts w:cs="Arial"/>
      <w:b/>
      <w:sz w:val="24"/>
      <w:szCs w:val="24"/>
      <w:u w:val="none"/>
    </w:rPr>
  </w:style>
  <w:style w:type="character" w:customStyle="1" w:styleId="ListLabel311">
    <w:name w:val="ListLabel 311"/>
    <w:qFormat/>
    <w:rPr>
      <w:rFonts w:cs="Arial"/>
      <w:b/>
      <w:sz w:val="24"/>
      <w:szCs w:val="24"/>
      <w:u w:val="none"/>
    </w:rPr>
  </w:style>
  <w:style w:type="character" w:customStyle="1" w:styleId="ListLabel312">
    <w:name w:val="ListLabel 312"/>
    <w:qFormat/>
    <w:rPr>
      <w:rFonts w:cs="Arial"/>
      <w:b/>
      <w:sz w:val="24"/>
      <w:szCs w:val="24"/>
      <w:u w:val="none"/>
    </w:rPr>
  </w:style>
  <w:style w:type="character" w:customStyle="1" w:styleId="ListLabel313">
    <w:name w:val="ListLabel 313"/>
    <w:qFormat/>
    <w:rPr>
      <w:rFonts w:cs="Arial"/>
      <w:b/>
      <w:sz w:val="24"/>
      <w:szCs w:val="24"/>
      <w:u w:val="none"/>
    </w:rPr>
  </w:style>
  <w:style w:type="character" w:customStyle="1" w:styleId="ListLabel314">
    <w:name w:val="ListLabel 314"/>
    <w:qFormat/>
    <w:rPr>
      <w:rFonts w:cs="Arial"/>
      <w:b/>
      <w:sz w:val="24"/>
      <w:szCs w:val="24"/>
      <w:u w:val="none"/>
    </w:rPr>
  </w:style>
  <w:style w:type="character" w:customStyle="1" w:styleId="ListLabel315">
    <w:name w:val="ListLabel 315"/>
    <w:qFormat/>
    <w:rPr>
      <w:rFonts w:cs="Arial"/>
      <w:b/>
      <w:sz w:val="24"/>
      <w:szCs w:val="24"/>
      <w:u w:val="none"/>
    </w:rPr>
  </w:style>
  <w:style w:type="character" w:customStyle="1" w:styleId="ListLabel316">
    <w:name w:val="ListLabel 316"/>
    <w:qFormat/>
    <w:rPr>
      <w:rFonts w:cs="Arial"/>
      <w:b/>
      <w:sz w:val="24"/>
      <w:szCs w:val="24"/>
      <w:u w:val="none"/>
    </w:rPr>
  </w:style>
  <w:style w:type="character" w:customStyle="1" w:styleId="ListLabel317">
    <w:name w:val="ListLabel 317"/>
    <w:qFormat/>
    <w:rPr>
      <w:rFonts w:cs="Arial"/>
      <w:b/>
      <w:sz w:val="24"/>
      <w:szCs w:val="24"/>
      <w:u w:val="none"/>
    </w:rPr>
  </w:style>
  <w:style w:type="character" w:customStyle="1" w:styleId="ListLabel318">
    <w:name w:val="ListLabel 318"/>
    <w:qFormat/>
    <w:rPr>
      <w:rFonts w:cs="Arial"/>
      <w:b/>
      <w:sz w:val="24"/>
      <w:szCs w:val="24"/>
      <w:u w:val="none"/>
    </w:rPr>
  </w:style>
  <w:style w:type="character" w:customStyle="1" w:styleId="ListLabel319">
    <w:name w:val="ListLabel 319"/>
    <w:qFormat/>
    <w:rPr>
      <w:rFonts w:cs="Arial"/>
      <w:b/>
      <w:sz w:val="24"/>
      <w:szCs w:val="24"/>
      <w:u w:val="none"/>
    </w:rPr>
  </w:style>
  <w:style w:type="character" w:customStyle="1" w:styleId="ListLabel320">
    <w:name w:val="ListLabel 320"/>
    <w:qFormat/>
    <w:rPr>
      <w:rFonts w:cs="Arial"/>
      <w:b/>
      <w:sz w:val="24"/>
      <w:szCs w:val="24"/>
      <w:u w:val="none"/>
    </w:rPr>
  </w:style>
  <w:style w:type="character" w:customStyle="1" w:styleId="ListLabel321">
    <w:name w:val="ListLabel 321"/>
    <w:qFormat/>
    <w:rPr>
      <w:rFonts w:cs="Arial"/>
      <w:b/>
      <w:sz w:val="24"/>
      <w:szCs w:val="24"/>
      <w:u w:val="none"/>
    </w:rPr>
  </w:style>
  <w:style w:type="character" w:customStyle="1" w:styleId="ListLabel322">
    <w:name w:val="ListLabel 322"/>
    <w:qFormat/>
    <w:rPr>
      <w:rFonts w:cs="Arial"/>
      <w:b/>
      <w:sz w:val="24"/>
      <w:szCs w:val="24"/>
      <w:u w:val="none"/>
    </w:rPr>
  </w:style>
  <w:style w:type="character" w:customStyle="1" w:styleId="ListLabel323">
    <w:name w:val="ListLabel 323"/>
    <w:qFormat/>
    <w:rPr>
      <w:rFonts w:cs="Arial"/>
      <w:b/>
      <w:sz w:val="24"/>
      <w:szCs w:val="24"/>
      <w:u w:val="none"/>
    </w:rPr>
  </w:style>
  <w:style w:type="character" w:customStyle="1" w:styleId="ListLabel324">
    <w:name w:val="ListLabel 324"/>
    <w:qFormat/>
    <w:rPr>
      <w:rFonts w:cs="Arial"/>
      <w:b/>
      <w:sz w:val="24"/>
      <w:szCs w:val="24"/>
      <w:u w:val="none"/>
    </w:rPr>
  </w:style>
  <w:style w:type="character" w:customStyle="1" w:styleId="ListLabel325">
    <w:name w:val="ListLabel 325"/>
    <w:qFormat/>
    <w:rPr>
      <w:rFonts w:cs="Arial"/>
      <w:b/>
      <w:sz w:val="24"/>
      <w:szCs w:val="24"/>
      <w:u w:val="none"/>
    </w:rPr>
  </w:style>
  <w:style w:type="character" w:customStyle="1" w:styleId="ListLabel326">
    <w:name w:val="ListLabel 326"/>
    <w:qFormat/>
    <w:rPr>
      <w:rFonts w:cs="Arial"/>
      <w:b/>
      <w:sz w:val="24"/>
      <w:szCs w:val="24"/>
      <w:u w:val="none"/>
    </w:rPr>
  </w:style>
  <w:style w:type="character" w:customStyle="1" w:styleId="ListLabel327">
    <w:name w:val="ListLabel 327"/>
    <w:qFormat/>
    <w:rPr>
      <w:rFonts w:cs="Arial"/>
      <w:b/>
      <w:sz w:val="24"/>
      <w:szCs w:val="24"/>
      <w:u w:val="none"/>
    </w:rPr>
  </w:style>
  <w:style w:type="character" w:customStyle="1" w:styleId="ListLabel328">
    <w:name w:val="ListLabel 328"/>
    <w:qFormat/>
    <w:rPr>
      <w:rFonts w:cs="Arial"/>
      <w:b/>
      <w:sz w:val="24"/>
      <w:szCs w:val="24"/>
      <w:u w:val="none"/>
    </w:rPr>
  </w:style>
  <w:style w:type="character" w:customStyle="1" w:styleId="ListLabel329">
    <w:name w:val="ListLabel 329"/>
    <w:qFormat/>
    <w:rPr>
      <w:rFonts w:cs="Arial"/>
      <w:b/>
      <w:sz w:val="24"/>
      <w:szCs w:val="24"/>
      <w:u w:val="none"/>
    </w:rPr>
  </w:style>
  <w:style w:type="character" w:customStyle="1" w:styleId="ListLabel330">
    <w:name w:val="ListLabel 330"/>
    <w:qFormat/>
    <w:rPr>
      <w:rFonts w:cs="Arial"/>
      <w:b/>
      <w:sz w:val="24"/>
      <w:szCs w:val="24"/>
      <w:u w:val="none"/>
    </w:rPr>
  </w:style>
  <w:style w:type="character" w:customStyle="1" w:styleId="ListLabel331">
    <w:name w:val="ListLabel 331"/>
    <w:qFormat/>
    <w:rPr>
      <w:rFonts w:cs="Arial"/>
      <w:b/>
      <w:sz w:val="24"/>
      <w:szCs w:val="24"/>
      <w:u w:val="none"/>
    </w:rPr>
  </w:style>
  <w:style w:type="character" w:customStyle="1" w:styleId="ListLabel332">
    <w:name w:val="ListLabel 332"/>
    <w:qFormat/>
    <w:rPr>
      <w:rFonts w:cs="Arial"/>
      <w:b/>
      <w:sz w:val="24"/>
      <w:szCs w:val="24"/>
      <w:u w:val="none"/>
    </w:rPr>
  </w:style>
  <w:style w:type="character" w:customStyle="1" w:styleId="ListLabel333">
    <w:name w:val="ListLabel 333"/>
    <w:qFormat/>
    <w:rPr>
      <w:rFonts w:cs="Arial"/>
      <w:b/>
      <w:sz w:val="24"/>
      <w:szCs w:val="24"/>
      <w:u w:val="none"/>
    </w:rPr>
  </w:style>
  <w:style w:type="character" w:customStyle="1" w:styleId="ListLabel334">
    <w:name w:val="ListLabel 334"/>
    <w:qFormat/>
    <w:rPr>
      <w:rFonts w:cs="Arial"/>
      <w:b/>
      <w:sz w:val="24"/>
      <w:szCs w:val="24"/>
      <w:u w:val="none"/>
    </w:rPr>
  </w:style>
  <w:style w:type="character" w:customStyle="1" w:styleId="ListLabel335">
    <w:name w:val="ListLabel 335"/>
    <w:qFormat/>
    <w:rPr>
      <w:rFonts w:cs="Arial"/>
      <w:b/>
      <w:sz w:val="24"/>
      <w:szCs w:val="24"/>
      <w:u w:val="none"/>
    </w:rPr>
  </w:style>
  <w:style w:type="character" w:customStyle="1" w:styleId="ListLabel336">
    <w:name w:val="ListLabel 336"/>
    <w:qFormat/>
    <w:rPr>
      <w:rFonts w:cs="Arial"/>
      <w:b/>
      <w:sz w:val="24"/>
      <w:szCs w:val="24"/>
      <w:u w:val="none"/>
    </w:rPr>
  </w:style>
  <w:style w:type="character" w:customStyle="1" w:styleId="ListLabel337">
    <w:name w:val="ListLabel 337"/>
    <w:qFormat/>
    <w:rPr>
      <w:rFonts w:cs="Arial"/>
      <w:b/>
      <w:sz w:val="24"/>
      <w:szCs w:val="24"/>
      <w:u w:val="none"/>
    </w:rPr>
  </w:style>
  <w:style w:type="character" w:customStyle="1" w:styleId="ListLabel338">
    <w:name w:val="ListLabel 338"/>
    <w:qFormat/>
    <w:rPr>
      <w:rFonts w:cs="Arial"/>
      <w:b/>
      <w:sz w:val="24"/>
      <w:szCs w:val="24"/>
      <w:u w:val="none"/>
    </w:rPr>
  </w:style>
  <w:style w:type="character" w:customStyle="1" w:styleId="ListLabel339">
    <w:name w:val="ListLabel 339"/>
    <w:qFormat/>
    <w:rPr>
      <w:rFonts w:cs="Arial"/>
      <w:b/>
      <w:sz w:val="24"/>
      <w:szCs w:val="24"/>
      <w:u w:val="none"/>
    </w:rPr>
  </w:style>
  <w:style w:type="character" w:customStyle="1" w:styleId="ListLabel340">
    <w:name w:val="ListLabel 340"/>
    <w:qFormat/>
    <w:rPr>
      <w:rFonts w:cs="Arial"/>
      <w:b/>
      <w:sz w:val="24"/>
      <w:szCs w:val="24"/>
      <w:u w:val="none"/>
    </w:rPr>
  </w:style>
  <w:style w:type="character" w:customStyle="1" w:styleId="ListLabel341">
    <w:name w:val="ListLabel 341"/>
    <w:qFormat/>
    <w:rPr>
      <w:rFonts w:cs="Arial"/>
      <w:b/>
      <w:sz w:val="24"/>
      <w:szCs w:val="24"/>
      <w:u w:val="none"/>
    </w:rPr>
  </w:style>
  <w:style w:type="character" w:customStyle="1" w:styleId="ListLabel342">
    <w:name w:val="ListLabel 342"/>
    <w:qFormat/>
    <w:rPr>
      <w:rFonts w:cs="Arial"/>
      <w:b/>
      <w:sz w:val="24"/>
      <w:szCs w:val="24"/>
      <w:u w:val="none"/>
    </w:rPr>
  </w:style>
  <w:style w:type="character" w:customStyle="1" w:styleId="ListLabel343">
    <w:name w:val="ListLabel 343"/>
    <w:qFormat/>
    <w:rPr>
      <w:rFonts w:cs="Arial"/>
      <w:b/>
      <w:sz w:val="24"/>
      <w:szCs w:val="24"/>
      <w:u w:val="none"/>
    </w:rPr>
  </w:style>
  <w:style w:type="character" w:customStyle="1" w:styleId="ListLabel344">
    <w:name w:val="ListLabel 344"/>
    <w:qFormat/>
    <w:rPr>
      <w:rFonts w:cs="Arial"/>
      <w:b/>
      <w:sz w:val="24"/>
      <w:szCs w:val="24"/>
      <w:u w:val="none"/>
    </w:rPr>
  </w:style>
  <w:style w:type="character" w:customStyle="1" w:styleId="ListLabel345">
    <w:name w:val="ListLabel 345"/>
    <w:qFormat/>
    <w:rPr>
      <w:rFonts w:cs="Arial"/>
      <w:b/>
      <w:sz w:val="24"/>
      <w:szCs w:val="24"/>
      <w:u w:val="none"/>
    </w:rPr>
  </w:style>
  <w:style w:type="character" w:customStyle="1" w:styleId="ListLabel346">
    <w:name w:val="ListLabel 346"/>
    <w:qFormat/>
    <w:rPr>
      <w:rFonts w:cs="Arial"/>
      <w:b/>
      <w:sz w:val="24"/>
      <w:szCs w:val="24"/>
      <w:u w:val="none"/>
    </w:rPr>
  </w:style>
  <w:style w:type="character" w:customStyle="1" w:styleId="ListLabel347">
    <w:name w:val="ListLabel 347"/>
    <w:qFormat/>
    <w:rPr>
      <w:rFonts w:cs="Arial"/>
      <w:b/>
      <w:sz w:val="24"/>
      <w:szCs w:val="24"/>
      <w:u w:val="none"/>
    </w:rPr>
  </w:style>
  <w:style w:type="character" w:customStyle="1" w:styleId="ListLabel348">
    <w:name w:val="ListLabel 348"/>
    <w:qFormat/>
    <w:rPr>
      <w:rFonts w:cs="Arial"/>
      <w:b/>
      <w:sz w:val="24"/>
      <w:szCs w:val="24"/>
      <w:u w:val="none"/>
    </w:rPr>
  </w:style>
  <w:style w:type="character" w:customStyle="1" w:styleId="ListLabel349">
    <w:name w:val="ListLabel 349"/>
    <w:qFormat/>
    <w:rPr>
      <w:rFonts w:cs="Arial"/>
      <w:b/>
      <w:sz w:val="24"/>
      <w:szCs w:val="24"/>
      <w:u w:val="none"/>
    </w:rPr>
  </w:style>
  <w:style w:type="character" w:customStyle="1" w:styleId="ListLabel350">
    <w:name w:val="ListLabel 350"/>
    <w:qFormat/>
    <w:rPr>
      <w:rFonts w:cs="Arial"/>
      <w:b/>
      <w:sz w:val="24"/>
      <w:szCs w:val="24"/>
      <w:u w:val="none"/>
    </w:rPr>
  </w:style>
  <w:style w:type="character" w:customStyle="1" w:styleId="ListLabel351">
    <w:name w:val="ListLabel 351"/>
    <w:qFormat/>
    <w:rPr>
      <w:rFonts w:cs="Arial"/>
      <w:b/>
      <w:sz w:val="24"/>
      <w:szCs w:val="24"/>
      <w:u w:val="none"/>
    </w:rPr>
  </w:style>
  <w:style w:type="character" w:customStyle="1" w:styleId="ListLabel352">
    <w:name w:val="ListLabel 352"/>
    <w:qFormat/>
    <w:rPr>
      <w:rFonts w:cs="Arial"/>
      <w:b/>
      <w:sz w:val="24"/>
      <w:szCs w:val="24"/>
      <w:u w:val="none"/>
    </w:rPr>
  </w:style>
  <w:style w:type="character" w:customStyle="1" w:styleId="ListLabel353">
    <w:name w:val="ListLabel 353"/>
    <w:qFormat/>
    <w:rPr>
      <w:rFonts w:cs="Arial"/>
      <w:b w:val="0"/>
      <w:sz w:val="22"/>
      <w:szCs w:val="22"/>
    </w:rPr>
  </w:style>
  <w:style w:type="character" w:customStyle="1" w:styleId="ListLabel354">
    <w:name w:val="ListLabel 354"/>
    <w:qFormat/>
    <w:rPr>
      <w:rFonts w:cs="Arial"/>
      <w:b w:val="0"/>
      <w:sz w:val="22"/>
      <w:szCs w:val="22"/>
    </w:rPr>
  </w:style>
  <w:style w:type="character" w:customStyle="1" w:styleId="ListLabel355">
    <w:name w:val="ListLabel 355"/>
    <w:qFormat/>
    <w:rPr>
      <w:rFonts w:cs="Arial"/>
      <w:b w:val="0"/>
      <w:sz w:val="22"/>
      <w:szCs w:val="22"/>
    </w:rPr>
  </w:style>
  <w:style w:type="character" w:customStyle="1" w:styleId="ListLabel356">
    <w:name w:val="ListLabel 356"/>
    <w:qFormat/>
    <w:rPr>
      <w:rFonts w:cs="Arial"/>
      <w:b w:val="0"/>
      <w:sz w:val="22"/>
      <w:szCs w:val="22"/>
    </w:rPr>
  </w:style>
  <w:style w:type="character" w:customStyle="1" w:styleId="ListLabel357">
    <w:name w:val="ListLabel 357"/>
    <w:qFormat/>
    <w:rPr>
      <w:rFonts w:cs="Arial"/>
      <w:b w:val="0"/>
      <w:sz w:val="22"/>
      <w:szCs w:val="22"/>
    </w:rPr>
  </w:style>
  <w:style w:type="character" w:customStyle="1" w:styleId="ListLabel358">
    <w:name w:val="ListLabel 358"/>
    <w:qFormat/>
    <w:rPr>
      <w:rFonts w:cs="Arial"/>
      <w:b w:val="0"/>
      <w:sz w:val="22"/>
      <w:szCs w:val="22"/>
    </w:rPr>
  </w:style>
  <w:style w:type="character" w:customStyle="1" w:styleId="ListLabel359">
    <w:name w:val="ListLabel 359"/>
    <w:qFormat/>
    <w:rPr>
      <w:rFonts w:cs="Arial"/>
      <w:b w:val="0"/>
      <w:sz w:val="22"/>
      <w:szCs w:val="22"/>
    </w:rPr>
  </w:style>
  <w:style w:type="character" w:customStyle="1" w:styleId="ListLabel360">
    <w:name w:val="ListLabel 360"/>
    <w:qFormat/>
    <w:rPr>
      <w:rFonts w:cs="Arial"/>
      <w:b w:val="0"/>
      <w:sz w:val="22"/>
      <w:szCs w:val="22"/>
    </w:rPr>
  </w:style>
  <w:style w:type="character" w:customStyle="1" w:styleId="ListLabel361">
    <w:name w:val="ListLabel 361"/>
    <w:qFormat/>
    <w:rPr>
      <w:rFonts w:cs="Arial"/>
      <w:b w:val="0"/>
      <w:sz w:val="22"/>
      <w:szCs w:val="22"/>
    </w:rPr>
  </w:style>
  <w:style w:type="character" w:customStyle="1" w:styleId="ListLabel362">
    <w:name w:val="ListLabel 362"/>
    <w:qFormat/>
    <w:rPr>
      <w:rFonts w:cs="Arial"/>
      <w:b/>
      <w:sz w:val="24"/>
      <w:szCs w:val="24"/>
      <w:u w:val="none"/>
    </w:rPr>
  </w:style>
  <w:style w:type="character" w:customStyle="1" w:styleId="ListLabel363">
    <w:name w:val="ListLabel 363"/>
    <w:qFormat/>
    <w:rPr>
      <w:rFonts w:cs="Arial"/>
      <w:b/>
      <w:sz w:val="24"/>
      <w:szCs w:val="24"/>
      <w:u w:val="none"/>
    </w:rPr>
  </w:style>
  <w:style w:type="character" w:customStyle="1" w:styleId="ListLabel364">
    <w:name w:val="ListLabel 364"/>
    <w:qFormat/>
    <w:rPr>
      <w:rFonts w:cs="Arial"/>
      <w:b/>
      <w:sz w:val="24"/>
      <w:szCs w:val="24"/>
      <w:u w:val="none"/>
    </w:rPr>
  </w:style>
  <w:style w:type="character" w:customStyle="1" w:styleId="ListLabel365">
    <w:name w:val="ListLabel 365"/>
    <w:qFormat/>
    <w:rPr>
      <w:rFonts w:cs="Arial"/>
      <w:b/>
      <w:sz w:val="24"/>
      <w:szCs w:val="24"/>
      <w:u w:val="none"/>
    </w:rPr>
  </w:style>
  <w:style w:type="character" w:customStyle="1" w:styleId="ListLabel366">
    <w:name w:val="ListLabel 366"/>
    <w:qFormat/>
    <w:rPr>
      <w:rFonts w:cs="Arial"/>
      <w:b/>
      <w:sz w:val="24"/>
      <w:szCs w:val="24"/>
      <w:u w:val="none"/>
    </w:rPr>
  </w:style>
  <w:style w:type="character" w:customStyle="1" w:styleId="ListLabel367">
    <w:name w:val="ListLabel 367"/>
    <w:qFormat/>
    <w:rPr>
      <w:rFonts w:cs="Arial"/>
      <w:b/>
      <w:sz w:val="24"/>
      <w:szCs w:val="24"/>
      <w:u w:val="none"/>
    </w:rPr>
  </w:style>
  <w:style w:type="character" w:customStyle="1" w:styleId="ListLabel368">
    <w:name w:val="ListLabel 368"/>
    <w:qFormat/>
    <w:rPr>
      <w:rFonts w:cs="Arial"/>
      <w:b/>
      <w:sz w:val="24"/>
      <w:szCs w:val="24"/>
      <w:u w:val="none"/>
    </w:rPr>
  </w:style>
  <w:style w:type="character" w:customStyle="1" w:styleId="ListLabel369">
    <w:name w:val="ListLabel 369"/>
    <w:qFormat/>
    <w:rPr>
      <w:rFonts w:cs="Arial"/>
      <w:b/>
      <w:sz w:val="24"/>
      <w:szCs w:val="24"/>
      <w:u w:val="none"/>
    </w:rPr>
  </w:style>
  <w:style w:type="character" w:customStyle="1" w:styleId="ListLabel370">
    <w:name w:val="ListLabel 370"/>
    <w:qFormat/>
    <w:rPr>
      <w:rFonts w:cs="Arial"/>
      <w:b/>
      <w:sz w:val="24"/>
      <w:szCs w:val="24"/>
      <w:u w:val="none"/>
    </w:rPr>
  </w:style>
  <w:style w:type="character" w:customStyle="1" w:styleId="ListLabel371">
    <w:name w:val="ListLabel 371"/>
    <w:qFormat/>
    <w:rPr>
      <w:rFonts w:cs="Arial"/>
      <w:b w:val="0"/>
      <w:sz w:val="22"/>
      <w:szCs w:val="22"/>
    </w:rPr>
  </w:style>
  <w:style w:type="character" w:customStyle="1" w:styleId="ListLabel372">
    <w:name w:val="ListLabel 372"/>
    <w:qFormat/>
    <w:rPr>
      <w:rFonts w:cs="Arial"/>
      <w:b w:val="0"/>
      <w:sz w:val="22"/>
      <w:szCs w:val="22"/>
    </w:rPr>
  </w:style>
  <w:style w:type="character" w:customStyle="1" w:styleId="ListLabel373">
    <w:name w:val="ListLabel 373"/>
    <w:qFormat/>
    <w:rPr>
      <w:rFonts w:cs="Arial"/>
      <w:b w:val="0"/>
      <w:sz w:val="22"/>
      <w:szCs w:val="22"/>
    </w:rPr>
  </w:style>
  <w:style w:type="character" w:customStyle="1" w:styleId="ListLabel374">
    <w:name w:val="ListLabel 374"/>
    <w:qFormat/>
    <w:rPr>
      <w:rFonts w:cs="Arial"/>
      <w:b w:val="0"/>
      <w:sz w:val="22"/>
      <w:szCs w:val="22"/>
    </w:rPr>
  </w:style>
  <w:style w:type="character" w:customStyle="1" w:styleId="ListLabel375">
    <w:name w:val="ListLabel 375"/>
    <w:qFormat/>
    <w:rPr>
      <w:rFonts w:cs="Arial"/>
      <w:b w:val="0"/>
      <w:sz w:val="22"/>
      <w:szCs w:val="22"/>
    </w:rPr>
  </w:style>
  <w:style w:type="character" w:customStyle="1" w:styleId="ListLabel376">
    <w:name w:val="ListLabel 376"/>
    <w:qFormat/>
    <w:rPr>
      <w:rFonts w:cs="Arial"/>
      <w:b w:val="0"/>
      <w:sz w:val="22"/>
      <w:szCs w:val="22"/>
    </w:rPr>
  </w:style>
  <w:style w:type="character" w:customStyle="1" w:styleId="ListLabel377">
    <w:name w:val="ListLabel 377"/>
    <w:qFormat/>
    <w:rPr>
      <w:rFonts w:cs="Arial"/>
      <w:b w:val="0"/>
      <w:sz w:val="22"/>
      <w:szCs w:val="22"/>
    </w:rPr>
  </w:style>
  <w:style w:type="character" w:customStyle="1" w:styleId="ListLabel378">
    <w:name w:val="ListLabel 378"/>
    <w:qFormat/>
    <w:rPr>
      <w:rFonts w:cs="Arial"/>
      <w:b w:val="0"/>
      <w:sz w:val="22"/>
      <w:szCs w:val="22"/>
    </w:rPr>
  </w:style>
  <w:style w:type="character" w:customStyle="1" w:styleId="ListLabel379">
    <w:name w:val="ListLabel 379"/>
    <w:qFormat/>
    <w:rPr>
      <w:rFonts w:cs="Arial"/>
      <w:b w:val="0"/>
      <w:sz w:val="22"/>
      <w:szCs w:val="22"/>
    </w:rPr>
  </w:style>
  <w:style w:type="character" w:customStyle="1" w:styleId="ListLabel380">
    <w:name w:val="ListLabel 380"/>
    <w:qFormat/>
    <w:rPr>
      <w:rFonts w:cs="Arial"/>
      <w:b w:val="0"/>
      <w:sz w:val="22"/>
      <w:szCs w:val="22"/>
    </w:rPr>
  </w:style>
  <w:style w:type="character" w:customStyle="1" w:styleId="ListLabel381">
    <w:name w:val="ListLabel 381"/>
    <w:qFormat/>
    <w:rPr>
      <w:rFonts w:cs="Arial"/>
      <w:b w:val="0"/>
      <w:sz w:val="22"/>
      <w:szCs w:val="22"/>
    </w:rPr>
  </w:style>
  <w:style w:type="character" w:customStyle="1" w:styleId="ListLabel382">
    <w:name w:val="ListLabel 382"/>
    <w:qFormat/>
    <w:rPr>
      <w:rFonts w:cs="Arial"/>
      <w:b w:val="0"/>
      <w:sz w:val="22"/>
      <w:szCs w:val="22"/>
    </w:rPr>
  </w:style>
  <w:style w:type="character" w:customStyle="1" w:styleId="ListLabel383">
    <w:name w:val="ListLabel 383"/>
    <w:qFormat/>
    <w:rPr>
      <w:rFonts w:cs="Arial"/>
      <w:b w:val="0"/>
      <w:sz w:val="22"/>
      <w:szCs w:val="22"/>
    </w:rPr>
  </w:style>
  <w:style w:type="character" w:customStyle="1" w:styleId="ListLabel384">
    <w:name w:val="ListLabel 384"/>
    <w:qFormat/>
    <w:rPr>
      <w:rFonts w:cs="Arial"/>
      <w:b w:val="0"/>
      <w:sz w:val="22"/>
      <w:szCs w:val="22"/>
    </w:rPr>
  </w:style>
  <w:style w:type="character" w:customStyle="1" w:styleId="ListLabel385">
    <w:name w:val="ListLabel 385"/>
    <w:qFormat/>
    <w:rPr>
      <w:rFonts w:cs="Arial"/>
      <w:b w:val="0"/>
      <w:sz w:val="22"/>
      <w:szCs w:val="22"/>
    </w:rPr>
  </w:style>
  <w:style w:type="character" w:customStyle="1" w:styleId="ListLabel386">
    <w:name w:val="ListLabel 386"/>
    <w:qFormat/>
    <w:rPr>
      <w:rFonts w:cs="Arial"/>
      <w:b w:val="0"/>
      <w:sz w:val="22"/>
      <w:szCs w:val="22"/>
    </w:rPr>
  </w:style>
  <w:style w:type="character" w:customStyle="1" w:styleId="ListLabel387">
    <w:name w:val="ListLabel 387"/>
    <w:qFormat/>
    <w:rPr>
      <w:rFonts w:cs="Arial"/>
      <w:b w:val="0"/>
      <w:sz w:val="22"/>
      <w:szCs w:val="22"/>
    </w:rPr>
  </w:style>
  <w:style w:type="character" w:customStyle="1" w:styleId="ListLabel388">
    <w:name w:val="ListLabel 388"/>
    <w:qFormat/>
    <w:rPr>
      <w:rFonts w:cs="Arial"/>
      <w:b w:val="0"/>
      <w:sz w:val="22"/>
      <w:szCs w:val="22"/>
    </w:rPr>
  </w:style>
  <w:style w:type="character" w:customStyle="1" w:styleId="ListLabel389">
    <w:name w:val="ListLabel 389"/>
    <w:qFormat/>
    <w:rPr>
      <w:rFonts w:cs="Arial"/>
      <w:b w:val="0"/>
      <w:sz w:val="22"/>
      <w:szCs w:val="22"/>
    </w:rPr>
  </w:style>
  <w:style w:type="character" w:customStyle="1" w:styleId="ListLabel390">
    <w:name w:val="ListLabel 390"/>
    <w:qFormat/>
    <w:rPr>
      <w:rFonts w:cs="Arial"/>
      <w:b w:val="0"/>
      <w:sz w:val="22"/>
      <w:szCs w:val="22"/>
    </w:rPr>
  </w:style>
  <w:style w:type="character" w:customStyle="1" w:styleId="ListLabel391">
    <w:name w:val="ListLabel 391"/>
    <w:qFormat/>
    <w:rPr>
      <w:rFonts w:cs="Arial"/>
      <w:b w:val="0"/>
      <w:sz w:val="22"/>
      <w:szCs w:val="22"/>
    </w:rPr>
  </w:style>
  <w:style w:type="character" w:customStyle="1" w:styleId="ListLabel392">
    <w:name w:val="ListLabel 392"/>
    <w:qFormat/>
    <w:rPr>
      <w:rFonts w:cs="Arial"/>
      <w:b w:val="0"/>
      <w:sz w:val="22"/>
      <w:szCs w:val="22"/>
    </w:rPr>
  </w:style>
  <w:style w:type="character" w:customStyle="1" w:styleId="ListLabel393">
    <w:name w:val="ListLabel 393"/>
    <w:qFormat/>
    <w:rPr>
      <w:rFonts w:cs="Arial"/>
      <w:b/>
      <w:sz w:val="24"/>
      <w:szCs w:val="24"/>
      <w:u w:val="none"/>
    </w:rPr>
  </w:style>
  <w:style w:type="character" w:customStyle="1" w:styleId="ListLabel394">
    <w:name w:val="ListLabel 394"/>
    <w:qFormat/>
    <w:rPr>
      <w:rFonts w:cs="Arial"/>
      <w:b/>
      <w:sz w:val="24"/>
      <w:szCs w:val="24"/>
      <w:u w:val="none"/>
    </w:rPr>
  </w:style>
  <w:style w:type="character" w:customStyle="1" w:styleId="ListLabel395">
    <w:name w:val="ListLabel 395"/>
    <w:qFormat/>
    <w:rPr>
      <w:rFonts w:cs="Arial"/>
      <w:b/>
      <w:sz w:val="24"/>
      <w:szCs w:val="24"/>
      <w:u w:val="none"/>
    </w:rPr>
  </w:style>
  <w:style w:type="character" w:customStyle="1" w:styleId="ListLabel396">
    <w:name w:val="ListLabel 396"/>
    <w:qFormat/>
    <w:rPr>
      <w:rFonts w:cs="Arial"/>
      <w:b/>
      <w:sz w:val="24"/>
      <w:szCs w:val="24"/>
      <w:u w:val="none"/>
    </w:rPr>
  </w:style>
  <w:style w:type="character" w:customStyle="1" w:styleId="ListLabel397">
    <w:name w:val="ListLabel 397"/>
    <w:qFormat/>
    <w:rPr>
      <w:rFonts w:cs="Arial"/>
      <w:b/>
      <w:sz w:val="24"/>
      <w:szCs w:val="24"/>
      <w:u w:val="none"/>
    </w:rPr>
  </w:style>
  <w:style w:type="character" w:customStyle="1" w:styleId="ListLabel398">
    <w:name w:val="ListLabel 398"/>
    <w:qFormat/>
    <w:rPr>
      <w:rFonts w:cs="Arial"/>
      <w:b/>
      <w:sz w:val="24"/>
      <w:szCs w:val="24"/>
      <w:u w:val="none"/>
    </w:rPr>
  </w:style>
  <w:style w:type="character" w:customStyle="1" w:styleId="ListLabel399">
    <w:name w:val="ListLabel 399"/>
    <w:qFormat/>
    <w:rPr>
      <w:rFonts w:cs="Arial"/>
      <w:b/>
      <w:sz w:val="24"/>
      <w:szCs w:val="24"/>
      <w:u w:val="none"/>
    </w:rPr>
  </w:style>
  <w:style w:type="character" w:customStyle="1" w:styleId="ListLabel400">
    <w:name w:val="ListLabel 400"/>
    <w:qFormat/>
    <w:rPr>
      <w:rFonts w:cs="Arial"/>
      <w:b/>
      <w:sz w:val="24"/>
      <w:szCs w:val="24"/>
      <w:u w:val="none"/>
    </w:rPr>
  </w:style>
  <w:style w:type="character" w:customStyle="1" w:styleId="ListLabel401">
    <w:name w:val="ListLabel 401"/>
    <w:qFormat/>
    <w:rPr>
      <w:rFonts w:cs="Arial"/>
      <w:b/>
      <w:sz w:val="24"/>
      <w:szCs w:val="24"/>
      <w:u w:val="none"/>
    </w:rPr>
  </w:style>
  <w:style w:type="character" w:customStyle="1" w:styleId="ListLabel402">
    <w:name w:val="ListLabel 402"/>
    <w:qFormat/>
    <w:rPr>
      <w:rFonts w:cs="Arial"/>
      <w:b/>
      <w:sz w:val="24"/>
      <w:szCs w:val="24"/>
      <w:u w:val="none"/>
    </w:rPr>
  </w:style>
  <w:style w:type="character" w:customStyle="1" w:styleId="ListLabel403">
    <w:name w:val="ListLabel 403"/>
    <w:qFormat/>
    <w:rPr>
      <w:rFonts w:ascii="Consolas" w:hAnsi="Consolas" w:cs="Arial"/>
      <w:b/>
      <w:sz w:val="20"/>
      <w:szCs w:val="24"/>
      <w:u w:val="none"/>
    </w:rPr>
  </w:style>
  <w:style w:type="character" w:customStyle="1" w:styleId="ListLabel404">
    <w:name w:val="ListLabel 404"/>
    <w:qFormat/>
    <w:rPr>
      <w:rFonts w:cs="Arial"/>
      <w:b/>
      <w:sz w:val="24"/>
      <w:szCs w:val="24"/>
      <w:u w:val="none"/>
    </w:rPr>
  </w:style>
  <w:style w:type="character" w:customStyle="1" w:styleId="ListLabel405">
    <w:name w:val="ListLabel 405"/>
    <w:qFormat/>
    <w:rPr>
      <w:rFonts w:cs="Arial"/>
      <w:b/>
      <w:sz w:val="24"/>
      <w:szCs w:val="24"/>
      <w:u w:val="none"/>
    </w:rPr>
  </w:style>
  <w:style w:type="character" w:customStyle="1" w:styleId="ListLabel406">
    <w:name w:val="ListLabel 406"/>
    <w:qFormat/>
    <w:rPr>
      <w:rFonts w:cs="Arial"/>
      <w:b/>
      <w:sz w:val="24"/>
      <w:szCs w:val="24"/>
      <w:u w:val="none"/>
    </w:rPr>
  </w:style>
  <w:style w:type="character" w:customStyle="1" w:styleId="ListLabel407">
    <w:name w:val="ListLabel 407"/>
    <w:qFormat/>
    <w:rPr>
      <w:rFonts w:cs="Arial"/>
      <w:b/>
      <w:sz w:val="24"/>
      <w:szCs w:val="24"/>
      <w:u w:val="none"/>
    </w:rPr>
  </w:style>
  <w:style w:type="character" w:customStyle="1" w:styleId="ListLabel408">
    <w:name w:val="ListLabel 408"/>
    <w:qFormat/>
    <w:rPr>
      <w:rFonts w:cs="Arial"/>
      <w:b/>
      <w:sz w:val="24"/>
      <w:szCs w:val="24"/>
      <w:u w:val="none"/>
    </w:rPr>
  </w:style>
  <w:style w:type="character" w:customStyle="1" w:styleId="ListLabel409">
    <w:name w:val="ListLabel 409"/>
    <w:qFormat/>
    <w:rPr>
      <w:rFonts w:cs="Arial"/>
      <w:b/>
      <w:sz w:val="24"/>
      <w:szCs w:val="24"/>
      <w:u w:val="none"/>
    </w:rPr>
  </w:style>
  <w:style w:type="character" w:customStyle="1" w:styleId="ListLabel410">
    <w:name w:val="ListLabel 410"/>
    <w:qFormat/>
    <w:rPr>
      <w:rFonts w:cs="Arial"/>
      <w:b/>
      <w:sz w:val="24"/>
      <w:szCs w:val="24"/>
      <w:u w:val="none"/>
    </w:rPr>
  </w:style>
  <w:style w:type="character" w:customStyle="1" w:styleId="ListLabel411">
    <w:name w:val="ListLabel 411"/>
    <w:qFormat/>
    <w:rPr>
      <w:rFonts w:cs="Arial"/>
      <w:b w:val="0"/>
      <w:sz w:val="22"/>
      <w:szCs w:val="22"/>
    </w:rPr>
  </w:style>
  <w:style w:type="character" w:customStyle="1" w:styleId="ListLabel412">
    <w:name w:val="ListLabel 412"/>
    <w:qFormat/>
    <w:rPr>
      <w:rFonts w:cs="Arial"/>
      <w:b w:val="0"/>
      <w:sz w:val="22"/>
      <w:szCs w:val="22"/>
    </w:rPr>
  </w:style>
  <w:style w:type="character" w:customStyle="1" w:styleId="ListLabel413">
    <w:name w:val="ListLabel 413"/>
    <w:qFormat/>
    <w:rPr>
      <w:b w:val="0"/>
    </w:rPr>
  </w:style>
  <w:style w:type="character" w:customStyle="1" w:styleId="ListLabel414">
    <w:name w:val="ListLabel 414"/>
    <w:qFormat/>
    <w:rPr>
      <w:rFonts w:cs="Arial"/>
      <w:b w:val="0"/>
      <w:sz w:val="18"/>
      <w:szCs w:val="18"/>
      <w:u w:val="none"/>
    </w:rPr>
  </w:style>
  <w:style w:type="character" w:customStyle="1" w:styleId="ListLabel415">
    <w:name w:val="ListLabel 415"/>
    <w:qFormat/>
    <w:rPr>
      <w:rFonts w:cs="Arial"/>
      <w:b w:val="0"/>
      <w:sz w:val="18"/>
      <w:szCs w:val="18"/>
      <w:u w:val="none"/>
    </w:rPr>
  </w:style>
  <w:style w:type="character" w:customStyle="1" w:styleId="ListLabel416">
    <w:name w:val="ListLabel 416"/>
    <w:qFormat/>
    <w:rPr>
      <w:rFonts w:cs="Arial"/>
      <w:b w:val="0"/>
      <w:sz w:val="18"/>
      <w:szCs w:val="18"/>
      <w:u w:val="none"/>
    </w:rPr>
  </w:style>
  <w:style w:type="character" w:customStyle="1" w:styleId="ListLabel417">
    <w:name w:val="ListLabel 417"/>
    <w:qFormat/>
    <w:rPr>
      <w:rFonts w:cs="Arial"/>
      <w:b w:val="0"/>
      <w:sz w:val="18"/>
      <w:szCs w:val="18"/>
      <w:u w:val="none"/>
    </w:rPr>
  </w:style>
  <w:style w:type="character" w:customStyle="1" w:styleId="ListLabel418">
    <w:name w:val="ListLabel 418"/>
    <w:qFormat/>
    <w:rPr>
      <w:rFonts w:cs="Arial"/>
      <w:b w:val="0"/>
      <w:sz w:val="18"/>
      <w:szCs w:val="18"/>
      <w:u w:val="none"/>
    </w:rPr>
  </w:style>
  <w:style w:type="character" w:customStyle="1" w:styleId="ListLabel419">
    <w:name w:val="ListLabel 419"/>
    <w:qFormat/>
    <w:rPr>
      <w:rFonts w:cs="Arial"/>
      <w:b w:val="0"/>
      <w:sz w:val="18"/>
      <w:szCs w:val="18"/>
      <w:u w:val="none"/>
    </w:rPr>
  </w:style>
  <w:style w:type="character" w:customStyle="1" w:styleId="ListLabel420">
    <w:name w:val="ListLabel 420"/>
    <w:qFormat/>
    <w:rPr>
      <w:rFonts w:cs="Arial"/>
      <w:b w:val="0"/>
      <w:sz w:val="18"/>
      <w:szCs w:val="18"/>
      <w:u w:val="none"/>
    </w:rPr>
  </w:style>
  <w:style w:type="character" w:customStyle="1" w:styleId="ListLabel421">
    <w:name w:val="ListLabel 421"/>
    <w:qFormat/>
    <w:rPr>
      <w:rFonts w:cs="Arial"/>
      <w:b w:val="0"/>
      <w:sz w:val="18"/>
      <w:szCs w:val="18"/>
      <w:u w:val="none"/>
    </w:rPr>
  </w:style>
  <w:style w:type="character" w:customStyle="1" w:styleId="ListLabel422">
    <w:name w:val="ListLabel 422"/>
    <w:qFormat/>
    <w:rPr>
      <w:rFonts w:cs="Arial"/>
      <w:b w:val="0"/>
      <w:sz w:val="18"/>
      <w:szCs w:val="18"/>
      <w:u w:val="none"/>
    </w:rPr>
  </w:style>
  <w:style w:type="character" w:customStyle="1" w:styleId="ListLabel423">
    <w:name w:val="ListLabel 423"/>
    <w:qFormat/>
    <w:rPr>
      <w:rFonts w:cs="Arial"/>
      <w:b/>
      <w:sz w:val="24"/>
      <w:szCs w:val="24"/>
      <w:u w:val="none"/>
    </w:rPr>
  </w:style>
  <w:style w:type="character" w:customStyle="1" w:styleId="ListLabel424">
    <w:name w:val="ListLabel 424"/>
    <w:qFormat/>
    <w:rPr>
      <w:rFonts w:ascii="Consolas" w:hAnsi="Consolas" w:cs="Arial"/>
      <w:b/>
      <w:sz w:val="20"/>
      <w:szCs w:val="24"/>
      <w:u w:val="none"/>
    </w:rPr>
  </w:style>
  <w:style w:type="character" w:customStyle="1" w:styleId="ListLabel425">
    <w:name w:val="ListLabel 425"/>
    <w:qFormat/>
    <w:rPr>
      <w:rFonts w:cs="Arial"/>
      <w:b/>
      <w:sz w:val="24"/>
      <w:szCs w:val="24"/>
      <w:u w:val="none"/>
    </w:rPr>
  </w:style>
  <w:style w:type="character" w:customStyle="1" w:styleId="ListLabel426">
    <w:name w:val="ListLabel 426"/>
    <w:qFormat/>
    <w:rPr>
      <w:rFonts w:cs="Arial"/>
      <w:b/>
      <w:sz w:val="24"/>
      <w:szCs w:val="24"/>
      <w:u w:val="none"/>
    </w:rPr>
  </w:style>
  <w:style w:type="character" w:customStyle="1" w:styleId="ListLabel427">
    <w:name w:val="ListLabel 427"/>
    <w:qFormat/>
    <w:rPr>
      <w:rFonts w:cs="Arial"/>
      <w:b/>
      <w:sz w:val="24"/>
      <w:szCs w:val="24"/>
      <w:u w:val="none"/>
    </w:rPr>
  </w:style>
  <w:style w:type="character" w:customStyle="1" w:styleId="ListLabel428">
    <w:name w:val="ListLabel 428"/>
    <w:qFormat/>
    <w:rPr>
      <w:rFonts w:cs="Arial"/>
      <w:b/>
      <w:sz w:val="24"/>
      <w:szCs w:val="24"/>
      <w:u w:val="none"/>
    </w:rPr>
  </w:style>
  <w:style w:type="character" w:customStyle="1" w:styleId="ListLabel429">
    <w:name w:val="ListLabel 429"/>
    <w:qFormat/>
    <w:rPr>
      <w:rFonts w:cs="Arial"/>
      <w:b/>
      <w:sz w:val="24"/>
      <w:szCs w:val="24"/>
      <w:u w:val="none"/>
    </w:rPr>
  </w:style>
  <w:style w:type="character" w:customStyle="1" w:styleId="ListLabel430">
    <w:name w:val="ListLabel 430"/>
    <w:qFormat/>
    <w:rPr>
      <w:rFonts w:cs="Arial"/>
      <w:b/>
      <w:sz w:val="24"/>
      <w:szCs w:val="24"/>
      <w:u w:val="none"/>
    </w:rPr>
  </w:style>
  <w:style w:type="character" w:customStyle="1" w:styleId="ListLabel431">
    <w:name w:val="ListLabel 431"/>
    <w:qFormat/>
    <w:rPr>
      <w:rFonts w:cs="Arial"/>
      <w:b/>
      <w:sz w:val="24"/>
      <w:szCs w:val="24"/>
      <w:u w:val="none"/>
    </w:rPr>
  </w:style>
  <w:style w:type="character" w:customStyle="1" w:styleId="ListLabel432">
    <w:name w:val="ListLabel 432"/>
    <w:qFormat/>
    <w:rPr>
      <w:rFonts w:eastAsia="Calibri" w:cs="Calibri"/>
      <w:b/>
      <w:sz w:val="24"/>
      <w:szCs w:val="24"/>
      <w:u w:val="none"/>
    </w:rPr>
  </w:style>
  <w:style w:type="character" w:customStyle="1" w:styleId="ListLabel433">
    <w:name w:val="ListLabel 433"/>
    <w:qFormat/>
    <w:rPr>
      <w:rFonts w:eastAsia="Calibri" w:cs="Calibri"/>
      <w:b/>
      <w:sz w:val="24"/>
      <w:szCs w:val="24"/>
      <w:u w:val="none"/>
    </w:rPr>
  </w:style>
  <w:style w:type="character" w:customStyle="1" w:styleId="ListLabel434">
    <w:name w:val="ListLabel 434"/>
    <w:qFormat/>
    <w:rPr>
      <w:rFonts w:eastAsia="Calibri" w:cs="Calibri"/>
      <w:b/>
      <w:sz w:val="24"/>
      <w:szCs w:val="24"/>
      <w:u w:val="none"/>
    </w:rPr>
  </w:style>
  <w:style w:type="character" w:customStyle="1" w:styleId="ListLabel435">
    <w:name w:val="ListLabel 435"/>
    <w:qFormat/>
    <w:rPr>
      <w:rFonts w:eastAsia="Calibri" w:cs="Calibri"/>
      <w:b/>
      <w:sz w:val="24"/>
      <w:szCs w:val="24"/>
      <w:u w:val="none"/>
    </w:rPr>
  </w:style>
  <w:style w:type="character" w:customStyle="1" w:styleId="ListLabel436">
    <w:name w:val="ListLabel 436"/>
    <w:qFormat/>
    <w:rPr>
      <w:rFonts w:eastAsia="Calibri" w:cs="Calibri"/>
      <w:b/>
      <w:sz w:val="24"/>
      <w:szCs w:val="24"/>
      <w:u w:val="none"/>
    </w:rPr>
  </w:style>
  <w:style w:type="character" w:customStyle="1" w:styleId="ListLabel437">
    <w:name w:val="ListLabel 437"/>
    <w:qFormat/>
    <w:rPr>
      <w:rFonts w:eastAsia="Calibri" w:cs="Calibri"/>
      <w:b/>
      <w:sz w:val="24"/>
      <w:szCs w:val="24"/>
      <w:u w:val="none"/>
    </w:rPr>
  </w:style>
  <w:style w:type="character" w:customStyle="1" w:styleId="ListLabel438">
    <w:name w:val="ListLabel 438"/>
    <w:qFormat/>
    <w:rPr>
      <w:rFonts w:eastAsia="Calibri" w:cs="Calibri"/>
      <w:b/>
      <w:sz w:val="24"/>
      <w:szCs w:val="24"/>
      <w:u w:val="none"/>
    </w:rPr>
  </w:style>
  <w:style w:type="character" w:customStyle="1" w:styleId="ListLabel439">
    <w:name w:val="ListLabel 439"/>
    <w:qFormat/>
    <w:rPr>
      <w:rFonts w:eastAsia="Calibri" w:cs="Calibri"/>
      <w:b/>
      <w:sz w:val="24"/>
      <w:szCs w:val="24"/>
      <w:u w:val="none"/>
    </w:rPr>
  </w:style>
  <w:style w:type="character" w:customStyle="1" w:styleId="ListLabel440">
    <w:name w:val="ListLabel 440"/>
    <w:qFormat/>
    <w:rPr>
      <w:rFonts w:eastAsia="Calibri" w:cs="Calibri"/>
      <w:b/>
      <w:sz w:val="24"/>
      <w:szCs w:val="24"/>
      <w:u w:val="none"/>
    </w:rPr>
  </w:style>
  <w:style w:type="character" w:customStyle="1" w:styleId="ListLabel441">
    <w:name w:val="ListLabel 441"/>
    <w:qFormat/>
    <w:rPr>
      <w:rFonts w:cs="Arial"/>
      <w:b/>
      <w:sz w:val="24"/>
      <w:szCs w:val="24"/>
      <w:u w:val="none"/>
    </w:rPr>
  </w:style>
  <w:style w:type="character" w:customStyle="1" w:styleId="ListLabel442">
    <w:name w:val="ListLabel 442"/>
    <w:qFormat/>
    <w:rPr>
      <w:rFonts w:cs="Arial"/>
      <w:b/>
      <w:sz w:val="24"/>
      <w:szCs w:val="24"/>
      <w:u w:val="none"/>
    </w:rPr>
  </w:style>
  <w:style w:type="character" w:customStyle="1" w:styleId="ListLabel443">
    <w:name w:val="ListLabel 443"/>
    <w:qFormat/>
    <w:rPr>
      <w:rFonts w:cs="Arial"/>
      <w:b/>
      <w:sz w:val="24"/>
      <w:szCs w:val="24"/>
      <w:u w:val="none"/>
    </w:rPr>
  </w:style>
  <w:style w:type="character" w:customStyle="1" w:styleId="ListLabel444">
    <w:name w:val="ListLabel 444"/>
    <w:qFormat/>
    <w:rPr>
      <w:rFonts w:cs="Arial"/>
      <w:b/>
      <w:sz w:val="24"/>
      <w:szCs w:val="24"/>
      <w:u w:val="none"/>
    </w:rPr>
  </w:style>
  <w:style w:type="character" w:customStyle="1" w:styleId="ListLabel445">
    <w:name w:val="ListLabel 445"/>
    <w:qFormat/>
    <w:rPr>
      <w:rFonts w:cs="Arial"/>
      <w:b/>
      <w:sz w:val="24"/>
      <w:szCs w:val="24"/>
      <w:u w:val="none"/>
    </w:rPr>
  </w:style>
  <w:style w:type="character" w:customStyle="1" w:styleId="ListLabel446">
    <w:name w:val="ListLabel 446"/>
    <w:qFormat/>
    <w:rPr>
      <w:rFonts w:cs="Arial"/>
      <w:b/>
      <w:sz w:val="24"/>
      <w:szCs w:val="24"/>
      <w:u w:val="none"/>
    </w:rPr>
  </w:style>
  <w:style w:type="character" w:customStyle="1" w:styleId="ListLabel447">
    <w:name w:val="ListLabel 447"/>
    <w:qFormat/>
    <w:rPr>
      <w:rFonts w:cs="Arial"/>
      <w:b/>
      <w:sz w:val="24"/>
      <w:szCs w:val="24"/>
      <w:u w:val="none"/>
    </w:rPr>
  </w:style>
  <w:style w:type="character" w:customStyle="1" w:styleId="ListLabel448">
    <w:name w:val="ListLabel 448"/>
    <w:qFormat/>
    <w:rPr>
      <w:rFonts w:cs="Arial"/>
      <w:b/>
      <w:sz w:val="24"/>
      <w:szCs w:val="24"/>
      <w:u w:val="none"/>
    </w:rPr>
  </w:style>
  <w:style w:type="character" w:customStyle="1" w:styleId="ListLabel449">
    <w:name w:val="ListLabel 449"/>
    <w:qFormat/>
    <w:rPr>
      <w:rFonts w:cs="Arial"/>
      <w:b/>
      <w:sz w:val="24"/>
      <w:szCs w:val="24"/>
      <w:u w:val="none"/>
    </w:rPr>
  </w:style>
  <w:style w:type="character" w:customStyle="1" w:styleId="ListLabel450">
    <w:name w:val="ListLabel 450"/>
    <w:qFormat/>
    <w:rPr>
      <w:rFonts w:cs="Arial"/>
      <w:b w:val="0"/>
      <w:sz w:val="22"/>
      <w:szCs w:val="22"/>
    </w:rPr>
  </w:style>
  <w:style w:type="character" w:customStyle="1" w:styleId="ListLabel451">
    <w:name w:val="ListLabel 451"/>
    <w:qFormat/>
    <w:rPr>
      <w:rFonts w:cs="Arial"/>
      <w:b w:val="0"/>
      <w:sz w:val="22"/>
      <w:szCs w:val="22"/>
    </w:rPr>
  </w:style>
  <w:style w:type="character" w:customStyle="1" w:styleId="ListLabel452">
    <w:name w:val="ListLabel 452"/>
    <w:qFormat/>
    <w:rPr>
      <w:rFonts w:cs="Arial"/>
      <w:b w:val="0"/>
      <w:sz w:val="22"/>
      <w:szCs w:val="22"/>
    </w:rPr>
  </w:style>
  <w:style w:type="character" w:customStyle="1" w:styleId="ListLabel453">
    <w:name w:val="ListLabel 453"/>
    <w:qFormat/>
    <w:rPr>
      <w:rFonts w:cs="Arial"/>
      <w:b w:val="0"/>
      <w:sz w:val="22"/>
      <w:szCs w:val="22"/>
    </w:rPr>
  </w:style>
  <w:style w:type="character" w:customStyle="1" w:styleId="ListLabel454">
    <w:name w:val="ListLabel 454"/>
    <w:qFormat/>
    <w:rPr>
      <w:rFonts w:cs="Arial"/>
      <w:b w:val="0"/>
      <w:sz w:val="22"/>
      <w:szCs w:val="22"/>
    </w:rPr>
  </w:style>
  <w:style w:type="character" w:customStyle="1" w:styleId="ListLabel455">
    <w:name w:val="ListLabel 455"/>
    <w:qFormat/>
    <w:rPr>
      <w:rFonts w:cs="Arial"/>
      <w:b w:val="0"/>
      <w:sz w:val="22"/>
      <w:szCs w:val="22"/>
    </w:rPr>
  </w:style>
  <w:style w:type="character" w:customStyle="1" w:styleId="ListLabel456">
    <w:name w:val="ListLabel 456"/>
    <w:qFormat/>
    <w:rPr>
      <w:rFonts w:cs="Arial"/>
      <w:b w:val="0"/>
      <w:sz w:val="22"/>
      <w:szCs w:val="22"/>
    </w:rPr>
  </w:style>
  <w:style w:type="character" w:customStyle="1" w:styleId="ListLabel457">
    <w:name w:val="ListLabel 457"/>
    <w:qFormat/>
    <w:rPr>
      <w:rFonts w:cs="Arial"/>
      <w:b w:val="0"/>
      <w:sz w:val="22"/>
      <w:szCs w:val="22"/>
    </w:rPr>
  </w:style>
  <w:style w:type="character" w:customStyle="1" w:styleId="ListLabel458">
    <w:name w:val="ListLabel 458"/>
    <w:qFormat/>
    <w:rPr>
      <w:rFonts w:cs="Arial"/>
      <w:b w:val="0"/>
      <w:sz w:val="22"/>
      <w:szCs w:val="22"/>
    </w:rPr>
  </w:style>
  <w:style w:type="character" w:customStyle="1" w:styleId="ListLabel459">
    <w:name w:val="ListLabel 459"/>
    <w:qFormat/>
    <w:rPr>
      <w:rFonts w:cs="Arial"/>
      <w:b w:val="0"/>
      <w:sz w:val="18"/>
      <w:szCs w:val="18"/>
      <w:u w:val="none"/>
    </w:rPr>
  </w:style>
  <w:style w:type="character" w:customStyle="1" w:styleId="ListLabel460">
    <w:name w:val="ListLabel 460"/>
    <w:qFormat/>
    <w:rPr>
      <w:rFonts w:cs="Arial"/>
      <w:b w:val="0"/>
      <w:sz w:val="18"/>
      <w:szCs w:val="18"/>
      <w:u w:val="none"/>
    </w:rPr>
  </w:style>
  <w:style w:type="character" w:customStyle="1" w:styleId="ListLabel461">
    <w:name w:val="ListLabel 461"/>
    <w:qFormat/>
    <w:rPr>
      <w:rFonts w:cs="Arial"/>
      <w:b w:val="0"/>
      <w:sz w:val="18"/>
      <w:szCs w:val="18"/>
      <w:u w:val="none"/>
    </w:rPr>
  </w:style>
  <w:style w:type="character" w:customStyle="1" w:styleId="ListLabel462">
    <w:name w:val="ListLabel 462"/>
    <w:qFormat/>
    <w:rPr>
      <w:rFonts w:cs="Arial"/>
      <w:b w:val="0"/>
      <w:sz w:val="18"/>
      <w:szCs w:val="18"/>
      <w:u w:val="none"/>
    </w:rPr>
  </w:style>
  <w:style w:type="character" w:customStyle="1" w:styleId="ListLabel463">
    <w:name w:val="ListLabel 463"/>
    <w:qFormat/>
    <w:rPr>
      <w:rFonts w:cs="Arial"/>
      <w:b w:val="0"/>
      <w:sz w:val="18"/>
      <w:szCs w:val="18"/>
      <w:u w:val="none"/>
    </w:rPr>
  </w:style>
  <w:style w:type="character" w:customStyle="1" w:styleId="ListLabel464">
    <w:name w:val="ListLabel 464"/>
    <w:qFormat/>
    <w:rPr>
      <w:rFonts w:cs="Arial"/>
      <w:b w:val="0"/>
      <w:sz w:val="18"/>
      <w:szCs w:val="18"/>
      <w:u w:val="none"/>
    </w:rPr>
  </w:style>
  <w:style w:type="character" w:customStyle="1" w:styleId="ListLabel465">
    <w:name w:val="ListLabel 465"/>
    <w:qFormat/>
    <w:rPr>
      <w:rFonts w:cs="Arial"/>
      <w:b w:val="0"/>
      <w:sz w:val="18"/>
      <w:szCs w:val="18"/>
      <w:u w:val="none"/>
    </w:rPr>
  </w:style>
  <w:style w:type="character" w:customStyle="1" w:styleId="ListLabel466">
    <w:name w:val="ListLabel 466"/>
    <w:qFormat/>
    <w:rPr>
      <w:rFonts w:cs="Arial"/>
      <w:b w:val="0"/>
      <w:sz w:val="18"/>
      <w:szCs w:val="18"/>
      <w:u w:val="none"/>
    </w:rPr>
  </w:style>
  <w:style w:type="character" w:customStyle="1" w:styleId="ListLabel467">
    <w:name w:val="ListLabel 467"/>
    <w:qFormat/>
    <w:rPr>
      <w:rFonts w:cs="Arial"/>
      <w:b w:val="0"/>
      <w:sz w:val="18"/>
      <w:szCs w:val="18"/>
      <w:u w:val="none"/>
    </w:rPr>
  </w:style>
  <w:style w:type="character" w:customStyle="1" w:styleId="ListLabel468">
    <w:name w:val="ListLabel 468"/>
    <w:qFormat/>
    <w:rPr>
      <w:rFonts w:cs="Arial"/>
      <w:b/>
      <w:sz w:val="24"/>
      <w:szCs w:val="24"/>
      <w:u w:val="none"/>
    </w:rPr>
  </w:style>
  <w:style w:type="character" w:customStyle="1" w:styleId="ListLabel469">
    <w:name w:val="ListLabel 469"/>
    <w:qFormat/>
    <w:rPr>
      <w:rFonts w:cs="Arial"/>
      <w:b/>
      <w:sz w:val="24"/>
      <w:szCs w:val="24"/>
      <w:u w:val="none"/>
    </w:rPr>
  </w:style>
  <w:style w:type="character" w:customStyle="1" w:styleId="ListLabel470">
    <w:name w:val="ListLabel 470"/>
    <w:qFormat/>
    <w:rPr>
      <w:rFonts w:cs="Arial"/>
      <w:b/>
      <w:sz w:val="24"/>
      <w:szCs w:val="24"/>
      <w:u w:val="none"/>
    </w:rPr>
  </w:style>
  <w:style w:type="character" w:customStyle="1" w:styleId="ListLabel471">
    <w:name w:val="ListLabel 471"/>
    <w:qFormat/>
    <w:rPr>
      <w:rFonts w:cs="Arial"/>
      <w:b/>
      <w:sz w:val="24"/>
      <w:szCs w:val="24"/>
      <w:u w:val="none"/>
    </w:rPr>
  </w:style>
  <w:style w:type="character" w:customStyle="1" w:styleId="ListLabel472">
    <w:name w:val="ListLabel 472"/>
    <w:qFormat/>
    <w:rPr>
      <w:rFonts w:cs="Arial"/>
      <w:b/>
      <w:sz w:val="24"/>
      <w:szCs w:val="24"/>
      <w:u w:val="none"/>
    </w:rPr>
  </w:style>
  <w:style w:type="character" w:customStyle="1" w:styleId="ListLabel473">
    <w:name w:val="ListLabel 473"/>
    <w:qFormat/>
    <w:rPr>
      <w:rFonts w:cs="Arial"/>
      <w:b/>
      <w:sz w:val="24"/>
      <w:szCs w:val="24"/>
      <w:u w:val="none"/>
    </w:rPr>
  </w:style>
  <w:style w:type="character" w:customStyle="1" w:styleId="ListLabel474">
    <w:name w:val="ListLabel 474"/>
    <w:qFormat/>
    <w:rPr>
      <w:rFonts w:cs="Arial"/>
      <w:b/>
      <w:sz w:val="24"/>
      <w:szCs w:val="24"/>
      <w:u w:val="none"/>
    </w:rPr>
  </w:style>
  <w:style w:type="character" w:customStyle="1" w:styleId="ListLabel475">
    <w:name w:val="ListLabel 475"/>
    <w:qFormat/>
    <w:rPr>
      <w:rFonts w:cs="Arial"/>
      <w:b/>
      <w:sz w:val="24"/>
      <w:szCs w:val="24"/>
      <w:u w:val="none"/>
    </w:rPr>
  </w:style>
  <w:style w:type="character" w:customStyle="1" w:styleId="ListLabel476">
    <w:name w:val="ListLabel 476"/>
    <w:qFormat/>
    <w:rPr>
      <w:rFonts w:cs="Arial"/>
      <w:b/>
      <w:sz w:val="24"/>
      <w:szCs w:val="24"/>
      <w:u w:val="none"/>
    </w:rPr>
  </w:style>
  <w:style w:type="character" w:customStyle="1" w:styleId="ListLabel477">
    <w:name w:val="ListLabel 477"/>
    <w:qFormat/>
    <w:rPr>
      <w:rFonts w:cs="Arial"/>
      <w:b/>
      <w:sz w:val="24"/>
      <w:szCs w:val="24"/>
      <w:u w:val="none"/>
    </w:rPr>
  </w:style>
  <w:style w:type="character" w:customStyle="1" w:styleId="ListLabel478">
    <w:name w:val="ListLabel 478"/>
    <w:qFormat/>
    <w:rPr>
      <w:rFonts w:cs="Arial"/>
      <w:b/>
      <w:sz w:val="24"/>
      <w:szCs w:val="24"/>
      <w:u w:val="none"/>
    </w:rPr>
  </w:style>
  <w:style w:type="character" w:customStyle="1" w:styleId="ListLabel479">
    <w:name w:val="ListLabel 479"/>
    <w:qFormat/>
    <w:rPr>
      <w:rFonts w:cs="Arial"/>
      <w:b/>
      <w:sz w:val="24"/>
      <w:szCs w:val="24"/>
      <w:u w:val="none"/>
    </w:rPr>
  </w:style>
  <w:style w:type="character" w:customStyle="1" w:styleId="ListLabel480">
    <w:name w:val="ListLabel 480"/>
    <w:qFormat/>
    <w:rPr>
      <w:rFonts w:cs="Arial"/>
      <w:b/>
      <w:sz w:val="24"/>
      <w:szCs w:val="24"/>
      <w:u w:val="none"/>
    </w:rPr>
  </w:style>
  <w:style w:type="character" w:customStyle="1" w:styleId="ListLabel481">
    <w:name w:val="ListLabel 481"/>
    <w:qFormat/>
    <w:rPr>
      <w:rFonts w:cs="Arial"/>
      <w:b/>
      <w:sz w:val="24"/>
      <w:szCs w:val="24"/>
      <w:u w:val="none"/>
    </w:rPr>
  </w:style>
  <w:style w:type="character" w:customStyle="1" w:styleId="ListLabel482">
    <w:name w:val="ListLabel 482"/>
    <w:qFormat/>
    <w:rPr>
      <w:rFonts w:cs="Arial"/>
      <w:b/>
      <w:sz w:val="24"/>
      <w:szCs w:val="24"/>
      <w:u w:val="none"/>
    </w:rPr>
  </w:style>
  <w:style w:type="character" w:customStyle="1" w:styleId="ListLabel483">
    <w:name w:val="ListLabel 483"/>
    <w:qFormat/>
    <w:rPr>
      <w:rFonts w:cs="Arial"/>
      <w:b/>
      <w:sz w:val="24"/>
      <w:szCs w:val="24"/>
      <w:u w:val="none"/>
    </w:rPr>
  </w:style>
  <w:style w:type="character" w:customStyle="1" w:styleId="ListLabel484">
    <w:name w:val="ListLabel 484"/>
    <w:qFormat/>
    <w:rPr>
      <w:rFonts w:cs="Arial"/>
      <w:b/>
      <w:sz w:val="24"/>
      <w:szCs w:val="24"/>
      <w:u w:val="none"/>
    </w:rPr>
  </w:style>
  <w:style w:type="character" w:customStyle="1" w:styleId="ListLabel485">
    <w:name w:val="ListLabel 485"/>
    <w:qFormat/>
    <w:rPr>
      <w:rFonts w:cs="Arial"/>
      <w:b/>
      <w:sz w:val="24"/>
      <w:szCs w:val="24"/>
      <w:u w:val="none"/>
    </w:rPr>
  </w:style>
  <w:style w:type="character" w:customStyle="1" w:styleId="ListLabel486">
    <w:name w:val="ListLabel 486"/>
    <w:qFormat/>
    <w:rPr>
      <w:rFonts w:cs="Arial"/>
      <w:b/>
      <w:sz w:val="24"/>
      <w:szCs w:val="24"/>
      <w:u w:val="none"/>
    </w:rPr>
  </w:style>
  <w:style w:type="character" w:customStyle="1" w:styleId="ListLabel487">
    <w:name w:val="ListLabel 487"/>
    <w:qFormat/>
    <w:rPr>
      <w:rFonts w:cs="Arial"/>
      <w:b/>
      <w:sz w:val="24"/>
      <w:szCs w:val="24"/>
      <w:u w:val="none"/>
    </w:rPr>
  </w:style>
  <w:style w:type="character" w:customStyle="1" w:styleId="ListLabel488">
    <w:name w:val="ListLabel 488"/>
    <w:qFormat/>
    <w:rPr>
      <w:rFonts w:cs="Arial"/>
      <w:b/>
      <w:sz w:val="24"/>
      <w:szCs w:val="24"/>
      <w:u w:val="none"/>
    </w:rPr>
  </w:style>
  <w:style w:type="character" w:customStyle="1" w:styleId="ListLabel489">
    <w:name w:val="ListLabel 489"/>
    <w:qFormat/>
    <w:rPr>
      <w:rFonts w:cs="Arial"/>
      <w:b/>
      <w:sz w:val="24"/>
      <w:szCs w:val="24"/>
      <w:u w:val="none"/>
    </w:rPr>
  </w:style>
  <w:style w:type="character" w:customStyle="1" w:styleId="ListLabel490">
    <w:name w:val="ListLabel 490"/>
    <w:qFormat/>
    <w:rPr>
      <w:rFonts w:cs="Arial"/>
      <w:b/>
      <w:sz w:val="24"/>
      <w:szCs w:val="24"/>
      <w:u w:val="none"/>
    </w:rPr>
  </w:style>
  <w:style w:type="character" w:customStyle="1" w:styleId="ListLabel491">
    <w:name w:val="ListLabel 491"/>
    <w:qFormat/>
    <w:rPr>
      <w:rFonts w:cs="Arial"/>
      <w:b/>
      <w:sz w:val="24"/>
      <w:szCs w:val="24"/>
      <w:u w:val="none"/>
    </w:rPr>
  </w:style>
  <w:style w:type="character" w:customStyle="1" w:styleId="ListLabel492">
    <w:name w:val="ListLabel 492"/>
    <w:qFormat/>
    <w:rPr>
      <w:rFonts w:cs="Arial"/>
      <w:b/>
      <w:sz w:val="24"/>
      <w:szCs w:val="24"/>
      <w:u w:val="none"/>
    </w:rPr>
  </w:style>
  <w:style w:type="character" w:customStyle="1" w:styleId="ListLabel493">
    <w:name w:val="ListLabel 493"/>
    <w:qFormat/>
    <w:rPr>
      <w:rFonts w:cs="Arial"/>
      <w:b/>
      <w:sz w:val="24"/>
      <w:szCs w:val="24"/>
      <w:u w:val="none"/>
    </w:rPr>
  </w:style>
  <w:style w:type="character" w:customStyle="1" w:styleId="ListLabel494">
    <w:name w:val="ListLabel 494"/>
    <w:qFormat/>
    <w:rPr>
      <w:rFonts w:cs="Arial"/>
      <w:b/>
      <w:sz w:val="24"/>
      <w:szCs w:val="24"/>
      <w:u w:val="none"/>
    </w:rPr>
  </w:style>
  <w:style w:type="character" w:customStyle="1" w:styleId="ListLabel495">
    <w:name w:val="ListLabel 495"/>
    <w:qFormat/>
    <w:rPr>
      <w:rFonts w:cs="Arial"/>
      <w:b w:val="0"/>
      <w:sz w:val="18"/>
      <w:szCs w:val="18"/>
      <w:u w:val="none"/>
    </w:rPr>
  </w:style>
  <w:style w:type="character" w:customStyle="1" w:styleId="ListLabel496">
    <w:name w:val="ListLabel 496"/>
    <w:qFormat/>
    <w:rPr>
      <w:rFonts w:cs="Arial"/>
      <w:b w:val="0"/>
      <w:sz w:val="18"/>
      <w:szCs w:val="18"/>
      <w:u w:val="none"/>
    </w:rPr>
  </w:style>
  <w:style w:type="character" w:customStyle="1" w:styleId="ListLabel497">
    <w:name w:val="ListLabel 497"/>
    <w:qFormat/>
    <w:rPr>
      <w:rFonts w:cs="Arial"/>
      <w:b w:val="0"/>
      <w:sz w:val="18"/>
      <w:szCs w:val="18"/>
      <w:u w:val="none"/>
    </w:rPr>
  </w:style>
  <w:style w:type="character" w:customStyle="1" w:styleId="ListLabel498">
    <w:name w:val="ListLabel 498"/>
    <w:qFormat/>
    <w:rPr>
      <w:rFonts w:cs="Arial"/>
      <w:b w:val="0"/>
      <w:sz w:val="18"/>
      <w:szCs w:val="18"/>
      <w:u w:val="none"/>
    </w:rPr>
  </w:style>
  <w:style w:type="character" w:customStyle="1" w:styleId="ListLabel499">
    <w:name w:val="ListLabel 499"/>
    <w:qFormat/>
    <w:rPr>
      <w:rFonts w:cs="Arial"/>
      <w:b w:val="0"/>
      <w:sz w:val="18"/>
      <w:szCs w:val="18"/>
      <w:u w:val="none"/>
    </w:rPr>
  </w:style>
  <w:style w:type="character" w:customStyle="1" w:styleId="ListLabel500">
    <w:name w:val="ListLabel 500"/>
    <w:qFormat/>
    <w:rPr>
      <w:rFonts w:cs="Arial"/>
      <w:b w:val="0"/>
      <w:sz w:val="18"/>
      <w:szCs w:val="18"/>
      <w:u w:val="none"/>
    </w:rPr>
  </w:style>
  <w:style w:type="character" w:customStyle="1" w:styleId="ListLabel501">
    <w:name w:val="ListLabel 501"/>
    <w:qFormat/>
    <w:rPr>
      <w:rFonts w:cs="Arial"/>
      <w:b w:val="0"/>
      <w:sz w:val="18"/>
      <w:szCs w:val="18"/>
      <w:u w:val="none"/>
    </w:rPr>
  </w:style>
  <w:style w:type="character" w:customStyle="1" w:styleId="ListLabel502">
    <w:name w:val="ListLabel 502"/>
    <w:qFormat/>
    <w:rPr>
      <w:rFonts w:cs="Arial"/>
      <w:b w:val="0"/>
      <w:sz w:val="18"/>
      <w:szCs w:val="18"/>
      <w:u w:val="none"/>
    </w:rPr>
  </w:style>
  <w:style w:type="character" w:customStyle="1" w:styleId="ListLabel503">
    <w:name w:val="ListLabel 503"/>
    <w:qFormat/>
    <w:rPr>
      <w:rFonts w:cs="Arial"/>
      <w:b w:val="0"/>
      <w:sz w:val="18"/>
      <w:szCs w:val="18"/>
      <w:u w:val="none"/>
    </w:rPr>
  </w:style>
  <w:style w:type="character" w:customStyle="1" w:styleId="ListLabel504">
    <w:name w:val="ListLabel 504"/>
    <w:qFormat/>
    <w:rPr>
      <w:rFonts w:cs="Arial"/>
      <w:b w:val="0"/>
      <w:sz w:val="22"/>
      <w:szCs w:val="22"/>
    </w:rPr>
  </w:style>
  <w:style w:type="character" w:customStyle="1" w:styleId="ListLabel505">
    <w:name w:val="ListLabel 505"/>
    <w:qFormat/>
    <w:rPr>
      <w:rFonts w:cs="Arial"/>
      <w:b w:val="0"/>
      <w:sz w:val="22"/>
      <w:szCs w:val="22"/>
    </w:rPr>
  </w:style>
  <w:style w:type="character" w:customStyle="1" w:styleId="ListLabel506">
    <w:name w:val="ListLabel 506"/>
    <w:qFormat/>
    <w:rPr>
      <w:rFonts w:cs="Arial"/>
      <w:b w:val="0"/>
      <w:sz w:val="22"/>
      <w:szCs w:val="22"/>
    </w:rPr>
  </w:style>
  <w:style w:type="character" w:customStyle="1" w:styleId="ListLabel507">
    <w:name w:val="ListLabel 507"/>
    <w:qFormat/>
    <w:rPr>
      <w:rFonts w:cs="Arial"/>
      <w:b w:val="0"/>
      <w:sz w:val="22"/>
      <w:szCs w:val="22"/>
    </w:rPr>
  </w:style>
  <w:style w:type="character" w:customStyle="1" w:styleId="ListLabel508">
    <w:name w:val="ListLabel 508"/>
    <w:qFormat/>
    <w:rPr>
      <w:rFonts w:cs="Arial"/>
      <w:b w:val="0"/>
      <w:sz w:val="22"/>
      <w:szCs w:val="22"/>
    </w:rPr>
  </w:style>
  <w:style w:type="character" w:customStyle="1" w:styleId="ListLabel509">
    <w:name w:val="ListLabel 509"/>
    <w:qFormat/>
    <w:rPr>
      <w:rFonts w:cs="Arial"/>
      <w:b w:val="0"/>
      <w:sz w:val="22"/>
      <w:szCs w:val="22"/>
    </w:rPr>
  </w:style>
  <w:style w:type="character" w:customStyle="1" w:styleId="ListLabel510">
    <w:name w:val="ListLabel 510"/>
    <w:qFormat/>
    <w:rPr>
      <w:rFonts w:cs="Arial"/>
      <w:b w:val="0"/>
      <w:sz w:val="22"/>
      <w:szCs w:val="22"/>
    </w:rPr>
  </w:style>
  <w:style w:type="character" w:customStyle="1" w:styleId="ListLabel511">
    <w:name w:val="ListLabel 511"/>
    <w:qFormat/>
    <w:rPr>
      <w:rFonts w:cs="Arial"/>
      <w:b w:val="0"/>
      <w:sz w:val="22"/>
      <w:szCs w:val="22"/>
    </w:rPr>
  </w:style>
  <w:style w:type="character" w:customStyle="1" w:styleId="ListLabel512">
    <w:name w:val="ListLabel 512"/>
    <w:qFormat/>
    <w:rPr>
      <w:rFonts w:cs="Arial"/>
      <w:b w:val="0"/>
      <w:sz w:val="22"/>
      <w:szCs w:val="22"/>
    </w:rPr>
  </w:style>
  <w:style w:type="character" w:customStyle="1" w:styleId="ListLabel513">
    <w:name w:val="ListLabel 513"/>
    <w:qFormat/>
    <w:rPr>
      <w:rFonts w:cs="Arial"/>
      <w:b w:val="0"/>
      <w:sz w:val="18"/>
      <w:szCs w:val="18"/>
      <w:u w:val="none"/>
    </w:rPr>
  </w:style>
  <w:style w:type="character" w:customStyle="1" w:styleId="ListLabel514">
    <w:name w:val="ListLabel 514"/>
    <w:qFormat/>
    <w:rPr>
      <w:rFonts w:cs="Arial"/>
      <w:b w:val="0"/>
      <w:sz w:val="18"/>
      <w:szCs w:val="18"/>
      <w:u w:val="none"/>
    </w:rPr>
  </w:style>
  <w:style w:type="character" w:customStyle="1" w:styleId="ListLabel515">
    <w:name w:val="ListLabel 515"/>
    <w:qFormat/>
    <w:rPr>
      <w:rFonts w:cs="Arial"/>
      <w:b w:val="0"/>
      <w:sz w:val="18"/>
      <w:szCs w:val="18"/>
      <w:u w:val="none"/>
    </w:rPr>
  </w:style>
  <w:style w:type="character" w:customStyle="1" w:styleId="ListLabel516">
    <w:name w:val="ListLabel 516"/>
    <w:qFormat/>
    <w:rPr>
      <w:rFonts w:cs="Arial"/>
      <w:b w:val="0"/>
      <w:sz w:val="18"/>
      <w:szCs w:val="18"/>
      <w:u w:val="none"/>
    </w:rPr>
  </w:style>
  <w:style w:type="character" w:customStyle="1" w:styleId="ListLabel517">
    <w:name w:val="ListLabel 517"/>
    <w:qFormat/>
    <w:rPr>
      <w:rFonts w:cs="Arial"/>
      <w:b w:val="0"/>
      <w:sz w:val="18"/>
      <w:szCs w:val="18"/>
      <w:u w:val="none"/>
    </w:rPr>
  </w:style>
  <w:style w:type="character" w:customStyle="1" w:styleId="ListLabel518">
    <w:name w:val="ListLabel 518"/>
    <w:qFormat/>
    <w:rPr>
      <w:rFonts w:cs="Arial"/>
      <w:b w:val="0"/>
      <w:sz w:val="18"/>
      <w:szCs w:val="18"/>
      <w:u w:val="none"/>
    </w:rPr>
  </w:style>
  <w:style w:type="character" w:customStyle="1" w:styleId="ListLabel519">
    <w:name w:val="ListLabel 519"/>
    <w:qFormat/>
    <w:rPr>
      <w:rFonts w:cs="Arial"/>
      <w:b w:val="0"/>
      <w:sz w:val="18"/>
      <w:szCs w:val="18"/>
      <w:u w:val="none"/>
    </w:rPr>
  </w:style>
  <w:style w:type="character" w:customStyle="1" w:styleId="ListLabel520">
    <w:name w:val="ListLabel 520"/>
    <w:qFormat/>
    <w:rPr>
      <w:rFonts w:cs="Arial"/>
      <w:b w:val="0"/>
      <w:sz w:val="18"/>
      <w:szCs w:val="18"/>
      <w:u w:val="none"/>
    </w:rPr>
  </w:style>
  <w:style w:type="character" w:customStyle="1" w:styleId="ListLabel521">
    <w:name w:val="ListLabel 521"/>
    <w:qFormat/>
    <w:rPr>
      <w:rFonts w:cs="Arial"/>
      <w:b w:val="0"/>
      <w:sz w:val="18"/>
      <w:szCs w:val="18"/>
      <w:u w:val="none"/>
    </w:rPr>
  </w:style>
  <w:style w:type="character" w:customStyle="1" w:styleId="ListLabel522">
    <w:name w:val="ListLabel 522"/>
    <w:qFormat/>
    <w:rPr>
      <w:rFonts w:cs="Arial"/>
      <w:b/>
      <w:sz w:val="24"/>
      <w:szCs w:val="24"/>
      <w:u w:val="none"/>
    </w:rPr>
  </w:style>
  <w:style w:type="character" w:customStyle="1" w:styleId="ListLabel523">
    <w:name w:val="ListLabel 523"/>
    <w:qFormat/>
    <w:rPr>
      <w:rFonts w:cs="Arial"/>
      <w:b/>
      <w:sz w:val="24"/>
      <w:szCs w:val="24"/>
      <w:u w:val="none"/>
    </w:rPr>
  </w:style>
  <w:style w:type="character" w:customStyle="1" w:styleId="ListLabel524">
    <w:name w:val="ListLabel 524"/>
    <w:qFormat/>
    <w:rPr>
      <w:rFonts w:cs="Arial"/>
      <w:b/>
      <w:sz w:val="24"/>
      <w:szCs w:val="24"/>
      <w:u w:val="none"/>
    </w:rPr>
  </w:style>
  <w:style w:type="character" w:customStyle="1" w:styleId="ListLabel525">
    <w:name w:val="ListLabel 525"/>
    <w:qFormat/>
    <w:rPr>
      <w:rFonts w:cs="Arial"/>
      <w:b/>
      <w:sz w:val="24"/>
      <w:szCs w:val="24"/>
      <w:u w:val="none"/>
    </w:rPr>
  </w:style>
  <w:style w:type="character" w:customStyle="1" w:styleId="ListLabel526">
    <w:name w:val="ListLabel 526"/>
    <w:qFormat/>
    <w:rPr>
      <w:rFonts w:cs="Arial"/>
      <w:b/>
      <w:sz w:val="24"/>
      <w:szCs w:val="24"/>
      <w:u w:val="none"/>
    </w:rPr>
  </w:style>
  <w:style w:type="character" w:customStyle="1" w:styleId="ListLabel527">
    <w:name w:val="ListLabel 527"/>
    <w:qFormat/>
    <w:rPr>
      <w:rFonts w:cs="Arial"/>
      <w:b/>
      <w:sz w:val="24"/>
      <w:szCs w:val="24"/>
      <w:u w:val="none"/>
    </w:rPr>
  </w:style>
  <w:style w:type="character" w:customStyle="1" w:styleId="ListLabel528">
    <w:name w:val="ListLabel 528"/>
    <w:qFormat/>
    <w:rPr>
      <w:rFonts w:cs="Arial"/>
      <w:b/>
      <w:sz w:val="24"/>
      <w:szCs w:val="24"/>
      <w:u w:val="none"/>
    </w:rPr>
  </w:style>
  <w:style w:type="character" w:customStyle="1" w:styleId="ListLabel529">
    <w:name w:val="ListLabel 529"/>
    <w:qFormat/>
    <w:rPr>
      <w:rFonts w:cs="Arial"/>
      <w:b/>
      <w:sz w:val="24"/>
      <w:szCs w:val="24"/>
      <w:u w:val="none"/>
    </w:rPr>
  </w:style>
  <w:style w:type="character" w:customStyle="1" w:styleId="ListLabel530">
    <w:name w:val="ListLabel 530"/>
    <w:qFormat/>
    <w:rPr>
      <w:rFonts w:cs="Arial"/>
      <w:b/>
      <w:sz w:val="24"/>
      <w:szCs w:val="24"/>
      <w:u w:val="none"/>
    </w:rPr>
  </w:style>
  <w:style w:type="character" w:customStyle="1" w:styleId="ListLabel531">
    <w:name w:val="ListLabel 531"/>
    <w:qFormat/>
    <w:rPr>
      <w:rFonts w:cs="Arial"/>
      <w:b w:val="0"/>
      <w:sz w:val="22"/>
      <w:szCs w:val="22"/>
    </w:rPr>
  </w:style>
  <w:style w:type="character" w:customStyle="1" w:styleId="ListLabel532">
    <w:name w:val="ListLabel 532"/>
    <w:qFormat/>
    <w:rPr>
      <w:rFonts w:cs="Arial"/>
      <w:b w:val="0"/>
      <w:sz w:val="22"/>
      <w:szCs w:val="22"/>
    </w:rPr>
  </w:style>
  <w:style w:type="character" w:customStyle="1" w:styleId="ListLabel533">
    <w:name w:val="ListLabel 533"/>
    <w:qFormat/>
    <w:rPr>
      <w:rFonts w:cs="Arial"/>
      <w:b w:val="0"/>
      <w:sz w:val="22"/>
      <w:szCs w:val="22"/>
    </w:rPr>
  </w:style>
  <w:style w:type="character" w:customStyle="1" w:styleId="ListLabel534">
    <w:name w:val="ListLabel 534"/>
    <w:qFormat/>
    <w:rPr>
      <w:rFonts w:cs="Arial"/>
      <w:b w:val="0"/>
      <w:sz w:val="22"/>
      <w:szCs w:val="22"/>
    </w:rPr>
  </w:style>
  <w:style w:type="character" w:customStyle="1" w:styleId="ListLabel535">
    <w:name w:val="ListLabel 535"/>
    <w:qFormat/>
    <w:rPr>
      <w:rFonts w:cs="Arial"/>
      <w:b w:val="0"/>
      <w:sz w:val="22"/>
      <w:szCs w:val="22"/>
    </w:rPr>
  </w:style>
  <w:style w:type="character" w:customStyle="1" w:styleId="ListLabel536">
    <w:name w:val="ListLabel 536"/>
    <w:qFormat/>
    <w:rPr>
      <w:rFonts w:cs="Arial"/>
      <w:b w:val="0"/>
      <w:sz w:val="22"/>
      <w:szCs w:val="22"/>
    </w:rPr>
  </w:style>
  <w:style w:type="character" w:customStyle="1" w:styleId="ListLabel537">
    <w:name w:val="ListLabel 537"/>
    <w:qFormat/>
    <w:rPr>
      <w:rFonts w:cs="Arial"/>
      <w:b w:val="0"/>
      <w:sz w:val="22"/>
      <w:szCs w:val="22"/>
    </w:rPr>
  </w:style>
  <w:style w:type="character" w:customStyle="1" w:styleId="ListLabel538">
    <w:name w:val="ListLabel 538"/>
    <w:qFormat/>
    <w:rPr>
      <w:rFonts w:cs="Arial"/>
      <w:b w:val="0"/>
      <w:sz w:val="22"/>
      <w:szCs w:val="22"/>
    </w:rPr>
  </w:style>
  <w:style w:type="character" w:customStyle="1" w:styleId="ListLabel539">
    <w:name w:val="ListLabel 539"/>
    <w:qFormat/>
    <w:rPr>
      <w:rFonts w:cs="Arial"/>
      <w:b w:val="0"/>
      <w:sz w:val="22"/>
      <w:szCs w:val="22"/>
    </w:rPr>
  </w:style>
  <w:style w:type="character" w:customStyle="1" w:styleId="ListLabel540">
    <w:name w:val="ListLabel 540"/>
    <w:qFormat/>
    <w:rPr>
      <w:rFonts w:cs="Arial"/>
      <w:b w:val="0"/>
      <w:sz w:val="18"/>
      <w:szCs w:val="18"/>
      <w:u w:val="none"/>
    </w:rPr>
  </w:style>
  <w:style w:type="character" w:customStyle="1" w:styleId="ListLabel541">
    <w:name w:val="ListLabel 541"/>
    <w:qFormat/>
    <w:rPr>
      <w:rFonts w:cs="Arial"/>
      <w:b w:val="0"/>
      <w:sz w:val="18"/>
      <w:szCs w:val="18"/>
      <w:u w:val="none"/>
    </w:rPr>
  </w:style>
  <w:style w:type="character" w:customStyle="1" w:styleId="ListLabel542">
    <w:name w:val="ListLabel 542"/>
    <w:qFormat/>
    <w:rPr>
      <w:rFonts w:cs="Arial"/>
      <w:b w:val="0"/>
      <w:sz w:val="18"/>
      <w:szCs w:val="18"/>
      <w:u w:val="none"/>
    </w:rPr>
  </w:style>
  <w:style w:type="character" w:customStyle="1" w:styleId="ListLabel543">
    <w:name w:val="ListLabel 543"/>
    <w:qFormat/>
    <w:rPr>
      <w:rFonts w:cs="Arial"/>
      <w:b w:val="0"/>
      <w:sz w:val="18"/>
      <w:szCs w:val="18"/>
      <w:u w:val="none"/>
    </w:rPr>
  </w:style>
  <w:style w:type="character" w:customStyle="1" w:styleId="ListLabel544">
    <w:name w:val="ListLabel 544"/>
    <w:qFormat/>
    <w:rPr>
      <w:rFonts w:cs="Arial"/>
      <w:b w:val="0"/>
      <w:sz w:val="18"/>
      <w:szCs w:val="18"/>
      <w:u w:val="none"/>
    </w:rPr>
  </w:style>
  <w:style w:type="character" w:customStyle="1" w:styleId="ListLabel545">
    <w:name w:val="ListLabel 545"/>
    <w:qFormat/>
    <w:rPr>
      <w:rFonts w:cs="Arial"/>
      <w:b w:val="0"/>
      <w:sz w:val="18"/>
      <w:szCs w:val="18"/>
      <w:u w:val="none"/>
    </w:rPr>
  </w:style>
  <w:style w:type="character" w:customStyle="1" w:styleId="ListLabel546">
    <w:name w:val="ListLabel 546"/>
    <w:qFormat/>
    <w:rPr>
      <w:rFonts w:cs="Arial"/>
      <w:b w:val="0"/>
      <w:sz w:val="18"/>
      <w:szCs w:val="18"/>
      <w:u w:val="none"/>
    </w:rPr>
  </w:style>
  <w:style w:type="character" w:customStyle="1" w:styleId="ListLabel547">
    <w:name w:val="ListLabel 547"/>
    <w:qFormat/>
    <w:rPr>
      <w:rFonts w:cs="Arial"/>
      <w:b w:val="0"/>
      <w:sz w:val="18"/>
      <w:szCs w:val="18"/>
      <w:u w:val="none"/>
    </w:rPr>
  </w:style>
  <w:style w:type="character" w:customStyle="1" w:styleId="ListLabel548">
    <w:name w:val="ListLabel 548"/>
    <w:qFormat/>
    <w:rPr>
      <w:rFonts w:cs="Arial"/>
      <w:b w:val="0"/>
      <w:sz w:val="18"/>
      <w:szCs w:val="18"/>
      <w:u w:val="none"/>
    </w:rPr>
  </w:style>
  <w:style w:type="character" w:customStyle="1" w:styleId="ListLabel549">
    <w:name w:val="ListLabel 549"/>
    <w:qFormat/>
    <w:rPr>
      <w:rFonts w:cs="Arial"/>
      <w:b/>
      <w:sz w:val="24"/>
      <w:szCs w:val="24"/>
      <w:u w:val="none"/>
    </w:rPr>
  </w:style>
  <w:style w:type="character" w:customStyle="1" w:styleId="ListLabel550">
    <w:name w:val="ListLabel 550"/>
    <w:qFormat/>
    <w:rPr>
      <w:rFonts w:cs="Arial"/>
      <w:b/>
      <w:sz w:val="24"/>
      <w:szCs w:val="24"/>
      <w:u w:val="none"/>
    </w:rPr>
  </w:style>
  <w:style w:type="character" w:customStyle="1" w:styleId="ListLabel551">
    <w:name w:val="ListLabel 551"/>
    <w:qFormat/>
    <w:rPr>
      <w:rFonts w:cs="Arial"/>
      <w:b/>
      <w:sz w:val="24"/>
      <w:szCs w:val="24"/>
      <w:u w:val="none"/>
    </w:rPr>
  </w:style>
  <w:style w:type="character" w:customStyle="1" w:styleId="ListLabel552">
    <w:name w:val="ListLabel 552"/>
    <w:qFormat/>
    <w:rPr>
      <w:rFonts w:cs="Arial"/>
      <w:b/>
      <w:sz w:val="24"/>
      <w:szCs w:val="24"/>
      <w:u w:val="none"/>
    </w:rPr>
  </w:style>
  <w:style w:type="character" w:customStyle="1" w:styleId="ListLabel553">
    <w:name w:val="ListLabel 553"/>
    <w:qFormat/>
    <w:rPr>
      <w:rFonts w:cs="Arial"/>
      <w:b/>
      <w:sz w:val="24"/>
      <w:szCs w:val="24"/>
      <w:u w:val="none"/>
    </w:rPr>
  </w:style>
  <w:style w:type="character" w:customStyle="1" w:styleId="ListLabel554">
    <w:name w:val="ListLabel 554"/>
    <w:qFormat/>
    <w:rPr>
      <w:rFonts w:cs="Arial"/>
      <w:b/>
      <w:sz w:val="24"/>
      <w:szCs w:val="24"/>
      <w:u w:val="none"/>
    </w:rPr>
  </w:style>
  <w:style w:type="character" w:customStyle="1" w:styleId="ListLabel555">
    <w:name w:val="ListLabel 555"/>
    <w:qFormat/>
    <w:rPr>
      <w:rFonts w:cs="Arial"/>
      <w:b/>
      <w:sz w:val="24"/>
      <w:szCs w:val="24"/>
      <w:u w:val="none"/>
    </w:rPr>
  </w:style>
  <w:style w:type="character" w:customStyle="1" w:styleId="ListLabel556">
    <w:name w:val="ListLabel 556"/>
    <w:qFormat/>
    <w:rPr>
      <w:rFonts w:cs="Arial"/>
      <w:b/>
      <w:sz w:val="24"/>
      <w:szCs w:val="24"/>
      <w:u w:val="none"/>
    </w:rPr>
  </w:style>
  <w:style w:type="character" w:customStyle="1" w:styleId="ListLabel557">
    <w:name w:val="ListLabel 557"/>
    <w:qFormat/>
    <w:rPr>
      <w:rFonts w:cs="Arial"/>
      <w:b/>
      <w:sz w:val="24"/>
      <w:szCs w:val="24"/>
      <w:u w:val="none"/>
    </w:rPr>
  </w:style>
  <w:style w:type="character" w:customStyle="1" w:styleId="ListLabel558">
    <w:name w:val="ListLabel 558"/>
    <w:qFormat/>
    <w:rPr>
      <w:rFonts w:cs="Arial"/>
      <w:b w:val="0"/>
      <w:sz w:val="22"/>
      <w:szCs w:val="22"/>
    </w:rPr>
  </w:style>
  <w:style w:type="character" w:customStyle="1" w:styleId="ListLabel559">
    <w:name w:val="ListLabel 559"/>
    <w:qFormat/>
    <w:rPr>
      <w:rFonts w:cs="Arial"/>
      <w:b w:val="0"/>
      <w:sz w:val="22"/>
      <w:szCs w:val="22"/>
    </w:rPr>
  </w:style>
  <w:style w:type="character" w:customStyle="1" w:styleId="ListLabel560">
    <w:name w:val="ListLabel 560"/>
    <w:qFormat/>
    <w:rPr>
      <w:rFonts w:cs="Arial"/>
      <w:b w:val="0"/>
      <w:sz w:val="22"/>
      <w:szCs w:val="22"/>
    </w:rPr>
  </w:style>
  <w:style w:type="character" w:customStyle="1" w:styleId="ListLabel561">
    <w:name w:val="ListLabel 561"/>
    <w:qFormat/>
    <w:rPr>
      <w:rFonts w:cs="Arial"/>
      <w:b w:val="0"/>
      <w:sz w:val="22"/>
      <w:szCs w:val="22"/>
    </w:rPr>
  </w:style>
  <w:style w:type="character" w:customStyle="1" w:styleId="ListLabel562">
    <w:name w:val="ListLabel 562"/>
    <w:qFormat/>
    <w:rPr>
      <w:rFonts w:cs="Arial"/>
      <w:b w:val="0"/>
      <w:sz w:val="22"/>
      <w:szCs w:val="22"/>
    </w:rPr>
  </w:style>
  <w:style w:type="character" w:customStyle="1" w:styleId="ListLabel563">
    <w:name w:val="ListLabel 563"/>
    <w:qFormat/>
    <w:rPr>
      <w:rFonts w:cs="Arial"/>
      <w:b w:val="0"/>
      <w:sz w:val="22"/>
      <w:szCs w:val="22"/>
    </w:rPr>
  </w:style>
  <w:style w:type="character" w:customStyle="1" w:styleId="ListLabel564">
    <w:name w:val="ListLabel 564"/>
    <w:qFormat/>
    <w:rPr>
      <w:rFonts w:cs="Arial"/>
      <w:b w:val="0"/>
      <w:sz w:val="22"/>
      <w:szCs w:val="22"/>
    </w:rPr>
  </w:style>
  <w:style w:type="character" w:customStyle="1" w:styleId="ListLabel565">
    <w:name w:val="ListLabel 565"/>
    <w:qFormat/>
    <w:rPr>
      <w:rFonts w:cs="Arial"/>
      <w:b w:val="0"/>
      <w:sz w:val="22"/>
      <w:szCs w:val="22"/>
    </w:rPr>
  </w:style>
  <w:style w:type="character" w:customStyle="1" w:styleId="ListLabel566">
    <w:name w:val="ListLabel 566"/>
    <w:qFormat/>
    <w:rPr>
      <w:rFonts w:cs="Arial"/>
      <w:b w:val="0"/>
      <w:sz w:val="22"/>
      <w:szCs w:val="22"/>
    </w:rPr>
  </w:style>
  <w:style w:type="character" w:customStyle="1" w:styleId="ListLabel567">
    <w:name w:val="ListLabel 567"/>
    <w:qFormat/>
    <w:rPr>
      <w:rFonts w:cs="Arial"/>
      <w:b w:val="0"/>
      <w:sz w:val="18"/>
      <w:szCs w:val="18"/>
      <w:u w:val="none"/>
    </w:rPr>
  </w:style>
  <w:style w:type="character" w:customStyle="1" w:styleId="ListLabel568">
    <w:name w:val="ListLabel 568"/>
    <w:qFormat/>
    <w:rPr>
      <w:rFonts w:cs="Arial"/>
      <w:b w:val="0"/>
      <w:sz w:val="18"/>
      <w:szCs w:val="18"/>
      <w:u w:val="none"/>
    </w:rPr>
  </w:style>
  <w:style w:type="character" w:customStyle="1" w:styleId="ListLabel569">
    <w:name w:val="ListLabel 569"/>
    <w:qFormat/>
    <w:rPr>
      <w:rFonts w:cs="Arial"/>
      <w:b w:val="0"/>
      <w:sz w:val="18"/>
      <w:szCs w:val="18"/>
      <w:u w:val="none"/>
    </w:rPr>
  </w:style>
  <w:style w:type="character" w:customStyle="1" w:styleId="ListLabel570">
    <w:name w:val="ListLabel 570"/>
    <w:qFormat/>
    <w:rPr>
      <w:rFonts w:cs="Arial"/>
      <w:b w:val="0"/>
      <w:sz w:val="18"/>
      <w:szCs w:val="18"/>
      <w:u w:val="none"/>
    </w:rPr>
  </w:style>
  <w:style w:type="character" w:customStyle="1" w:styleId="ListLabel571">
    <w:name w:val="ListLabel 571"/>
    <w:qFormat/>
    <w:rPr>
      <w:rFonts w:cs="Arial"/>
      <w:b w:val="0"/>
      <w:sz w:val="18"/>
      <w:szCs w:val="18"/>
      <w:u w:val="none"/>
    </w:rPr>
  </w:style>
  <w:style w:type="character" w:customStyle="1" w:styleId="ListLabel572">
    <w:name w:val="ListLabel 572"/>
    <w:qFormat/>
    <w:rPr>
      <w:rFonts w:cs="Arial"/>
      <w:b w:val="0"/>
      <w:sz w:val="18"/>
      <w:szCs w:val="18"/>
      <w:u w:val="none"/>
    </w:rPr>
  </w:style>
  <w:style w:type="character" w:customStyle="1" w:styleId="ListLabel573">
    <w:name w:val="ListLabel 573"/>
    <w:qFormat/>
    <w:rPr>
      <w:rFonts w:cs="Arial"/>
      <w:b w:val="0"/>
      <w:sz w:val="18"/>
      <w:szCs w:val="18"/>
      <w:u w:val="none"/>
    </w:rPr>
  </w:style>
  <w:style w:type="character" w:customStyle="1" w:styleId="ListLabel574">
    <w:name w:val="ListLabel 574"/>
    <w:qFormat/>
    <w:rPr>
      <w:rFonts w:cs="Arial"/>
      <w:b w:val="0"/>
      <w:sz w:val="18"/>
      <w:szCs w:val="18"/>
      <w:u w:val="none"/>
    </w:rPr>
  </w:style>
  <w:style w:type="character" w:customStyle="1" w:styleId="ListLabel575">
    <w:name w:val="ListLabel 575"/>
    <w:qFormat/>
    <w:rPr>
      <w:rFonts w:cs="Arial"/>
      <w:b w:val="0"/>
      <w:sz w:val="18"/>
      <w:szCs w:val="18"/>
      <w:u w:val="none"/>
    </w:rPr>
  </w:style>
  <w:style w:type="character" w:customStyle="1" w:styleId="ListLabel576">
    <w:name w:val="ListLabel 576"/>
    <w:qFormat/>
    <w:rPr>
      <w:rFonts w:cs="Arial"/>
      <w:b/>
      <w:sz w:val="24"/>
      <w:szCs w:val="24"/>
      <w:u w:val="none"/>
    </w:rPr>
  </w:style>
  <w:style w:type="character" w:customStyle="1" w:styleId="ListLabel577">
    <w:name w:val="ListLabel 577"/>
    <w:qFormat/>
    <w:rPr>
      <w:rFonts w:ascii="Consolas" w:hAnsi="Consolas" w:cs="Arial"/>
      <w:b/>
      <w:sz w:val="20"/>
      <w:szCs w:val="24"/>
      <w:u w:val="none"/>
    </w:rPr>
  </w:style>
  <w:style w:type="character" w:customStyle="1" w:styleId="ListLabel578">
    <w:name w:val="ListLabel 578"/>
    <w:qFormat/>
    <w:rPr>
      <w:rFonts w:cs="Arial"/>
      <w:b/>
      <w:sz w:val="24"/>
      <w:szCs w:val="24"/>
      <w:u w:val="none"/>
    </w:rPr>
  </w:style>
  <w:style w:type="character" w:customStyle="1" w:styleId="ListLabel579">
    <w:name w:val="ListLabel 579"/>
    <w:qFormat/>
    <w:rPr>
      <w:rFonts w:cs="Arial"/>
      <w:b/>
      <w:sz w:val="24"/>
      <w:szCs w:val="24"/>
      <w:u w:val="none"/>
    </w:rPr>
  </w:style>
  <w:style w:type="character" w:customStyle="1" w:styleId="ListLabel580">
    <w:name w:val="ListLabel 580"/>
    <w:qFormat/>
    <w:rPr>
      <w:rFonts w:cs="Arial"/>
      <w:b/>
      <w:sz w:val="24"/>
      <w:szCs w:val="24"/>
      <w:u w:val="none"/>
    </w:rPr>
  </w:style>
  <w:style w:type="character" w:customStyle="1" w:styleId="ListLabel581">
    <w:name w:val="ListLabel 581"/>
    <w:qFormat/>
    <w:rPr>
      <w:rFonts w:cs="Arial"/>
      <w:b/>
      <w:sz w:val="24"/>
      <w:szCs w:val="24"/>
      <w:u w:val="none"/>
    </w:rPr>
  </w:style>
  <w:style w:type="character" w:customStyle="1" w:styleId="ListLabel582">
    <w:name w:val="ListLabel 582"/>
    <w:qFormat/>
    <w:rPr>
      <w:rFonts w:cs="Arial"/>
      <w:b/>
      <w:sz w:val="24"/>
      <w:szCs w:val="24"/>
      <w:u w:val="none"/>
    </w:rPr>
  </w:style>
  <w:style w:type="character" w:customStyle="1" w:styleId="ListLabel583">
    <w:name w:val="ListLabel 583"/>
    <w:qFormat/>
    <w:rPr>
      <w:rFonts w:cs="Arial"/>
      <w:b/>
      <w:sz w:val="24"/>
      <w:szCs w:val="24"/>
      <w:u w:val="none"/>
    </w:rPr>
  </w:style>
  <w:style w:type="character" w:customStyle="1" w:styleId="ListLabel584">
    <w:name w:val="ListLabel 584"/>
    <w:qFormat/>
    <w:rPr>
      <w:rFonts w:cs="Arial"/>
      <w:b/>
      <w:sz w:val="24"/>
      <w:szCs w:val="24"/>
      <w:u w:val="none"/>
    </w:rPr>
  </w:style>
  <w:style w:type="character" w:customStyle="1" w:styleId="ListLabel585">
    <w:name w:val="ListLabel 585"/>
    <w:qFormat/>
    <w:rPr>
      <w:rFonts w:cs="Arial"/>
      <w:b w:val="0"/>
      <w:sz w:val="18"/>
      <w:szCs w:val="18"/>
      <w:u w:val="none"/>
    </w:rPr>
  </w:style>
  <w:style w:type="character" w:customStyle="1" w:styleId="ListLabel586">
    <w:name w:val="ListLabel 586"/>
    <w:qFormat/>
    <w:rPr>
      <w:rFonts w:cs="Arial"/>
      <w:b w:val="0"/>
      <w:sz w:val="18"/>
      <w:szCs w:val="18"/>
      <w:u w:val="none"/>
    </w:rPr>
  </w:style>
  <w:style w:type="character" w:customStyle="1" w:styleId="ListLabel587">
    <w:name w:val="ListLabel 587"/>
    <w:qFormat/>
    <w:rPr>
      <w:rFonts w:cs="Arial"/>
      <w:b w:val="0"/>
      <w:sz w:val="18"/>
      <w:szCs w:val="18"/>
      <w:u w:val="none"/>
    </w:rPr>
  </w:style>
  <w:style w:type="character" w:customStyle="1" w:styleId="ListLabel588">
    <w:name w:val="ListLabel 588"/>
    <w:qFormat/>
    <w:rPr>
      <w:rFonts w:cs="Arial"/>
      <w:b w:val="0"/>
      <w:sz w:val="18"/>
      <w:szCs w:val="18"/>
      <w:u w:val="none"/>
    </w:rPr>
  </w:style>
  <w:style w:type="character" w:customStyle="1" w:styleId="ListLabel589">
    <w:name w:val="ListLabel 589"/>
    <w:qFormat/>
    <w:rPr>
      <w:rFonts w:cs="Arial"/>
      <w:b w:val="0"/>
      <w:sz w:val="18"/>
      <w:szCs w:val="18"/>
      <w:u w:val="none"/>
    </w:rPr>
  </w:style>
  <w:style w:type="character" w:customStyle="1" w:styleId="ListLabel590">
    <w:name w:val="ListLabel 590"/>
    <w:qFormat/>
    <w:rPr>
      <w:rFonts w:cs="Arial"/>
      <w:b w:val="0"/>
      <w:sz w:val="18"/>
      <w:szCs w:val="18"/>
      <w:u w:val="none"/>
    </w:rPr>
  </w:style>
  <w:style w:type="character" w:customStyle="1" w:styleId="ListLabel591">
    <w:name w:val="ListLabel 591"/>
    <w:qFormat/>
    <w:rPr>
      <w:rFonts w:cs="Arial"/>
      <w:b w:val="0"/>
      <w:sz w:val="18"/>
      <w:szCs w:val="18"/>
      <w:u w:val="none"/>
    </w:rPr>
  </w:style>
  <w:style w:type="character" w:customStyle="1" w:styleId="ListLabel592">
    <w:name w:val="ListLabel 592"/>
    <w:qFormat/>
    <w:rPr>
      <w:rFonts w:cs="Arial"/>
      <w:b w:val="0"/>
      <w:sz w:val="18"/>
      <w:szCs w:val="18"/>
      <w:u w:val="none"/>
    </w:rPr>
  </w:style>
  <w:style w:type="character" w:customStyle="1" w:styleId="ListLabel593">
    <w:name w:val="ListLabel 593"/>
    <w:qFormat/>
    <w:rPr>
      <w:rFonts w:cs="Arial"/>
      <w:b w:val="0"/>
      <w:sz w:val="18"/>
      <w:szCs w:val="18"/>
      <w:u w:val="none"/>
    </w:rPr>
  </w:style>
  <w:style w:type="character" w:customStyle="1" w:styleId="ListLabel594">
    <w:name w:val="ListLabel 594"/>
    <w:qFormat/>
    <w:rPr>
      <w:rFonts w:cs="Arial"/>
      <w:b w:val="0"/>
      <w:sz w:val="22"/>
      <w:szCs w:val="22"/>
    </w:rPr>
  </w:style>
  <w:style w:type="character" w:customStyle="1" w:styleId="ListLabel595">
    <w:name w:val="ListLabel 595"/>
    <w:qFormat/>
    <w:rPr>
      <w:rFonts w:cs="Arial"/>
      <w:b/>
      <w:sz w:val="24"/>
      <w:szCs w:val="24"/>
      <w:u w:val="none"/>
    </w:rPr>
  </w:style>
  <w:style w:type="character" w:customStyle="1" w:styleId="ListLabel596">
    <w:name w:val="ListLabel 596"/>
    <w:qFormat/>
    <w:rPr>
      <w:rFonts w:cs="Arial"/>
      <w:b/>
      <w:sz w:val="24"/>
      <w:szCs w:val="24"/>
      <w:u w:val="none"/>
    </w:rPr>
  </w:style>
  <w:style w:type="character" w:customStyle="1" w:styleId="ListLabel597">
    <w:name w:val="ListLabel 597"/>
    <w:qFormat/>
    <w:rPr>
      <w:rFonts w:cs="Arial"/>
      <w:b/>
      <w:sz w:val="24"/>
      <w:szCs w:val="24"/>
      <w:u w:val="none"/>
    </w:rPr>
  </w:style>
  <w:style w:type="character" w:customStyle="1" w:styleId="ListLabel598">
    <w:name w:val="ListLabel 598"/>
    <w:qFormat/>
    <w:rPr>
      <w:rFonts w:cs="Arial"/>
      <w:b/>
      <w:sz w:val="24"/>
      <w:szCs w:val="24"/>
      <w:u w:val="none"/>
    </w:rPr>
  </w:style>
  <w:style w:type="character" w:customStyle="1" w:styleId="ListLabel599">
    <w:name w:val="ListLabel 599"/>
    <w:qFormat/>
    <w:rPr>
      <w:rFonts w:cs="Arial"/>
      <w:b/>
      <w:sz w:val="24"/>
      <w:szCs w:val="24"/>
      <w:u w:val="none"/>
    </w:rPr>
  </w:style>
  <w:style w:type="character" w:customStyle="1" w:styleId="ListLabel600">
    <w:name w:val="ListLabel 600"/>
    <w:qFormat/>
    <w:rPr>
      <w:rFonts w:cs="Arial"/>
      <w:b/>
      <w:sz w:val="24"/>
      <w:szCs w:val="24"/>
      <w:u w:val="none"/>
    </w:rPr>
  </w:style>
  <w:style w:type="character" w:customStyle="1" w:styleId="ListLabel601">
    <w:name w:val="ListLabel 601"/>
    <w:qFormat/>
    <w:rPr>
      <w:rFonts w:cs="Arial"/>
      <w:b/>
      <w:sz w:val="24"/>
      <w:szCs w:val="24"/>
      <w:u w:val="none"/>
    </w:rPr>
  </w:style>
  <w:style w:type="character" w:customStyle="1" w:styleId="ListLabel602">
    <w:name w:val="ListLabel 602"/>
    <w:qFormat/>
    <w:rPr>
      <w:rFonts w:cs="Arial"/>
      <w:b/>
      <w:sz w:val="24"/>
      <w:szCs w:val="24"/>
      <w:u w:val="none"/>
    </w:rPr>
  </w:style>
  <w:style w:type="character" w:customStyle="1" w:styleId="ListLabel603">
    <w:name w:val="ListLabel 603"/>
    <w:qFormat/>
    <w:rPr>
      <w:rFonts w:cs="Arial"/>
      <w:b/>
      <w:sz w:val="24"/>
      <w:szCs w:val="24"/>
      <w:u w:val="none"/>
    </w:rPr>
  </w:style>
  <w:style w:type="character" w:customStyle="1" w:styleId="ListLabel604">
    <w:name w:val="ListLabel 604"/>
    <w:qFormat/>
    <w:rPr>
      <w:rFonts w:eastAsia="Arial" w:cs="Arial"/>
      <w:b w:val="0"/>
      <w:sz w:val="22"/>
      <w:szCs w:val="22"/>
    </w:rPr>
  </w:style>
  <w:style w:type="character" w:customStyle="1" w:styleId="ListLabel605">
    <w:name w:val="ListLabel 605"/>
    <w:qFormat/>
    <w:rPr>
      <w:rFonts w:eastAsia="Arial" w:cs="Arial"/>
      <w:b w:val="0"/>
      <w:sz w:val="22"/>
      <w:szCs w:val="22"/>
    </w:rPr>
  </w:style>
  <w:style w:type="character" w:customStyle="1" w:styleId="ListLabel606">
    <w:name w:val="ListLabel 606"/>
    <w:qFormat/>
    <w:rPr>
      <w:rFonts w:eastAsia="Arial" w:cs="Arial"/>
      <w:b w:val="0"/>
      <w:sz w:val="22"/>
      <w:szCs w:val="22"/>
    </w:rPr>
  </w:style>
  <w:style w:type="character" w:customStyle="1" w:styleId="ListLabel607">
    <w:name w:val="ListLabel 607"/>
    <w:qFormat/>
    <w:rPr>
      <w:rFonts w:eastAsia="Arial" w:cs="Arial"/>
      <w:b w:val="0"/>
      <w:sz w:val="22"/>
      <w:szCs w:val="22"/>
    </w:rPr>
  </w:style>
  <w:style w:type="character" w:customStyle="1" w:styleId="ListLabel608">
    <w:name w:val="ListLabel 608"/>
    <w:qFormat/>
    <w:rPr>
      <w:rFonts w:cs="Courier New"/>
    </w:rPr>
  </w:style>
  <w:style w:type="character" w:customStyle="1" w:styleId="ListLabel609">
    <w:name w:val="ListLabel 609"/>
    <w:qFormat/>
    <w:rPr>
      <w:rFonts w:cs="Courier New"/>
    </w:rPr>
  </w:style>
  <w:style w:type="character" w:customStyle="1" w:styleId="ListLabel610">
    <w:name w:val="ListLabel 610"/>
    <w:qFormat/>
    <w:rPr>
      <w:rFonts w:cs="Courier New"/>
    </w:rPr>
  </w:style>
  <w:style w:type="character" w:customStyle="1" w:styleId="ListLabel611">
    <w:name w:val="ListLabel 611"/>
    <w:qFormat/>
  </w:style>
  <w:style w:type="character" w:customStyle="1" w:styleId="ListLabel612">
    <w:name w:val="ListLabel 612"/>
    <w:qFormat/>
  </w:style>
  <w:style w:type="character" w:customStyle="1" w:styleId="ListLabel613">
    <w:name w:val="ListLabel 613"/>
    <w:qFormat/>
  </w:style>
  <w:style w:type="character" w:customStyle="1" w:styleId="ListLabel614">
    <w:name w:val="ListLabel 614"/>
    <w:qFormat/>
  </w:style>
  <w:style w:type="character" w:customStyle="1" w:styleId="ListLabel615">
    <w:name w:val="ListLabel 615"/>
    <w:qFormat/>
  </w:style>
  <w:style w:type="paragraph" w:customStyle="1" w:styleId="Heading">
    <w:name w:val="Heading"/>
    <w:basedOn w:val="Normal"/>
    <w:next w:val="BodyText"/>
    <w:qFormat/>
    <w:pPr>
      <w:spacing w:before="240" w:after="120"/>
    </w:pPr>
    <w:rPr>
      <w:rFonts w:ascii="Liberation Sans" w:eastAsia="PingFang SC"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customStyle="1" w:styleId="Index">
    <w:name w:val="Index"/>
    <w:basedOn w:val="Normal"/>
    <w:qFormat/>
    <w:pPr>
      <w:suppressLineNumbers/>
    </w:pPr>
    <w:rPr>
      <w:rFonts w:cs="Arial Unicode MS"/>
    </w:rPr>
  </w:style>
  <w:style w:type="paragraph" w:styleId="Title">
    <w:name w:val="Title"/>
    <w:basedOn w:val="Normal"/>
    <w:next w:val="Normal"/>
    <w:uiPriority w:val="10"/>
    <w:qFormat/>
    <w:pPr>
      <w:widowControl w:val="0"/>
      <w:spacing w:after="0" w:line="240" w:lineRule="auto"/>
    </w:pPr>
    <w:rPr>
      <w:color w:val="000000"/>
      <w:sz w:val="56"/>
      <w:szCs w:val="56"/>
    </w:rPr>
  </w:style>
  <w:style w:type="paragraph" w:styleId="Subtitle">
    <w:name w:val="Subtitle"/>
    <w:basedOn w:val="Normal"/>
    <w:next w:val="Normal"/>
    <w:uiPriority w:val="11"/>
    <w:qFormat/>
    <w:pPr>
      <w:widowControl w:val="0"/>
    </w:pPr>
    <w:rPr>
      <w:color w:val="5A5A5A"/>
    </w:rPr>
  </w:style>
  <w:style w:type="paragraph" w:styleId="TOC1">
    <w:name w:val="toc 1"/>
    <w:basedOn w:val="Normal"/>
    <w:next w:val="Normal"/>
    <w:autoRedefine/>
    <w:uiPriority w:val="39"/>
    <w:unhideWhenUsed/>
    <w:rsid w:val="009C1558"/>
    <w:pPr>
      <w:spacing w:after="100"/>
    </w:pPr>
  </w:style>
  <w:style w:type="paragraph" w:styleId="TOC2">
    <w:name w:val="toc 2"/>
    <w:basedOn w:val="Normal"/>
    <w:next w:val="Normal"/>
    <w:autoRedefine/>
    <w:uiPriority w:val="39"/>
    <w:unhideWhenUsed/>
    <w:rsid w:val="009C1558"/>
    <w:pPr>
      <w:spacing w:after="100"/>
      <w:ind w:left="220"/>
    </w:pPr>
  </w:style>
  <w:style w:type="paragraph" w:styleId="TOC3">
    <w:name w:val="toc 3"/>
    <w:basedOn w:val="Normal"/>
    <w:next w:val="Normal"/>
    <w:autoRedefine/>
    <w:uiPriority w:val="39"/>
    <w:unhideWhenUsed/>
    <w:rsid w:val="009C1558"/>
    <w:pPr>
      <w:spacing w:after="100"/>
      <w:ind w:left="440"/>
    </w:pPr>
  </w:style>
  <w:style w:type="paragraph" w:styleId="TOC4">
    <w:name w:val="toc 4"/>
    <w:basedOn w:val="Normal"/>
    <w:next w:val="Normal"/>
    <w:autoRedefine/>
    <w:uiPriority w:val="39"/>
    <w:unhideWhenUsed/>
    <w:rsid w:val="009C1558"/>
    <w:pPr>
      <w:spacing w:after="100"/>
      <w:ind w:left="660"/>
    </w:pPr>
  </w:style>
  <w:style w:type="paragraph" w:styleId="TOC5">
    <w:name w:val="toc 5"/>
    <w:basedOn w:val="Normal"/>
    <w:next w:val="Normal"/>
    <w:autoRedefine/>
    <w:uiPriority w:val="39"/>
    <w:unhideWhenUsed/>
    <w:rsid w:val="009C1558"/>
    <w:pPr>
      <w:spacing w:after="100"/>
      <w:ind w:left="880"/>
    </w:pPr>
  </w:style>
  <w:style w:type="paragraph" w:styleId="Header">
    <w:name w:val="header"/>
    <w:basedOn w:val="Normal"/>
    <w:link w:val="HeaderChar"/>
    <w:uiPriority w:val="99"/>
    <w:unhideWhenUsed/>
    <w:rsid w:val="00D8372F"/>
    <w:pPr>
      <w:tabs>
        <w:tab w:val="center" w:pos="4680"/>
        <w:tab w:val="right" w:pos="9360"/>
      </w:tabs>
      <w:spacing w:after="0" w:line="240" w:lineRule="auto"/>
    </w:pPr>
  </w:style>
  <w:style w:type="paragraph" w:styleId="Footer">
    <w:name w:val="footer"/>
    <w:basedOn w:val="Normal"/>
    <w:link w:val="FooterChar"/>
    <w:uiPriority w:val="99"/>
    <w:unhideWhenUsed/>
    <w:rsid w:val="00D8372F"/>
    <w:pPr>
      <w:tabs>
        <w:tab w:val="center" w:pos="4680"/>
        <w:tab w:val="right" w:pos="9360"/>
      </w:tabs>
      <w:spacing w:after="0" w:line="240" w:lineRule="auto"/>
    </w:pPr>
  </w:style>
  <w:style w:type="paragraph" w:styleId="ListParagraph">
    <w:name w:val="List Paragraph"/>
    <w:basedOn w:val="Normal"/>
    <w:uiPriority w:val="34"/>
    <w:qFormat/>
    <w:rsid w:val="00285516"/>
    <w:pPr>
      <w:ind w:left="720"/>
      <w:contextualSpacing/>
    </w:pPr>
  </w:style>
  <w:style w:type="paragraph" w:styleId="BalloonText">
    <w:name w:val="Balloon Text"/>
    <w:basedOn w:val="Normal"/>
    <w:link w:val="BalloonTextChar"/>
    <w:uiPriority w:val="99"/>
    <w:semiHidden/>
    <w:unhideWhenUsed/>
    <w:qFormat/>
    <w:rsid w:val="00A151A6"/>
    <w:pPr>
      <w:spacing w:after="0" w:line="240" w:lineRule="auto"/>
    </w:pPr>
    <w:rPr>
      <w:rFonts w:ascii="Times New Roman" w:hAnsi="Times New Roman" w:cs="Times New Roman"/>
      <w:sz w:val="18"/>
      <w:szCs w:val="18"/>
    </w:rPr>
  </w:style>
  <w:style w:type="paragraph" w:customStyle="1" w:styleId="Standard1">
    <w:name w:val="Standard1"/>
    <w:basedOn w:val="Normal"/>
    <w:link w:val="StandardChar"/>
    <w:qFormat/>
    <w:rsid w:val="000E0977"/>
    <w:pPr>
      <w:keepNext w:val="0"/>
      <w:spacing w:after="120" w:line="360" w:lineRule="auto"/>
    </w:pPr>
    <w:rPr>
      <w:rFonts w:ascii="Trebuchet MS" w:eastAsiaTheme="minorEastAsia" w:hAnsi="Trebuchet MS" w:cstheme="minorBidi"/>
      <w:sz w:val="20"/>
      <w:szCs w:val="20"/>
      <w:lang w:val="en-US" w:eastAsia="en-US" w:bidi="en-US"/>
    </w:rPr>
  </w:style>
  <w:style w:type="table" w:customStyle="1" w:styleId="TableNormal1">
    <w:name w:val="Table Normal1"/>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www.myipaddress.com/" TargetMode="External"/><Relationship Id="rId68" Type="http://schemas.openxmlformats.org/officeDocument/2006/relationships/image" Target="media/image49.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kount01-tech-prtnr-na03-dw.demandware.net/on/demandware.store/Sites-Site/default/Service-DisplayAll?csrf_token=kBJD104QocRCeu6uqcMm60V52-zv7FHSxKewykHDCDE2oBWX3U5DY17hhWr41BbEEXuPxpLsEvagrFcEa-595I5UOVxwMpIpW4We0u8SgyVPi0JCqZdq74J9gVOuVzuNaO-CwdTkMPkj0--jmHsB_wGrQ7zHgl9ntp5xOJjCBnS-Z4glxBc"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awc.test.kount.net/" TargetMode="External"/><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kount01-tech-prtnr-na03-dw.demandware.net/on/demandware.store/Sites-Site/default/ViewApplication-ExpandMenuGroup?MenuGroupID=AdministrationMenu&amp;OverviewPage=SiteNavigationBar-ShowAdministrationOverview&amp;csrf_token=kBJD104QocRCeu6uqcMm60V52-zv7FHSxKewykHDCDE2oBWX3U5DY17hhWr41BbEEXuPxpLsEvagrFcEa-595I5UOVxwMpIpW4We0u8SgyVPi0JCqZdq74J9gVOuVzuNaO-CwdTkMPkj0--jmHsB_wGrQ7zHgl9ntp5xOJjCBnS-Z4glxBc" TargetMode="External"/><Relationship Id="rId69" Type="http://schemas.openxmlformats.org/officeDocument/2006/relationships/hyperlink" Target="https://awc.test.kount.net/" TargetMode="External"/><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48.png"/><Relationship Id="rId20" Type="http://schemas.openxmlformats.org/officeDocument/2006/relationships/hyperlink" Target="mailto:support@kount.com"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www.myipaddress.com/" TargetMode="External"/><Relationship Id="rId70" Type="http://schemas.openxmlformats.org/officeDocument/2006/relationships/hyperlink" Target="http://awc.test.kount.ne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kount01-tech-prtnr-na03-dw.demandware.net/on/demandware.store/Sites-Site/default/SiteNavigationBar-ShowMenuitemOverview?CurrentMenuItemId=operations&amp;csrf_token=kBJD104QocRCeu6uqcMm60V52-zv7FHSxKewykHDCDE2oBWX3U5DY17hhWr41BbEEXuPxpLsEvagrFcEa-595I5UOVxwMpIpW4We0u8SgyVPi0JCqZdq74J9gVOuVzuNaO-CwdTkMPkj0--jmHsB_wGrQ7zHgl9ntp5xOJjCBnS-Z4glxBc" TargetMode="External"/><Relationship Id="rId73" Type="http://schemas.microsoft.com/office/2011/relationships/people" Target="people.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image" Target="media/image1.jpeg"/><Relationship Id="rId71" Type="http://schemas.openxmlformats.org/officeDocument/2006/relationships/hyperlink" Target="https://awc.test.kount.net/dmc/websit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58</Pages>
  <Words>10143</Words>
  <Characters>57818</Characters>
  <Application>Microsoft Office Word</Application>
  <DocSecurity>0</DocSecurity>
  <Lines>481</Lines>
  <Paragraphs>135</Paragraphs>
  <ScaleCrop>false</ScaleCrop>
  <Company/>
  <LinksUpToDate>false</LinksUpToDate>
  <CharactersWithSpaces>67826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Jeff Pannone</cp:lastModifiedBy>
  <cp:revision>48</cp:revision>
  <dcterms:created xsi:type="dcterms:W3CDTF">2018-12-06T09:16:00Z</dcterms:created>
  <dcterms:modified xsi:type="dcterms:W3CDTF">2020-06-01T15:03:00Z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