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3A68" w:rsidRDefault="00F43A68" w:rsidP="0018232D">
      <w:pPr>
        <w:pStyle w:val="ab"/>
        <w:rPr>
          <w:noProof/>
          <w:lang w:eastAsia="ru-RU"/>
        </w:rPr>
      </w:pPr>
      <w:bookmarkStart w:id="0" w:name="_Toc18396389"/>
      <w:r>
        <w:rPr>
          <w:noProof/>
          <w:lang w:val="ru-RU" w:eastAsia="ru-RU"/>
        </w:rPr>
        <w:drawing>
          <wp:anchor distT="0" distB="0" distL="114300" distR="114300" simplePos="0" relativeHeight="251660288" behindDoc="1" locked="0" layoutInCell="1" allowOverlap="1">
            <wp:simplePos x="0" y="0"/>
            <wp:positionH relativeFrom="column">
              <wp:posOffset>1328305</wp:posOffset>
            </wp:positionH>
            <wp:positionV relativeFrom="paragraph">
              <wp:posOffset>-2457301</wp:posOffset>
            </wp:positionV>
            <wp:extent cx="3727837" cy="3313215"/>
            <wp:effectExtent l="19050" t="0" r="5963" b="0"/>
            <wp:wrapNone/>
            <wp:docPr id="10" name="Рисунок 1" descr="C:\Users\Администратор\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дминистратор\Desktop\1.png"/>
                    <pic:cNvPicPr>
                      <a:picLocks noChangeAspect="1" noChangeArrowheads="1"/>
                    </pic:cNvPicPr>
                  </pic:nvPicPr>
                  <pic:blipFill>
                    <a:blip r:embed="rId8" cstate="print"/>
                    <a:srcRect/>
                    <a:stretch>
                      <a:fillRect/>
                    </a:stretch>
                  </pic:blipFill>
                  <pic:spPr bwMode="auto">
                    <a:xfrm>
                      <a:off x="0" y="0"/>
                      <a:ext cx="3727837" cy="3313215"/>
                    </a:xfrm>
                    <a:prstGeom prst="rect">
                      <a:avLst/>
                    </a:prstGeom>
                    <a:noFill/>
                    <a:ln w="9525">
                      <a:noFill/>
                      <a:miter lim="800000"/>
                      <a:headEnd/>
                      <a:tailEnd/>
                    </a:ln>
                  </pic:spPr>
                </pic:pic>
              </a:graphicData>
            </a:graphic>
          </wp:anchor>
        </w:drawing>
      </w:r>
    </w:p>
    <w:p w:rsidR="00F43A68" w:rsidRDefault="00F43A68" w:rsidP="0018232D">
      <w:pPr>
        <w:pStyle w:val="ab"/>
        <w:rPr>
          <w:noProof/>
          <w:lang w:eastAsia="ru-RU"/>
        </w:rPr>
      </w:pPr>
    </w:p>
    <w:p w:rsidR="00F43A68" w:rsidRDefault="00F43A68" w:rsidP="0018232D">
      <w:pPr>
        <w:pStyle w:val="ab"/>
        <w:rPr>
          <w:noProof/>
          <w:lang w:eastAsia="ru-RU"/>
        </w:rPr>
      </w:pPr>
    </w:p>
    <w:p w:rsidR="00F43A68" w:rsidRDefault="00F43A68" w:rsidP="0018232D">
      <w:pPr>
        <w:pStyle w:val="ab"/>
        <w:rPr>
          <w:noProof/>
          <w:lang w:eastAsia="ru-RU"/>
        </w:rPr>
      </w:pPr>
    </w:p>
    <w:p w:rsidR="0018232D" w:rsidRDefault="0018232D" w:rsidP="0018232D">
      <w:pPr>
        <w:pStyle w:val="ab"/>
        <w:rPr>
          <w:b/>
          <w:sz w:val="72"/>
          <w:szCs w:val="72"/>
        </w:rPr>
      </w:pPr>
    </w:p>
    <w:p w:rsidR="0018232D" w:rsidRPr="007A5A94" w:rsidRDefault="00F43A68" w:rsidP="0018232D">
      <w:pPr>
        <w:pStyle w:val="ab"/>
        <w:jc w:val="right"/>
        <w:rPr>
          <w:b/>
          <w:sz w:val="72"/>
          <w:szCs w:val="72"/>
        </w:rPr>
      </w:pPr>
      <w:proofErr w:type="spellStart"/>
      <w:r>
        <w:rPr>
          <w:b/>
          <w:sz w:val="72"/>
          <w:szCs w:val="72"/>
        </w:rPr>
        <w:t>Kount</w:t>
      </w:r>
      <w:proofErr w:type="spellEnd"/>
      <w:r w:rsidR="0018232D">
        <w:rPr>
          <w:b/>
          <w:sz w:val="72"/>
          <w:szCs w:val="72"/>
        </w:rPr>
        <w:t xml:space="preserve"> Integration</w:t>
      </w:r>
    </w:p>
    <w:p w:rsidR="0018232D" w:rsidRPr="007A5A94" w:rsidRDefault="0018232D" w:rsidP="0018232D"/>
    <w:p w:rsidR="0018232D" w:rsidRPr="009738D9" w:rsidRDefault="0018232D" w:rsidP="0018232D">
      <w:pPr>
        <w:pStyle w:val="Version"/>
        <w:rPr>
          <w:rFonts w:ascii="Cambria" w:hAnsi="Cambria"/>
        </w:rPr>
      </w:pPr>
      <w:r w:rsidRPr="009738D9">
        <w:rPr>
          <w:rFonts w:ascii="Cambria" w:hAnsi="Cambria"/>
        </w:rPr>
        <w:t xml:space="preserve">Version </w:t>
      </w:r>
      <w:r w:rsidR="00F43A68">
        <w:rPr>
          <w:rFonts w:ascii="Cambria" w:hAnsi="Cambria"/>
        </w:rPr>
        <w:t>1.</w:t>
      </w:r>
      <w:r>
        <w:rPr>
          <w:rFonts w:ascii="Cambria" w:hAnsi="Cambria"/>
        </w:rPr>
        <w:t>0</w:t>
      </w:r>
    </w:p>
    <w:p w:rsidR="0018232D" w:rsidRDefault="0018232D" w:rsidP="0018232D">
      <w:bookmarkStart w:id="1" w:name="O_109"/>
      <w:bookmarkEnd w:id="1"/>
    </w:p>
    <w:p w:rsidR="0018232D" w:rsidRPr="00F10C2D" w:rsidRDefault="0018232D" w:rsidP="0018232D">
      <w:pPr>
        <w:spacing w:line="240" w:lineRule="auto"/>
        <w:jc w:val="center"/>
        <w:rPr>
          <w:rFonts w:ascii="Arial" w:hAnsi="Arial" w:cs="Arial"/>
          <w:b/>
          <w:sz w:val="32"/>
          <w:szCs w:val="32"/>
        </w:rPr>
      </w:pPr>
    </w:p>
    <w:p w:rsidR="0018232D" w:rsidRPr="00F10C2D" w:rsidRDefault="0018232D" w:rsidP="0018232D">
      <w:pPr>
        <w:spacing w:line="240" w:lineRule="auto"/>
        <w:ind w:right="-1187"/>
        <w:jc w:val="center"/>
        <w:rPr>
          <w:rFonts w:ascii="Arial" w:hAnsi="Arial"/>
          <w:b/>
          <w:sz w:val="36"/>
        </w:rPr>
      </w:pPr>
      <w:r>
        <w:rPr>
          <w:rFonts w:ascii="Arial" w:hAnsi="Arial"/>
          <w:noProof/>
          <w:sz w:val="36"/>
          <w:lang w:val="ru-RU" w:eastAsia="ru-RU"/>
        </w:rPr>
        <w:drawing>
          <wp:inline distT="0" distB="0" distL="0" distR="0">
            <wp:extent cx="2894330" cy="1025525"/>
            <wp:effectExtent l="0" t="0" r="127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94330" cy="1025525"/>
                    </a:xfrm>
                    <a:prstGeom prst="rect">
                      <a:avLst/>
                    </a:prstGeom>
                    <a:noFill/>
                    <a:ln>
                      <a:noFill/>
                    </a:ln>
                  </pic:spPr>
                </pic:pic>
              </a:graphicData>
            </a:graphic>
          </wp:inline>
        </w:drawing>
      </w:r>
    </w:p>
    <w:p w:rsidR="0018232D" w:rsidRDefault="0018232D" w:rsidP="0018232D">
      <w:pPr>
        <w:pStyle w:val="af"/>
        <w:numPr>
          <w:ilvl w:val="0"/>
          <w:numId w:val="0"/>
        </w:numPr>
        <w:ind w:left="720"/>
      </w:pPr>
      <w:bookmarkStart w:id="2" w:name="_Toc78862409"/>
      <w:bookmarkEnd w:id="0"/>
      <w:r>
        <w:lastRenderedPageBreak/>
        <w:t>Table of Contents</w:t>
      </w:r>
    </w:p>
    <w:p w:rsidR="00931B80" w:rsidRDefault="00A60331">
      <w:pPr>
        <w:pStyle w:val="11"/>
        <w:rPr>
          <w:ins w:id="3" w:author="Демонстрационная версия" w:date="2013-06-10T13:50:00Z"/>
          <w:rFonts w:asciiTheme="minorHAnsi" w:eastAsiaTheme="minorEastAsia" w:hAnsiTheme="minorHAnsi" w:cstheme="minorBidi"/>
          <w:lang w:val="ru-RU" w:eastAsia="ru-RU"/>
        </w:rPr>
      </w:pPr>
      <w:r>
        <w:fldChar w:fldCharType="begin"/>
      </w:r>
      <w:r w:rsidR="0018232D">
        <w:instrText xml:space="preserve"> TOC \o "1-3" \h \z \u </w:instrText>
      </w:r>
      <w:r>
        <w:fldChar w:fldCharType="separate"/>
      </w:r>
      <w:ins w:id="4" w:author="Демонстрационная версия" w:date="2013-06-10T13:50:00Z">
        <w:r w:rsidR="00931B80" w:rsidRPr="00AE169C">
          <w:rPr>
            <w:rStyle w:val="a7"/>
          </w:rPr>
          <w:fldChar w:fldCharType="begin"/>
        </w:r>
        <w:r w:rsidR="00931B80" w:rsidRPr="00AE169C">
          <w:rPr>
            <w:rStyle w:val="a7"/>
          </w:rPr>
          <w:instrText xml:space="preserve"> </w:instrText>
        </w:r>
        <w:r w:rsidR="00931B80">
          <w:instrText>HYPERLINK \l "_Toc358635561"</w:instrText>
        </w:r>
        <w:r w:rsidR="00931B80" w:rsidRPr="00AE169C">
          <w:rPr>
            <w:rStyle w:val="a7"/>
          </w:rPr>
          <w:instrText xml:space="preserve"> </w:instrText>
        </w:r>
        <w:r w:rsidR="00931B80" w:rsidRPr="00AE169C">
          <w:rPr>
            <w:rStyle w:val="a7"/>
          </w:rPr>
        </w:r>
        <w:r w:rsidR="00931B80" w:rsidRPr="00AE169C">
          <w:rPr>
            <w:rStyle w:val="a7"/>
          </w:rPr>
          <w:fldChar w:fldCharType="separate"/>
        </w:r>
        <w:r w:rsidR="00931B80" w:rsidRPr="00AE169C">
          <w:rPr>
            <w:rStyle w:val="a7"/>
          </w:rPr>
          <w:t>1.</w:t>
        </w:r>
        <w:r w:rsidR="00931B80">
          <w:rPr>
            <w:rFonts w:asciiTheme="minorHAnsi" w:eastAsiaTheme="minorEastAsia" w:hAnsiTheme="minorHAnsi" w:cstheme="minorBidi"/>
            <w:lang w:val="ru-RU" w:eastAsia="ru-RU"/>
          </w:rPr>
          <w:tab/>
        </w:r>
        <w:r w:rsidR="00931B80" w:rsidRPr="00AE169C">
          <w:rPr>
            <w:rStyle w:val="a7"/>
          </w:rPr>
          <w:t>Summary</w:t>
        </w:r>
        <w:r w:rsidR="00931B80">
          <w:rPr>
            <w:webHidden/>
          </w:rPr>
          <w:tab/>
        </w:r>
        <w:r w:rsidR="00931B80">
          <w:rPr>
            <w:webHidden/>
          </w:rPr>
          <w:fldChar w:fldCharType="begin"/>
        </w:r>
        <w:r w:rsidR="00931B80">
          <w:rPr>
            <w:webHidden/>
          </w:rPr>
          <w:instrText xml:space="preserve"> PAGEREF _Toc358635561 \h </w:instrText>
        </w:r>
        <w:r w:rsidR="00931B80">
          <w:rPr>
            <w:webHidden/>
          </w:rPr>
        </w:r>
      </w:ins>
      <w:r w:rsidR="00931B80">
        <w:rPr>
          <w:webHidden/>
        </w:rPr>
        <w:fldChar w:fldCharType="separate"/>
      </w:r>
      <w:ins w:id="5" w:author="Демонстрационная версия" w:date="2013-06-10T13:50:00Z">
        <w:r w:rsidR="00931B80">
          <w:rPr>
            <w:webHidden/>
          </w:rPr>
          <w:t>3</w:t>
        </w:r>
        <w:r w:rsidR="00931B80">
          <w:rPr>
            <w:webHidden/>
          </w:rPr>
          <w:fldChar w:fldCharType="end"/>
        </w:r>
        <w:r w:rsidR="00931B80" w:rsidRPr="00AE169C">
          <w:rPr>
            <w:rStyle w:val="a7"/>
          </w:rPr>
          <w:fldChar w:fldCharType="end"/>
        </w:r>
      </w:ins>
    </w:p>
    <w:p w:rsidR="00931B80" w:rsidRDefault="00931B80">
      <w:pPr>
        <w:pStyle w:val="11"/>
        <w:rPr>
          <w:ins w:id="6" w:author="Демонстрационная версия" w:date="2013-06-10T13:50:00Z"/>
          <w:rFonts w:asciiTheme="minorHAnsi" w:eastAsiaTheme="minorEastAsia" w:hAnsiTheme="minorHAnsi" w:cstheme="minorBidi"/>
          <w:lang w:val="ru-RU" w:eastAsia="ru-RU"/>
        </w:rPr>
      </w:pPr>
      <w:ins w:id="7" w:author="Демонстрационная версия" w:date="2013-06-10T13:50:00Z">
        <w:r w:rsidRPr="00AE169C">
          <w:rPr>
            <w:rStyle w:val="a7"/>
          </w:rPr>
          <w:fldChar w:fldCharType="begin"/>
        </w:r>
        <w:r w:rsidRPr="00AE169C">
          <w:rPr>
            <w:rStyle w:val="a7"/>
          </w:rPr>
          <w:instrText xml:space="preserve"> </w:instrText>
        </w:r>
        <w:r>
          <w:instrText>HYPERLINK \l "_Toc358635562"</w:instrText>
        </w:r>
        <w:r w:rsidRPr="00AE169C">
          <w:rPr>
            <w:rStyle w:val="a7"/>
          </w:rPr>
          <w:instrText xml:space="preserve"> </w:instrText>
        </w:r>
        <w:r w:rsidRPr="00AE169C">
          <w:rPr>
            <w:rStyle w:val="a7"/>
          </w:rPr>
        </w:r>
        <w:r w:rsidRPr="00AE169C">
          <w:rPr>
            <w:rStyle w:val="a7"/>
          </w:rPr>
          <w:fldChar w:fldCharType="separate"/>
        </w:r>
        <w:r w:rsidRPr="00AE169C">
          <w:rPr>
            <w:rStyle w:val="a7"/>
          </w:rPr>
          <w:t>2.</w:t>
        </w:r>
        <w:r>
          <w:rPr>
            <w:rFonts w:asciiTheme="minorHAnsi" w:eastAsiaTheme="minorEastAsia" w:hAnsiTheme="minorHAnsi" w:cstheme="minorBidi"/>
            <w:lang w:val="ru-RU" w:eastAsia="ru-RU"/>
          </w:rPr>
          <w:tab/>
        </w:r>
        <w:r w:rsidRPr="00AE169C">
          <w:rPr>
            <w:rStyle w:val="a7"/>
          </w:rPr>
          <w:t>Component Overview</w:t>
        </w:r>
        <w:r>
          <w:rPr>
            <w:webHidden/>
          </w:rPr>
          <w:tab/>
        </w:r>
        <w:r>
          <w:rPr>
            <w:webHidden/>
          </w:rPr>
          <w:fldChar w:fldCharType="begin"/>
        </w:r>
        <w:r>
          <w:rPr>
            <w:webHidden/>
          </w:rPr>
          <w:instrText xml:space="preserve"> PAGEREF _Toc358635562 \h </w:instrText>
        </w:r>
        <w:r>
          <w:rPr>
            <w:webHidden/>
          </w:rPr>
        </w:r>
      </w:ins>
      <w:r>
        <w:rPr>
          <w:webHidden/>
        </w:rPr>
        <w:fldChar w:fldCharType="separate"/>
      </w:r>
      <w:ins w:id="8" w:author="Демонстрационная версия" w:date="2013-06-10T13:50:00Z">
        <w:r>
          <w:rPr>
            <w:webHidden/>
          </w:rPr>
          <w:t>4</w:t>
        </w:r>
        <w:r>
          <w:rPr>
            <w:webHidden/>
          </w:rPr>
          <w:fldChar w:fldCharType="end"/>
        </w:r>
        <w:r w:rsidRPr="00AE169C">
          <w:rPr>
            <w:rStyle w:val="a7"/>
          </w:rPr>
          <w:fldChar w:fldCharType="end"/>
        </w:r>
      </w:ins>
    </w:p>
    <w:p w:rsidR="00931B80" w:rsidRDefault="00931B80">
      <w:pPr>
        <w:pStyle w:val="21"/>
        <w:rPr>
          <w:ins w:id="9" w:author="Демонстрационная версия" w:date="2013-06-10T13:50:00Z"/>
          <w:rFonts w:asciiTheme="minorHAnsi" w:eastAsiaTheme="minorEastAsia" w:hAnsiTheme="minorHAnsi" w:cstheme="minorBidi"/>
          <w:lang w:val="ru-RU" w:eastAsia="ru-RU"/>
        </w:rPr>
      </w:pPr>
      <w:ins w:id="10" w:author="Демонстрационная версия" w:date="2013-06-10T13:50:00Z">
        <w:r w:rsidRPr="00AE169C">
          <w:rPr>
            <w:rStyle w:val="a7"/>
          </w:rPr>
          <w:fldChar w:fldCharType="begin"/>
        </w:r>
        <w:r w:rsidRPr="00AE169C">
          <w:rPr>
            <w:rStyle w:val="a7"/>
          </w:rPr>
          <w:instrText xml:space="preserve"> </w:instrText>
        </w:r>
        <w:r>
          <w:instrText>HYPERLINK \l "_Toc358635563"</w:instrText>
        </w:r>
        <w:r w:rsidRPr="00AE169C">
          <w:rPr>
            <w:rStyle w:val="a7"/>
          </w:rPr>
          <w:instrText xml:space="preserve"> </w:instrText>
        </w:r>
        <w:r w:rsidRPr="00AE169C">
          <w:rPr>
            <w:rStyle w:val="a7"/>
          </w:rPr>
        </w:r>
        <w:r w:rsidRPr="00AE169C">
          <w:rPr>
            <w:rStyle w:val="a7"/>
          </w:rPr>
          <w:fldChar w:fldCharType="separate"/>
        </w:r>
        <w:r w:rsidRPr="00AE169C">
          <w:rPr>
            <w:rStyle w:val="a7"/>
          </w:rPr>
          <w:t>2.1</w:t>
        </w:r>
        <w:r>
          <w:rPr>
            <w:rFonts w:asciiTheme="minorHAnsi" w:eastAsiaTheme="minorEastAsia" w:hAnsiTheme="minorHAnsi" w:cstheme="minorBidi"/>
            <w:lang w:val="ru-RU" w:eastAsia="ru-RU"/>
          </w:rPr>
          <w:tab/>
        </w:r>
        <w:r w:rsidRPr="00AE169C">
          <w:rPr>
            <w:rStyle w:val="a7"/>
          </w:rPr>
          <w:t>Functional Overview</w:t>
        </w:r>
        <w:r>
          <w:rPr>
            <w:webHidden/>
          </w:rPr>
          <w:tab/>
        </w:r>
        <w:r>
          <w:rPr>
            <w:webHidden/>
          </w:rPr>
          <w:fldChar w:fldCharType="begin"/>
        </w:r>
        <w:r>
          <w:rPr>
            <w:webHidden/>
          </w:rPr>
          <w:instrText xml:space="preserve"> PAGEREF _Toc358635563 \h </w:instrText>
        </w:r>
        <w:r>
          <w:rPr>
            <w:webHidden/>
          </w:rPr>
        </w:r>
      </w:ins>
      <w:r>
        <w:rPr>
          <w:webHidden/>
        </w:rPr>
        <w:fldChar w:fldCharType="separate"/>
      </w:r>
      <w:ins w:id="11" w:author="Демонстрационная версия" w:date="2013-06-10T13:50:00Z">
        <w:r>
          <w:rPr>
            <w:webHidden/>
          </w:rPr>
          <w:t>4</w:t>
        </w:r>
        <w:r>
          <w:rPr>
            <w:webHidden/>
          </w:rPr>
          <w:fldChar w:fldCharType="end"/>
        </w:r>
        <w:r w:rsidRPr="00AE169C">
          <w:rPr>
            <w:rStyle w:val="a7"/>
          </w:rPr>
          <w:fldChar w:fldCharType="end"/>
        </w:r>
      </w:ins>
    </w:p>
    <w:p w:rsidR="00931B80" w:rsidRDefault="00931B80">
      <w:pPr>
        <w:pStyle w:val="21"/>
        <w:rPr>
          <w:ins w:id="12" w:author="Демонстрационная версия" w:date="2013-06-10T13:50:00Z"/>
          <w:rFonts w:asciiTheme="minorHAnsi" w:eastAsiaTheme="minorEastAsia" w:hAnsiTheme="minorHAnsi" w:cstheme="minorBidi"/>
          <w:lang w:val="ru-RU" w:eastAsia="ru-RU"/>
        </w:rPr>
      </w:pPr>
      <w:ins w:id="13" w:author="Демонстрационная версия" w:date="2013-06-10T13:50:00Z">
        <w:r w:rsidRPr="00AE169C">
          <w:rPr>
            <w:rStyle w:val="a7"/>
          </w:rPr>
          <w:fldChar w:fldCharType="begin"/>
        </w:r>
        <w:r w:rsidRPr="00AE169C">
          <w:rPr>
            <w:rStyle w:val="a7"/>
          </w:rPr>
          <w:instrText xml:space="preserve"> </w:instrText>
        </w:r>
        <w:r>
          <w:instrText>HYPERLINK \l "_Toc358635564"</w:instrText>
        </w:r>
        <w:r w:rsidRPr="00AE169C">
          <w:rPr>
            <w:rStyle w:val="a7"/>
          </w:rPr>
          <w:instrText xml:space="preserve"> </w:instrText>
        </w:r>
        <w:r w:rsidRPr="00AE169C">
          <w:rPr>
            <w:rStyle w:val="a7"/>
          </w:rPr>
        </w:r>
        <w:r w:rsidRPr="00AE169C">
          <w:rPr>
            <w:rStyle w:val="a7"/>
          </w:rPr>
          <w:fldChar w:fldCharType="separate"/>
        </w:r>
        <w:r w:rsidRPr="00AE169C">
          <w:rPr>
            <w:rStyle w:val="a7"/>
          </w:rPr>
          <w:t>2.2</w:t>
        </w:r>
        <w:r>
          <w:rPr>
            <w:rFonts w:asciiTheme="minorHAnsi" w:eastAsiaTheme="minorEastAsia" w:hAnsiTheme="minorHAnsi" w:cstheme="minorBidi"/>
            <w:lang w:val="ru-RU" w:eastAsia="ru-RU"/>
          </w:rPr>
          <w:tab/>
        </w:r>
        <w:r w:rsidRPr="00AE169C">
          <w:rPr>
            <w:rStyle w:val="a7"/>
          </w:rPr>
          <w:t>Limitations, Constraints</w:t>
        </w:r>
        <w:r>
          <w:rPr>
            <w:webHidden/>
          </w:rPr>
          <w:tab/>
        </w:r>
        <w:r>
          <w:rPr>
            <w:webHidden/>
          </w:rPr>
          <w:fldChar w:fldCharType="begin"/>
        </w:r>
        <w:r>
          <w:rPr>
            <w:webHidden/>
          </w:rPr>
          <w:instrText xml:space="preserve"> PAGEREF _Toc358635564 \h </w:instrText>
        </w:r>
        <w:r>
          <w:rPr>
            <w:webHidden/>
          </w:rPr>
        </w:r>
      </w:ins>
      <w:r>
        <w:rPr>
          <w:webHidden/>
        </w:rPr>
        <w:fldChar w:fldCharType="separate"/>
      </w:r>
      <w:ins w:id="14" w:author="Демонстрационная версия" w:date="2013-06-10T13:50:00Z">
        <w:r>
          <w:rPr>
            <w:webHidden/>
          </w:rPr>
          <w:t>4</w:t>
        </w:r>
        <w:r>
          <w:rPr>
            <w:webHidden/>
          </w:rPr>
          <w:fldChar w:fldCharType="end"/>
        </w:r>
        <w:r w:rsidRPr="00AE169C">
          <w:rPr>
            <w:rStyle w:val="a7"/>
          </w:rPr>
          <w:fldChar w:fldCharType="end"/>
        </w:r>
      </w:ins>
    </w:p>
    <w:p w:rsidR="00931B80" w:rsidRDefault="00931B80">
      <w:pPr>
        <w:pStyle w:val="21"/>
        <w:rPr>
          <w:ins w:id="15" w:author="Демонстрационная версия" w:date="2013-06-10T13:50:00Z"/>
          <w:rFonts w:asciiTheme="minorHAnsi" w:eastAsiaTheme="minorEastAsia" w:hAnsiTheme="minorHAnsi" w:cstheme="minorBidi"/>
          <w:lang w:val="ru-RU" w:eastAsia="ru-RU"/>
        </w:rPr>
      </w:pPr>
      <w:ins w:id="16" w:author="Демонстрационная версия" w:date="2013-06-10T13:50:00Z">
        <w:r w:rsidRPr="00AE169C">
          <w:rPr>
            <w:rStyle w:val="a7"/>
          </w:rPr>
          <w:fldChar w:fldCharType="begin"/>
        </w:r>
        <w:r w:rsidRPr="00AE169C">
          <w:rPr>
            <w:rStyle w:val="a7"/>
          </w:rPr>
          <w:instrText xml:space="preserve"> </w:instrText>
        </w:r>
        <w:r>
          <w:instrText>HYPERLINK \l "_Toc358635565"</w:instrText>
        </w:r>
        <w:r w:rsidRPr="00AE169C">
          <w:rPr>
            <w:rStyle w:val="a7"/>
          </w:rPr>
          <w:instrText xml:space="preserve"> </w:instrText>
        </w:r>
        <w:r w:rsidRPr="00AE169C">
          <w:rPr>
            <w:rStyle w:val="a7"/>
          </w:rPr>
        </w:r>
        <w:r w:rsidRPr="00AE169C">
          <w:rPr>
            <w:rStyle w:val="a7"/>
          </w:rPr>
          <w:fldChar w:fldCharType="separate"/>
        </w:r>
        <w:r w:rsidRPr="00AE169C">
          <w:rPr>
            <w:rStyle w:val="a7"/>
          </w:rPr>
          <w:t>2.3</w:t>
        </w:r>
        <w:r>
          <w:rPr>
            <w:rFonts w:asciiTheme="minorHAnsi" w:eastAsiaTheme="minorEastAsia" w:hAnsiTheme="minorHAnsi" w:cstheme="minorBidi"/>
            <w:lang w:val="ru-RU" w:eastAsia="ru-RU"/>
          </w:rPr>
          <w:tab/>
        </w:r>
        <w:r w:rsidRPr="00AE169C">
          <w:rPr>
            <w:rStyle w:val="a7"/>
          </w:rPr>
          <w:t>Compatibility</w:t>
        </w:r>
        <w:r>
          <w:rPr>
            <w:webHidden/>
          </w:rPr>
          <w:tab/>
        </w:r>
        <w:r>
          <w:rPr>
            <w:webHidden/>
          </w:rPr>
          <w:fldChar w:fldCharType="begin"/>
        </w:r>
        <w:r>
          <w:rPr>
            <w:webHidden/>
          </w:rPr>
          <w:instrText xml:space="preserve"> PAGEREF _Toc358635565 \h </w:instrText>
        </w:r>
        <w:r>
          <w:rPr>
            <w:webHidden/>
          </w:rPr>
        </w:r>
      </w:ins>
      <w:r>
        <w:rPr>
          <w:webHidden/>
        </w:rPr>
        <w:fldChar w:fldCharType="separate"/>
      </w:r>
      <w:ins w:id="17" w:author="Демонстрационная версия" w:date="2013-06-10T13:50:00Z">
        <w:r>
          <w:rPr>
            <w:webHidden/>
          </w:rPr>
          <w:t>4</w:t>
        </w:r>
        <w:r>
          <w:rPr>
            <w:webHidden/>
          </w:rPr>
          <w:fldChar w:fldCharType="end"/>
        </w:r>
        <w:r w:rsidRPr="00AE169C">
          <w:rPr>
            <w:rStyle w:val="a7"/>
          </w:rPr>
          <w:fldChar w:fldCharType="end"/>
        </w:r>
      </w:ins>
    </w:p>
    <w:p w:rsidR="00931B80" w:rsidRDefault="00931B80">
      <w:pPr>
        <w:pStyle w:val="21"/>
        <w:rPr>
          <w:ins w:id="18" w:author="Демонстрационная версия" w:date="2013-06-10T13:50:00Z"/>
          <w:rFonts w:asciiTheme="minorHAnsi" w:eastAsiaTheme="minorEastAsia" w:hAnsiTheme="minorHAnsi" w:cstheme="minorBidi"/>
          <w:lang w:val="ru-RU" w:eastAsia="ru-RU"/>
        </w:rPr>
      </w:pPr>
      <w:ins w:id="19" w:author="Демонстрационная версия" w:date="2013-06-10T13:50:00Z">
        <w:r w:rsidRPr="00AE169C">
          <w:rPr>
            <w:rStyle w:val="a7"/>
          </w:rPr>
          <w:fldChar w:fldCharType="begin"/>
        </w:r>
        <w:r w:rsidRPr="00AE169C">
          <w:rPr>
            <w:rStyle w:val="a7"/>
          </w:rPr>
          <w:instrText xml:space="preserve"> </w:instrText>
        </w:r>
        <w:r>
          <w:instrText>HYPERLINK \l "_Toc358635566"</w:instrText>
        </w:r>
        <w:r w:rsidRPr="00AE169C">
          <w:rPr>
            <w:rStyle w:val="a7"/>
          </w:rPr>
          <w:instrText xml:space="preserve"> </w:instrText>
        </w:r>
        <w:r w:rsidRPr="00AE169C">
          <w:rPr>
            <w:rStyle w:val="a7"/>
          </w:rPr>
        </w:r>
        <w:r w:rsidRPr="00AE169C">
          <w:rPr>
            <w:rStyle w:val="a7"/>
          </w:rPr>
          <w:fldChar w:fldCharType="separate"/>
        </w:r>
        <w:r w:rsidRPr="00AE169C">
          <w:rPr>
            <w:rStyle w:val="a7"/>
          </w:rPr>
          <w:t>2.4</w:t>
        </w:r>
        <w:r>
          <w:rPr>
            <w:rFonts w:asciiTheme="minorHAnsi" w:eastAsiaTheme="minorEastAsia" w:hAnsiTheme="minorHAnsi" w:cstheme="minorBidi"/>
            <w:lang w:val="ru-RU" w:eastAsia="ru-RU"/>
          </w:rPr>
          <w:tab/>
        </w:r>
        <w:r w:rsidRPr="00AE169C">
          <w:rPr>
            <w:rStyle w:val="a7"/>
          </w:rPr>
          <w:t>Privacy, Payment</w:t>
        </w:r>
        <w:r>
          <w:rPr>
            <w:webHidden/>
          </w:rPr>
          <w:tab/>
        </w:r>
        <w:r>
          <w:rPr>
            <w:webHidden/>
          </w:rPr>
          <w:fldChar w:fldCharType="begin"/>
        </w:r>
        <w:r>
          <w:rPr>
            <w:webHidden/>
          </w:rPr>
          <w:instrText xml:space="preserve"> PAGEREF _Toc358635566 \h </w:instrText>
        </w:r>
        <w:r>
          <w:rPr>
            <w:webHidden/>
          </w:rPr>
        </w:r>
      </w:ins>
      <w:r>
        <w:rPr>
          <w:webHidden/>
        </w:rPr>
        <w:fldChar w:fldCharType="separate"/>
      </w:r>
      <w:ins w:id="20" w:author="Демонстрационная версия" w:date="2013-06-10T13:50:00Z">
        <w:r>
          <w:rPr>
            <w:webHidden/>
          </w:rPr>
          <w:t>4</w:t>
        </w:r>
        <w:r>
          <w:rPr>
            <w:webHidden/>
          </w:rPr>
          <w:fldChar w:fldCharType="end"/>
        </w:r>
        <w:r w:rsidRPr="00AE169C">
          <w:rPr>
            <w:rStyle w:val="a7"/>
          </w:rPr>
          <w:fldChar w:fldCharType="end"/>
        </w:r>
      </w:ins>
    </w:p>
    <w:p w:rsidR="00931B80" w:rsidRDefault="00931B80">
      <w:pPr>
        <w:pStyle w:val="11"/>
        <w:rPr>
          <w:ins w:id="21" w:author="Демонстрационная версия" w:date="2013-06-10T13:50:00Z"/>
          <w:rFonts w:asciiTheme="minorHAnsi" w:eastAsiaTheme="minorEastAsia" w:hAnsiTheme="minorHAnsi" w:cstheme="minorBidi"/>
          <w:lang w:val="ru-RU" w:eastAsia="ru-RU"/>
        </w:rPr>
      </w:pPr>
      <w:ins w:id="22" w:author="Демонстрационная версия" w:date="2013-06-10T13:50:00Z">
        <w:r w:rsidRPr="00AE169C">
          <w:rPr>
            <w:rStyle w:val="a7"/>
          </w:rPr>
          <w:fldChar w:fldCharType="begin"/>
        </w:r>
        <w:r w:rsidRPr="00AE169C">
          <w:rPr>
            <w:rStyle w:val="a7"/>
          </w:rPr>
          <w:instrText xml:space="preserve"> </w:instrText>
        </w:r>
        <w:r>
          <w:instrText>HYPERLINK \l "_Toc358635567"</w:instrText>
        </w:r>
        <w:r w:rsidRPr="00AE169C">
          <w:rPr>
            <w:rStyle w:val="a7"/>
          </w:rPr>
          <w:instrText xml:space="preserve"> </w:instrText>
        </w:r>
        <w:r w:rsidRPr="00AE169C">
          <w:rPr>
            <w:rStyle w:val="a7"/>
          </w:rPr>
        </w:r>
        <w:r w:rsidRPr="00AE169C">
          <w:rPr>
            <w:rStyle w:val="a7"/>
          </w:rPr>
          <w:fldChar w:fldCharType="separate"/>
        </w:r>
        <w:r w:rsidRPr="00AE169C">
          <w:rPr>
            <w:rStyle w:val="a7"/>
          </w:rPr>
          <w:t>3.</w:t>
        </w:r>
        <w:r>
          <w:rPr>
            <w:rFonts w:asciiTheme="minorHAnsi" w:eastAsiaTheme="minorEastAsia" w:hAnsiTheme="minorHAnsi" w:cstheme="minorBidi"/>
            <w:lang w:val="ru-RU" w:eastAsia="ru-RU"/>
          </w:rPr>
          <w:tab/>
        </w:r>
        <w:r w:rsidRPr="00AE169C">
          <w:rPr>
            <w:rStyle w:val="a7"/>
          </w:rPr>
          <w:t>Implementation Guide</w:t>
        </w:r>
        <w:r>
          <w:rPr>
            <w:webHidden/>
          </w:rPr>
          <w:tab/>
        </w:r>
        <w:r>
          <w:rPr>
            <w:webHidden/>
          </w:rPr>
          <w:fldChar w:fldCharType="begin"/>
        </w:r>
        <w:r>
          <w:rPr>
            <w:webHidden/>
          </w:rPr>
          <w:instrText xml:space="preserve"> PAGEREF _Toc358635567 \h </w:instrText>
        </w:r>
        <w:r>
          <w:rPr>
            <w:webHidden/>
          </w:rPr>
        </w:r>
      </w:ins>
      <w:r>
        <w:rPr>
          <w:webHidden/>
        </w:rPr>
        <w:fldChar w:fldCharType="separate"/>
      </w:r>
      <w:ins w:id="23" w:author="Демонстрационная версия" w:date="2013-06-10T13:50:00Z">
        <w:r>
          <w:rPr>
            <w:webHidden/>
          </w:rPr>
          <w:t>5</w:t>
        </w:r>
        <w:r>
          <w:rPr>
            <w:webHidden/>
          </w:rPr>
          <w:fldChar w:fldCharType="end"/>
        </w:r>
        <w:r w:rsidRPr="00AE169C">
          <w:rPr>
            <w:rStyle w:val="a7"/>
          </w:rPr>
          <w:fldChar w:fldCharType="end"/>
        </w:r>
      </w:ins>
    </w:p>
    <w:p w:rsidR="00931B80" w:rsidRDefault="00931B80">
      <w:pPr>
        <w:pStyle w:val="21"/>
        <w:rPr>
          <w:ins w:id="24" w:author="Демонстрационная версия" w:date="2013-06-10T13:50:00Z"/>
          <w:rFonts w:asciiTheme="minorHAnsi" w:eastAsiaTheme="minorEastAsia" w:hAnsiTheme="minorHAnsi" w:cstheme="minorBidi"/>
          <w:lang w:val="ru-RU" w:eastAsia="ru-RU"/>
        </w:rPr>
      </w:pPr>
      <w:ins w:id="25" w:author="Демонстрационная версия" w:date="2013-06-10T13:50:00Z">
        <w:r w:rsidRPr="00AE169C">
          <w:rPr>
            <w:rStyle w:val="a7"/>
          </w:rPr>
          <w:fldChar w:fldCharType="begin"/>
        </w:r>
        <w:r w:rsidRPr="00AE169C">
          <w:rPr>
            <w:rStyle w:val="a7"/>
          </w:rPr>
          <w:instrText xml:space="preserve"> </w:instrText>
        </w:r>
        <w:r>
          <w:instrText>HYPERLINK \l "_Toc358635568"</w:instrText>
        </w:r>
        <w:r w:rsidRPr="00AE169C">
          <w:rPr>
            <w:rStyle w:val="a7"/>
          </w:rPr>
          <w:instrText xml:space="preserve"> </w:instrText>
        </w:r>
        <w:r w:rsidRPr="00AE169C">
          <w:rPr>
            <w:rStyle w:val="a7"/>
          </w:rPr>
        </w:r>
        <w:r w:rsidRPr="00AE169C">
          <w:rPr>
            <w:rStyle w:val="a7"/>
          </w:rPr>
          <w:fldChar w:fldCharType="separate"/>
        </w:r>
        <w:r w:rsidRPr="00AE169C">
          <w:rPr>
            <w:rStyle w:val="a7"/>
          </w:rPr>
          <w:t>3.1</w:t>
        </w:r>
        <w:r>
          <w:rPr>
            <w:rFonts w:asciiTheme="minorHAnsi" w:eastAsiaTheme="minorEastAsia" w:hAnsiTheme="minorHAnsi" w:cstheme="minorBidi"/>
            <w:lang w:val="ru-RU" w:eastAsia="ru-RU"/>
          </w:rPr>
          <w:tab/>
        </w:r>
        <w:r w:rsidRPr="00AE169C">
          <w:rPr>
            <w:rStyle w:val="a7"/>
          </w:rPr>
          <w:t>Setup</w:t>
        </w:r>
        <w:r>
          <w:rPr>
            <w:webHidden/>
          </w:rPr>
          <w:tab/>
        </w:r>
        <w:r>
          <w:rPr>
            <w:webHidden/>
          </w:rPr>
          <w:fldChar w:fldCharType="begin"/>
        </w:r>
        <w:r>
          <w:rPr>
            <w:webHidden/>
          </w:rPr>
          <w:instrText xml:space="preserve"> PAGEREF _Toc358635568 \h </w:instrText>
        </w:r>
        <w:r>
          <w:rPr>
            <w:webHidden/>
          </w:rPr>
        </w:r>
      </w:ins>
      <w:r>
        <w:rPr>
          <w:webHidden/>
        </w:rPr>
        <w:fldChar w:fldCharType="separate"/>
      </w:r>
      <w:ins w:id="26" w:author="Демонстрационная версия" w:date="2013-06-10T13:50:00Z">
        <w:r>
          <w:rPr>
            <w:webHidden/>
          </w:rPr>
          <w:t>5</w:t>
        </w:r>
        <w:r>
          <w:rPr>
            <w:webHidden/>
          </w:rPr>
          <w:fldChar w:fldCharType="end"/>
        </w:r>
        <w:r w:rsidRPr="00AE169C">
          <w:rPr>
            <w:rStyle w:val="a7"/>
          </w:rPr>
          <w:fldChar w:fldCharType="end"/>
        </w:r>
      </w:ins>
    </w:p>
    <w:p w:rsidR="00931B80" w:rsidRDefault="00931B80">
      <w:pPr>
        <w:pStyle w:val="21"/>
        <w:rPr>
          <w:ins w:id="27" w:author="Демонстрационная версия" w:date="2013-06-10T13:50:00Z"/>
          <w:rFonts w:asciiTheme="minorHAnsi" w:eastAsiaTheme="minorEastAsia" w:hAnsiTheme="minorHAnsi" w:cstheme="minorBidi"/>
          <w:lang w:val="ru-RU" w:eastAsia="ru-RU"/>
        </w:rPr>
      </w:pPr>
      <w:ins w:id="28" w:author="Демонстрационная версия" w:date="2013-06-10T13:50:00Z">
        <w:r w:rsidRPr="00AE169C">
          <w:rPr>
            <w:rStyle w:val="a7"/>
          </w:rPr>
          <w:fldChar w:fldCharType="begin"/>
        </w:r>
        <w:r w:rsidRPr="00AE169C">
          <w:rPr>
            <w:rStyle w:val="a7"/>
          </w:rPr>
          <w:instrText xml:space="preserve"> </w:instrText>
        </w:r>
        <w:r>
          <w:instrText>HYPERLINK \l "_Toc358635569"</w:instrText>
        </w:r>
        <w:r w:rsidRPr="00AE169C">
          <w:rPr>
            <w:rStyle w:val="a7"/>
          </w:rPr>
          <w:instrText xml:space="preserve"> </w:instrText>
        </w:r>
        <w:r w:rsidRPr="00AE169C">
          <w:rPr>
            <w:rStyle w:val="a7"/>
          </w:rPr>
        </w:r>
        <w:r w:rsidRPr="00AE169C">
          <w:rPr>
            <w:rStyle w:val="a7"/>
          </w:rPr>
          <w:fldChar w:fldCharType="separate"/>
        </w:r>
        <w:r w:rsidRPr="00AE169C">
          <w:rPr>
            <w:rStyle w:val="a7"/>
          </w:rPr>
          <w:t>3.2</w:t>
        </w:r>
        <w:r>
          <w:rPr>
            <w:rFonts w:asciiTheme="minorHAnsi" w:eastAsiaTheme="minorEastAsia" w:hAnsiTheme="minorHAnsi" w:cstheme="minorBidi"/>
            <w:lang w:val="ru-RU" w:eastAsia="ru-RU"/>
          </w:rPr>
          <w:tab/>
        </w:r>
        <w:r w:rsidRPr="00AE169C">
          <w:rPr>
            <w:rStyle w:val="a7"/>
          </w:rPr>
          <w:t>Configuration</w:t>
        </w:r>
        <w:r>
          <w:rPr>
            <w:webHidden/>
          </w:rPr>
          <w:tab/>
        </w:r>
        <w:r>
          <w:rPr>
            <w:webHidden/>
          </w:rPr>
          <w:fldChar w:fldCharType="begin"/>
        </w:r>
        <w:r>
          <w:rPr>
            <w:webHidden/>
          </w:rPr>
          <w:instrText xml:space="preserve"> PAGEREF _Toc358635569 \h </w:instrText>
        </w:r>
        <w:r>
          <w:rPr>
            <w:webHidden/>
          </w:rPr>
        </w:r>
      </w:ins>
      <w:r>
        <w:rPr>
          <w:webHidden/>
        </w:rPr>
        <w:fldChar w:fldCharType="separate"/>
      </w:r>
      <w:ins w:id="29" w:author="Демонстрационная версия" w:date="2013-06-10T13:50:00Z">
        <w:r>
          <w:rPr>
            <w:webHidden/>
          </w:rPr>
          <w:t>5</w:t>
        </w:r>
        <w:r>
          <w:rPr>
            <w:webHidden/>
          </w:rPr>
          <w:fldChar w:fldCharType="end"/>
        </w:r>
        <w:r w:rsidRPr="00AE169C">
          <w:rPr>
            <w:rStyle w:val="a7"/>
          </w:rPr>
          <w:fldChar w:fldCharType="end"/>
        </w:r>
      </w:ins>
    </w:p>
    <w:p w:rsidR="00931B80" w:rsidRDefault="00931B80">
      <w:pPr>
        <w:pStyle w:val="21"/>
        <w:rPr>
          <w:ins w:id="30" w:author="Демонстрационная версия" w:date="2013-06-10T13:50:00Z"/>
          <w:rFonts w:asciiTheme="minorHAnsi" w:eastAsiaTheme="minorEastAsia" w:hAnsiTheme="minorHAnsi" w:cstheme="minorBidi"/>
          <w:lang w:val="ru-RU" w:eastAsia="ru-RU"/>
        </w:rPr>
      </w:pPr>
      <w:ins w:id="31" w:author="Демонстрационная версия" w:date="2013-06-10T13:50:00Z">
        <w:r w:rsidRPr="00AE169C">
          <w:rPr>
            <w:rStyle w:val="a7"/>
          </w:rPr>
          <w:fldChar w:fldCharType="begin"/>
        </w:r>
        <w:r w:rsidRPr="00AE169C">
          <w:rPr>
            <w:rStyle w:val="a7"/>
          </w:rPr>
          <w:instrText xml:space="preserve"> </w:instrText>
        </w:r>
        <w:r>
          <w:instrText>HYPERLINK \l "_Toc358635575"</w:instrText>
        </w:r>
        <w:r w:rsidRPr="00AE169C">
          <w:rPr>
            <w:rStyle w:val="a7"/>
          </w:rPr>
          <w:instrText xml:space="preserve"> </w:instrText>
        </w:r>
        <w:r w:rsidRPr="00AE169C">
          <w:rPr>
            <w:rStyle w:val="a7"/>
          </w:rPr>
        </w:r>
        <w:r w:rsidRPr="00AE169C">
          <w:rPr>
            <w:rStyle w:val="a7"/>
          </w:rPr>
          <w:fldChar w:fldCharType="separate"/>
        </w:r>
        <w:r w:rsidRPr="00AE169C">
          <w:rPr>
            <w:rStyle w:val="a7"/>
          </w:rPr>
          <w:t>3.3</w:t>
        </w:r>
        <w:r>
          <w:rPr>
            <w:rFonts w:asciiTheme="minorHAnsi" w:eastAsiaTheme="minorEastAsia" w:hAnsiTheme="minorHAnsi" w:cstheme="minorBidi"/>
            <w:lang w:val="ru-RU" w:eastAsia="ru-RU"/>
          </w:rPr>
          <w:tab/>
        </w:r>
        <w:r w:rsidRPr="00AE169C">
          <w:rPr>
            <w:rStyle w:val="a7"/>
          </w:rPr>
          <w:t>External Interfaces</w:t>
        </w:r>
        <w:r>
          <w:rPr>
            <w:webHidden/>
          </w:rPr>
          <w:tab/>
        </w:r>
        <w:r>
          <w:rPr>
            <w:webHidden/>
          </w:rPr>
          <w:fldChar w:fldCharType="begin"/>
        </w:r>
        <w:r>
          <w:rPr>
            <w:webHidden/>
          </w:rPr>
          <w:instrText xml:space="preserve"> PAGEREF _Toc358635575 \h </w:instrText>
        </w:r>
        <w:r>
          <w:rPr>
            <w:webHidden/>
          </w:rPr>
        </w:r>
      </w:ins>
      <w:r>
        <w:rPr>
          <w:webHidden/>
        </w:rPr>
        <w:fldChar w:fldCharType="separate"/>
      </w:r>
      <w:ins w:id="32" w:author="Демонстрационная версия" w:date="2013-06-10T13:50:00Z">
        <w:r>
          <w:rPr>
            <w:webHidden/>
          </w:rPr>
          <w:t>16</w:t>
        </w:r>
        <w:r>
          <w:rPr>
            <w:webHidden/>
          </w:rPr>
          <w:fldChar w:fldCharType="end"/>
        </w:r>
        <w:r w:rsidRPr="00AE169C">
          <w:rPr>
            <w:rStyle w:val="a7"/>
          </w:rPr>
          <w:fldChar w:fldCharType="end"/>
        </w:r>
      </w:ins>
    </w:p>
    <w:p w:rsidR="00931B80" w:rsidRDefault="00931B80">
      <w:pPr>
        <w:pStyle w:val="11"/>
        <w:rPr>
          <w:ins w:id="33" w:author="Демонстрационная версия" w:date="2013-06-10T13:50:00Z"/>
          <w:rFonts w:asciiTheme="minorHAnsi" w:eastAsiaTheme="minorEastAsia" w:hAnsiTheme="minorHAnsi" w:cstheme="minorBidi"/>
          <w:lang w:val="ru-RU" w:eastAsia="ru-RU"/>
        </w:rPr>
      </w:pPr>
      <w:ins w:id="34" w:author="Демонстрационная версия" w:date="2013-06-10T13:50:00Z">
        <w:r w:rsidRPr="00AE169C">
          <w:rPr>
            <w:rStyle w:val="a7"/>
          </w:rPr>
          <w:fldChar w:fldCharType="begin"/>
        </w:r>
        <w:r w:rsidRPr="00AE169C">
          <w:rPr>
            <w:rStyle w:val="a7"/>
          </w:rPr>
          <w:instrText xml:space="preserve"> </w:instrText>
        </w:r>
        <w:r>
          <w:instrText>HYPERLINK \l "_Toc358635576"</w:instrText>
        </w:r>
        <w:r w:rsidRPr="00AE169C">
          <w:rPr>
            <w:rStyle w:val="a7"/>
          </w:rPr>
          <w:instrText xml:space="preserve"> </w:instrText>
        </w:r>
        <w:r w:rsidRPr="00AE169C">
          <w:rPr>
            <w:rStyle w:val="a7"/>
          </w:rPr>
        </w:r>
        <w:r w:rsidRPr="00AE169C">
          <w:rPr>
            <w:rStyle w:val="a7"/>
          </w:rPr>
          <w:fldChar w:fldCharType="separate"/>
        </w:r>
        <w:r w:rsidRPr="00AE169C">
          <w:rPr>
            <w:rStyle w:val="a7"/>
          </w:rPr>
          <w:t>4.</w:t>
        </w:r>
        <w:r>
          <w:rPr>
            <w:rFonts w:asciiTheme="minorHAnsi" w:eastAsiaTheme="minorEastAsia" w:hAnsiTheme="minorHAnsi" w:cstheme="minorBidi"/>
            <w:lang w:val="ru-RU" w:eastAsia="ru-RU"/>
          </w:rPr>
          <w:tab/>
        </w:r>
        <w:r w:rsidRPr="00AE169C">
          <w:rPr>
            <w:rStyle w:val="a7"/>
          </w:rPr>
          <w:t>Operations, Maintenance</w:t>
        </w:r>
        <w:r>
          <w:rPr>
            <w:webHidden/>
          </w:rPr>
          <w:tab/>
        </w:r>
        <w:r>
          <w:rPr>
            <w:webHidden/>
          </w:rPr>
          <w:fldChar w:fldCharType="begin"/>
        </w:r>
        <w:r>
          <w:rPr>
            <w:webHidden/>
          </w:rPr>
          <w:instrText xml:space="preserve"> PAGEREF _Toc358635576 \h </w:instrText>
        </w:r>
        <w:r>
          <w:rPr>
            <w:webHidden/>
          </w:rPr>
        </w:r>
      </w:ins>
      <w:r>
        <w:rPr>
          <w:webHidden/>
        </w:rPr>
        <w:fldChar w:fldCharType="separate"/>
      </w:r>
      <w:ins w:id="35" w:author="Демонстрационная версия" w:date="2013-06-10T13:50:00Z">
        <w:r>
          <w:rPr>
            <w:webHidden/>
          </w:rPr>
          <w:t>17</w:t>
        </w:r>
        <w:r>
          <w:rPr>
            <w:webHidden/>
          </w:rPr>
          <w:fldChar w:fldCharType="end"/>
        </w:r>
        <w:r w:rsidRPr="00AE169C">
          <w:rPr>
            <w:rStyle w:val="a7"/>
          </w:rPr>
          <w:fldChar w:fldCharType="end"/>
        </w:r>
      </w:ins>
    </w:p>
    <w:p w:rsidR="00931B80" w:rsidRDefault="00931B80">
      <w:pPr>
        <w:pStyle w:val="21"/>
        <w:rPr>
          <w:ins w:id="36" w:author="Демонстрационная версия" w:date="2013-06-10T13:50:00Z"/>
          <w:rFonts w:asciiTheme="minorHAnsi" w:eastAsiaTheme="minorEastAsia" w:hAnsiTheme="minorHAnsi" w:cstheme="minorBidi"/>
          <w:lang w:val="ru-RU" w:eastAsia="ru-RU"/>
        </w:rPr>
      </w:pPr>
      <w:ins w:id="37" w:author="Демонстрационная версия" w:date="2013-06-10T13:50:00Z">
        <w:r w:rsidRPr="00AE169C">
          <w:rPr>
            <w:rStyle w:val="a7"/>
          </w:rPr>
          <w:fldChar w:fldCharType="begin"/>
        </w:r>
        <w:r w:rsidRPr="00AE169C">
          <w:rPr>
            <w:rStyle w:val="a7"/>
          </w:rPr>
          <w:instrText xml:space="preserve"> </w:instrText>
        </w:r>
        <w:r>
          <w:instrText>HYPERLINK \l "_Toc358635577"</w:instrText>
        </w:r>
        <w:r w:rsidRPr="00AE169C">
          <w:rPr>
            <w:rStyle w:val="a7"/>
          </w:rPr>
          <w:instrText xml:space="preserve"> </w:instrText>
        </w:r>
        <w:r w:rsidRPr="00AE169C">
          <w:rPr>
            <w:rStyle w:val="a7"/>
          </w:rPr>
        </w:r>
        <w:r w:rsidRPr="00AE169C">
          <w:rPr>
            <w:rStyle w:val="a7"/>
          </w:rPr>
          <w:fldChar w:fldCharType="separate"/>
        </w:r>
        <w:r w:rsidRPr="00AE169C">
          <w:rPr>
            <w:rStyle w:val="a7"/>
          </w:rPr>
          <w:t>4.1</w:t>
        </w:r>
        <w:r>
          <w:rPr>
            <w:rFonts w:asciiTheme="minorHAnsi" w:eastAsiaTheme="minorEastAsia" w:hAnsiTheme="minorHAnsi" w:cstheme="minorBidi"/>
            <w:lang w:val="ru-RU" w:eastAsia="ru-RU"/>
          </w:rPr>
          <w:tab/>
        </w:r>
        <w:r w:rsidRPr="00AE169C">
          <w:rPr>
            <w:rStyle w:val="a7"/>
          </w:rPr>
          <w:t>Data Storage</w:t>
        </w:r>
        <w:r>
          <w:rPr>
            <w:webHidden/>
          </w:rPr>
          <w:tab/>
        </w:r>
        <w:r>
          <w:rPr>
            <w:webHidden/>
          </w:rPr>
          <w:fldChar w:fldCharType="begin"/>
        </w:r>
        <w:r>
          <w:rPr>
            <w:webHidden/>
          </w:rPr>
          <w:instrText xml:space="preserve"> PAGEREF _Toc358635577 \h </w:instrText>
        </w:r>
        <w:r>
          <w:rPr>
            <w:webHidden/>
          </w:rPr>
        </w:r>
      </w:ins>
      <w:r>
        <w:rPr>
          <w:webHidden/>
        </w:rPr>
        <w:fldChar w:fldCharType="separate"/>
      </w:r>
      <w:ins w:id="38" w:author="Демонстрационная версия" w:date="2013-06-10T13:50:00Z">
        <w:r>
          <w:rPr>
            <w:webHidden/>
          </w:rPr>
          <w:t>17</w:t>
        </w:r>
        <w:r>
          <w:rPr>
            <w:webHidden/>
          </w:rPr>
          <w:fldChar w:fldCharType="end"/>
        </w:r>
        <w:r w:rsidRPr="00AE169C">
          <w:rPr>
            <w:rStyle w:val="a7"/>
          </w:rPr>
          <w:fldChar w:fldCharType="end"/>
        </w:r>
      </w:ins>
    </w:p>
    <w:p w:rsidR="00931B80" w:rsidRDefault="00931B80">
      <w:pPr>
        <w:pStyle w:val="21"/>
        <w:rPr>
          <w:ins w:id="39" w:author="Демонстрационная версия" w:date="2013-06-10T13:50:00Z"/>
          <w:rFonts w:asciiTheme="minorHAnsi" w:eastAsiaTheme="minorEastAsia" w:hAnsiTheme="minorHAnsi" w:cstheme="minorBidi"/>
          <w:lang w:val="ru-RU" w:eastAsia="ru-RU"/>
        </w:rPr>
      </w:pPr>
      <w:ins w:id="40" w:author="Демонстрационная версия" w:date="2013-06-10T13:50:00Z">
        <w:r w:rsidRPr="00AE169C">
          <w:rPr>
            <w:rStyle w:val="a7"/>
          </w:rPr>
          <w:fldChar w:fldCharType="begin"/>
        </w:r>
        <w:r w:rsidRPr="00AE169C">
          <w:rPr>
            <w:rStyle w:val="a7"/>
          </w:rPr>
          <w:instrText xml:space="preserve"> </w:instrText>
        </w:r>
        <w:r>
          <w:instrText>HYPERLINK \l "_Toc358635578"</w:instrText>
        </w:r>
        <w:r w:rsidRPr="00AE169C">
          <w:rPr>
            <w:rStyle w:val="a7"/>
          </w:rPr>
          <w:instrText xml:space="preserve"> </w:instrText>
        </w:r>
        <w:r w:rsidRPr="00AE169C">
          <w:rPr>
            <w:rStyle w:val="a7"/>
          </w:rPr>
        </w:r>
        <w:r w:rsidRPr="00AE169C">
          <w:rPr>
            <w:rStyle w:val="a7"/>
          </w:rPr>
          <w:fldChar w:fldCharType="separate"/>
        </w:r>
        <w:r w:rsidRPr="00AE169C">
          <w:rPr>
            <w:rStyle w:val="a7"/>
          </w:rPr>
          <w:t>4.2</w:t>
        </w:r>
        <w:r>
          <w:rPr>
            <w:rFonts w:asciiTheme="minorHAnsi" w:eastAsiaTheme="minorEastAsia" w:hAnsiTheme="minorHAnsi" w:cstheme="minorBidi"/>
            <w:lang w:val="ru-RU" w:eastAsia="ru-RU"/>
          </w:rPr>
          <w:tab/>
        </w:r>
        <w:r w:rsidRPr="00AE169C">
          <w:rPr>
            <w:rStyle w:val="a7"/>
          </w:rPr>
          <w:t>Availability</w:t>
        </w:r>
        <w:r>
          <w:rPr>
            <w:webHidden/>
          </w:rPr>
          <w:tab/>
        </w:r>
        <w:r>
          <w:rPr>
            <w:webHidden/>
          </w:rPr>
          <w:fldChar w:fldCharType="begin"/>
        </w:r>
        <w:r>
          <w:rPr>
            <w:webHidden/>
          </w:rPr>
          <w:instrText xml:space="preserve"> PAGEREF _Toc358635578 \h </w:instrText>
        </w:r>
        <w:r>
          <w:rPr>
            <w:webHidden/>
          </w:rPr>
        </w:r>
      </w:ins>
      <w:r>
        <w:rPr>
          <w:webHidden/>
        </w:rPr>
        <w:fldChar w:fldCharType="separate"/>
      </w:r>
      <w:ins w:id="41" w:author="Демонстрационная версия" w:date="2013-06-10T13:50:00Z">
        <w:r>
          <w:rPr>
            <w:webHidden/>
          </w:rPr>
          <w:t>17</w:t>
        </w:r>
        <w:r>
          <w:rPr>
            <w:webHidden/>
          </w:rPr>
          <w:fldChar w:fldCharType="end"/>
        </w:r>
        <w:r w:rsidRPr="00AE169C">
          <w:rPr>
            <w:rStyle w:val="a7"/>
          </w:rPr>
          <w:fldChar w:fldCharType="end"/>
        </w:r>
      </w:ins>
    </w:p>
    <w:p w:rsidR="00931B80" w:rsidRDefault="00931B80">
      <w:pPr>
        <w:pStyle w:val="21"/>
        <w:rPr>
          <w:ins w:id="42" w:author="Демонстрационная версия" w:date="2013-06-10T13:50:00Z"/>
          <w:rFonts w:asciiTheme="minorHAnsi" w:eastAsiaTheme="minorEastAsia" w:hAnsiTheme="minorHAnsi" w:cstheme="minorBidi"/>
          <w:lang w:val="ru-RU" w:eastAsia="ru-RU"/>
        </w:rPr>
      </w:pPr>
      <w:ins w:id="43" w:author="Демонстрационная версия" w:date="2013-06-10T13:50:00Z">
        <w:r w:rsidRPr="00AE169C">
          <w:rPr>
            <w:rStyle w:val="a7"/>
          </w:rPr>
          <w:fldChar w:fldCharType="begin"/>
        </w:r>
        <w:r w:rsidRPr="00AE169C">
          <w:rPr>
            <w:rStyle w:val="a7"/>
          </w:rPr>
          <w:instrText xml:space="preserve"> </w:instrText>
        </w:r>
        <w:r>
          <w:instrText>HYPERLINK \l "_Toc358635579"</w:instrText>
        </w:r>
        <w:r w:rsidRPr="00AE169C">
          <w:rPr>
            <w:rStyle w:val="a7"/>
          </w:rPr>
          <w:instrText xml:space="preserve"> </w:instrText>
        </w:r>
        <w:r w:rsidRPr="00AE169C">
          <w:rPr>
            <w:rStyle w:val="a7"/>
          </w:rPr>
        </w:r>
        <w:r w:rsidRPr="00AE169C">
          <w:rPr>
            <w:rStyle w:val="a7"/>
          </w:rPr>
          <w:fldChar w:fldCharType="separate"/>
        </w:r>
        <w:r w:rsidRPr="00AE169C">
          <w:rPr>
            <w:rStyle w:val="a7"/>
          </w:rPr>
          <w:t>4.3</w:t>
        </w:r>
        <w:r>
          <w:rPr>
            <w:rFonts w:asciiTheme="minorHAnsi" w:eastAsiaTheme="minorEastAsia" w:hAnsiTheme="minorHAnsi" w:cstheme="minorBidi"/>
            <w:lang w:val="ru-RU" w:eastAsia="ru-RU"/>
          </w:rPr>
          <w:tab/>
        </w:r>
        <w:r w:rsidRPr="00AE169C">
          <w:rPr>
            <w:rStyle w:val="a7"/>
          </w:rPr>
          <w:t>Support</w:t>
        </w:r>
        <w:r>
          <w:rPr>
            <w:webHidden/>
          </w:rPr>
          <w:tab/>
        </w:r>
        <w:r>
          <w:rPr>
            <w:webHidden/>
          </w:rPr>
          <w:fldChar w:fldCharType="begin"/>
        </w:r>
        <w:r>
          <w:rPr>
            <w:webHidden/>
          </w:rPr>
          <w:instrText xml:space="preserve"> PAGEREF _Toc358635579 \h </w:instrText>
        </w:r>
        <w:r>
          <w:rPr>
            <w:webHidden/>
          </w:rPr>
        </w:r>
      </w:ins>
      <w:r>
        <w:rPr>
          <w:webHidden/>
        </w:rPr>
        <w:fldChar w:fldCharType="separate"/>
      </w:r>
      <w:ins w:id="44" w:author="Демонстрационная версия" w:date="2013-06-10T13:50:00Z">
        <w:r>
          <w:rPr>
            <w:webHidden/>
          </w:rPr>
          <w:t>17</w:t>
        </w:r>
        <w:r>
          <w:rPr>
            <w:webHidden/>
          </w:rPr>
          <w:fldChar w:fldCharType="end"/>
        </w:r>
        <w:r w:rsidRPr="00AE169C">
          <w:rPr>
            <w:rStyle w:val="a7"/>
          </w:rPr>
          <w:fldChar w:fldCharType="end"/>
        </w:r>
      </w:ins>
    </w:p>
    <w:p w:rsidR="00931B80" w:rsidRDefault="00931B80">
      <w:pPr>
        <w:pStyle w:val="11"/>
        <w:rPr>
          <w:ins w:id="45" w:author="Демонстрационная версия" w:date="2013-06-10T13:50:00Z"/>
          <w:rFonts w:asciiTheme="minorHAnsi" w:eastAsiaTheme="minorEastAsia" w:hAnsiTheme="minorHAnsi" w:cstheme="minorBidi"/>
          <w:lang w:val="ru-RU" w:eastAsia="ru-RU"/>
        </w:rPr>
      </w:pPr>
      <w:ins w:id="46" w:author="Демонстрационная версия" w:date="2013-06-10T13:50:00Z">
        <w:r w:rsidRPr="00AE169C">
          <w:rPr>
            <w:rStyle w:val="a7"/>
          </w:rPr>
          <w:fldChar w:fldCharType="begin"/>
        </w:r>
        <w:r w:rsidRPr="00AE169C">
          <w:rPr>
            <w:rStyle w:val="a7"/>
          </w:rPr>
          <w:instrText xml:space="preserve"> </w:instrText>
        </w:r>
        <w:r>
          <w:instrText>HYPERLINK \l "_Toc358635580"</w:instrText>
        </w:r>
        <w:r w:rsidRPr="00AE169C">
          <w:rPr>
            <w:rStyle w:val="a7"/>
          </w:rPr>
          <w:instrText xml:space="preserve"> </w:instrText>
        </w:r>
        <w:r w:rsidRPr="00AE169C">
          <w:rPr>
            <w:rStyle w:val="a7"/>
          </w:rPr>
        </w:r>
        <w:r w:rsidRPr="00AE169C">
          <w:rPr>
            <w:rStyle w:val="a7"/>
          </w:rPr>
          <w:fldChar w:fldCharType="separate"/>
        </w:r>
        <w:r w:rsidRPr="00AE169C">
          <w:rPr>
            <w:rStyle w:val="a7"/>
          </w:rPr>
          <w:t>5.</w:t>
        </w:r>
        <w:r>
          <w:rPr>
            <w:rFonts w:asciiTheme="minorHAnsi" w:eastAsiaTheme="minorEastAsia" w:hAnsiTheme="minorHAnsi" w:cstheme="minorBidi"/>
            <w:lang w:val="ru-RU" w:eastAsia="ru-RU"/>
          </w:rPr>
          <w:tab/>
        </w:r>
        <w:r w:rsidRPr="00AE169C">
          <w:rPr>
            <w:rStyle w:val="a7"/>
          </w:rPr>
          <w:t>User Guide</w:t>
        </w:r>
        <w:r>
          <w:rPr>
            <w:webHidden/>
          </w:rPr>
          <w:tab/>
        </w:r>
        <w:r>
          <w:rPr>
            <w:webHidden/>
          </w:rPr>
          <w:fldChar w:fldCharType="begin"/>
        </w:r>
        <w:r>
          <w:rPr>
            <w:webHidden/>
          </w:rPr>
          <w:instrText xml:space="preserve"> PAGEREF _Toc358635580 \h </w:instrText>
        </w:r>
        <w:r>
          <w:rPr>
            <w:webHidden/>
          </w:rPr>
        </w:r>
      </w:ins>
      <w:r>
        <w:rPr>
          <w:webHidden/>
        </w:rPr>
        <w:fldChar w:fldCharType="separate"/>
      </w:r>
      <w:ins w:id="47" w:author="Демонстрационная версия" w:date="2013-06-10T13:50:00Z">
        <w:r>
          <w:rPr>
            <w:webHidden/>
          </w:rPr>
          <w:t>18</w:t>
        </w:r>
        <w:r>
          <w:rPr>
            <w:webHidden/>
          </w:rPr>
          <w:fldChar w:fldCharType="end"/>
        </w:r>
        <w:r w:rsidRPr="00AE169C">
          <w:rPr>
            <w:rStyle w:val="a7"/>
          </w:rPr>
          <w:fldChar w:fldCharType="end"/>
        </w:r>
      </w:ins>
    </w:p>
    <w:p w:rsidR="00931B80" w:rsidRDefault="00931B80">
      <w:pPr>
        <w:pStyle w:val="21"/>
        <w:rPr>
          <w:ins w:id="48" w:author="Демонстрационная версия" w:date="2013-06-10T13:50:00Z"/>
          <w:rFonts w:asciiTheme="minorHAnsi" w:eastAsiaTheme="minorEastAsia" w:hAnsiTheme="minorHAnsi" w:cstheme="minorBidi"/>
          <w:lang w:val="ru-RU" w:eastAsia="ru-RU"/>
        </w:rPr>
      </w:pPr>
      <w:ins w:id="49" w:author="Демонстрационная версия" w:date="2013-06-10T13:50:00Z">
        <w:r w:rsidRPr="00AE169C">
          <w:rPr>
            <w:rStyle w:val="a7"/>
          </w:rPr>
          <w:fldChar w:fldCharType="begin"/>
        </w:r>
        <w:r w:rsidRPr="00AE169C">
          <w:rPr>
            <w:rStyle w:val="a7"/>
          </w:rPr>
          <w:instrText xml:space="preserve"> </w:instrText>
        </w:r>
        <w:r>
          <w:instrText>HYPERLINK \l "_Toc358635581"</w:instrText>
        </w:r>
        <w:r w:rsidRPr="00AE169C">
          <w:rPr>
            <w:rStyle w:val="a7"/>
          </w:rPr>
          <w:instrText xml:space="preserve"> </w:instrText>
        </w:r>
        <w:r w:rsidRPr="00AE169C">
          <w:rPr>
            <w:rStyle w:val="a7"/>
          </w:rPr>
        </w:r>
        <w:r w:rsidRPr="00AE169C">
          <w:rPr>
            <w:rStyle w:val="a7"/>
          </w:rPr>
          <w:fldChar w:fldCharType="separate"/>
        </w:r>
        <w:r w:rsidRPr="00AE169C">
          <w:rPr>
            <w:rStyle w:val="a7"/>
          </w:rPr>
          <w:t>5.1</w:t>
        </w:r>
        <w:r>
          <w:rPr>
            <w:rFonts w:asciiTheme="minorHAnsi" w:eastAsiaTheme="minorEastAsia" w:hAnsiTheme="minorHAnsi" w:cstheme="minorBidi"/>
            <w:lang w:val="ru-RU" w:eastAsia="ru-RU"/>
          </w:rPr>
          <w:tab/>
        </w:r>
        <w:r w:rsidRPr="00AE169C">
          <w:rPr>
            <w:rStyle w:val="a7"/>
          </w:rPr>
          <w:t>Roles, Responsibilities</w:t>
        </w:r>
        <w:r>
          <w:rPr>
            <w:webHidden/>
          </w:rPr>
          <w:tab/>
        </w:r>
        <w:r>
          <w:rPr>
            <w:webHidden/>
          </w:rPr>
          <w:fldChar w:fldCharType="begin"/>
        </w:r>
        <w:r>
          <w:rPr>
            <w:webHidden/>
          </w:rPr>
          <w:instrText xml:space="preserve"> PAGEREF _Toc358635581 \h </w:instrText>
        </w:r>
        <w:r>
          <w:rPr>
            <w:webHidden/>
          </w:rPr>
        </w:r>
      </w:ins>
      <w:r>
        <w:rPr>
          <w:webHidden/>
        </w:rPr>
        <w:fldChar w:fldCharType="separate"/>
      </w:r>
      <w:ins w:id="50" w:author="Демонстрационная версия" w:date="2013-06-10T13:50:00Z">
        <w:r>
          <w:rPr>
            <w:webHidden/>
          </w:rPr>
          <w:t>18</w:t>
        </w:r>
        <w:r>
          <w:rPr>
            <w:webHidden/>
          </w:rPr>
          <w:fldChar w:fldCharType="end"/>
        </w:r>
        <w:r w:rsidRPr="00AE169C">
          <w:rPr>
            <w:rStyle w:val="a7"/>
          </w:rPr>
          <w:fldChar w:fldCharType="end"/>
        </w:r>
      </w:ins>
    </w:p>
    <w:p w:rsidR="00931B80" w:rsidRDefault="00931B80">
      <w:pPr>
        <w:pStyle w:val="21"/>
        <w:rPr>
          <w:ins w:id="51" w:author="Демонстрационная версия" w:date="2013-06-10T13:50:00Z"/>
          <w:rFonts w:asciiTheme="minorHAnsi" w:eastAsiaTheme="minorEastAsia" w:hAnsiTheme="minorHAnsi" w:cstheme="minorBidi"/>
          <w:lang w:val="ru-RU" w:eastAsia="ru-RU"/>
        </w:rPr>
      </w:pPr>
      <w:ins w:id="52" w:author="Демонстрационная версия" w:date="2013-06-10T13:50:00Z">
        <w:r w:rsidRPr="00AE169C">
          <w:rPr>
            <w:rStyle w:val="a7"/>
          </w:rPr>
          <w:fldChar w:fldCharType="begin"/>
        </w:r>
        <w:r w:rsidRPr="00AE169C">
          <w:rPr>
            <w:rStyle w:val="a7"/>
          </w:rPr>
          <w:instrText xml:space="preserve"> </w:instrText>
        </w:r>
        <w:r>
          <w:instrText>HYPERLINK \l "_Toc358635582"</w:instrText>
        </w:r>
        <w:r w:rsidRPr="00AE169C">
          <w:rPr>
            <w:rStyle w:val="a7"/>
          </w:rPr>
          <w:instrText xml:space="preserve"> </w:instrText>
        </w:r>
        <w:r w:rsidRPr="00AE169C">
          <w:rPr>
            <w:rStyle w:val="a7"/>
          </w:rPr>
        </w:r>
        <w:r w:rsidRPr="00AE169C">
          <w:rPr>
            <w:rStyle w:val="a7"/>
          </w:rPr>
          <w:fldChar w:fldCharType="separate"/>
        </w:r>
        <w:r w:rsidRPr="00AE169C">
          <w:rPr>
            <w:rStyle w:val="a7"/>
          </w:rPr>
          <w:t>5.2</w:t>
        </w:r>
        <w:r>
          <w:rPr>
            <w:rFonts w:asciiTheme="minorHAnsi" w:eastAsiaTheme="minorEastAsia" w:hAnsiTheme="minorHAnsi" w:cstheme="minorBidi"/>
            <w:lang w:val="ru-RU" w:eastAsia="ru-RU"/>
          </w:rPr>
          <w:tab/>
        </w:r>
        <w:r w:rsidRPr="00AE169C">
          <w:rPr>
            <w:rStyle w:val="a7"/>
          </w:rPr>
          <w:t>Business Manager</w:t>
        </w:r>
        <w:r>
          <w:rPr>
            <w:webHidden/>
          </w:rPr>
          <w:tab/>
        </w:r>
        <w:r>
          <w:rPr>
            <w:webHidden/>
          </w:rPr>
          <w:fldChar w:fldCharType="begin"/>
        </w:r>
        <w:r>
          <w:rPr>
            <w:webHidden/>
          </w:rPr>
          <w:instrText xml:space="preserve"> PAGEREF _Toc358635582 \h </w:instrText>
        </w:r>
        <w:r>
          <w:rPr>
            <w:webHidden/>
          </w:rPr>
        </w:r>
      </w:ins>
      <w:r>
        <w:rPr>
          <w:webHidden/>
        </w:rPr>
        <w:fldChar w:fldCharType="separate"/>
      </w:r>
      <w:ins w:id="53" w:author="Демонстрационная версия" w:date="2013-06-10T13:50:00Z">
        <w:r>
          <w:rPr>
            <w:webHidden/>
          </w:rPr>
          <w:t>18</w:t>
        </w:r>
        <w:r>
          <w:rPr>
            <w:webHidden/>
          </w:rPr>
          <w:fldChar w:fldCharType="end"/>
        </w:r>
        <w:r w:rsidRPr="00AE169C">
          <w:rPr>
            <w:rStyle w:val="a7"/>
          </w:rPr>
          <w:fldChar w:fldCharType="end"/>
        </w:r>
      </w:ins>
    </w:p>
    <w:p w:rsidR="00931B80" w:rsidRDefault="00931B80">
      <w:pPr>
        <w:pStyle w:val="21"/>
        <w:rPr>
          <w:ins w:id="54" w:author="Демонстрационная версия" w:date="2013-06-10T13:50:00Z"/>
          <w:rFonts w:asciiTheme="minorHAnsi" w:eastAsiaTheme="minorEastAsia" w:hAnsiTheme="minorHAnsi" w:cstheme="minorBidi"/>
          <w:lang w:val="ru-RU" w:eastAsia="ru-RU"/>
        </w:rPr>
      </w:pPr>
      <w:ins w:id="55" w:author="Демонстрационная версия" w:date="2013-06-10T13:50:00Z">
        <w:r w:rsidRPr="00AE169C">
          <w:rPr>
            <w:rStyle w:val="a7"/>
          </w:rPr>
          <w:fldChar w:fldCharType="begin"/>
        </w:r>
        <w:r w:rsidRPr="00AE169C">
          <w:rPr>
            <w:rStyle w:val="a7"/>
          </w:rPr>
          <w:instrText xml:space="preserve"> </w:instrText>
        </w:r>
        <w:r>
          <w:instrText>HYPERLINK \l "_Toc358635583"</w:instrText>
        </w:r>
        <w:r w:rsidRPr="00AE169C">
          <w:rPr>
            <w:rStyle w:val="a7"/>
          </w:rPr>
          <w:instrText xml:space="preserve"> </w:instrText>
        </w:r>
        <w:r w:rsidRPr="00AE169C">
          <w:rPr>
            <w:rStyle w:val="a7"/>
          </w:rPr>
        </w:r>
        <w:r w:rsidRPr="00AE169C">
          <w:rPr>
            <w:rStyle w:val="a7"/>
          </w:rPr>
          <w:fldChar w:fldCharType="separate"/>
        </w:r>
        <w:r w:rsidRPr="00AE169C">
          <w:rPr>
            <w:rStyle w:val="a7"/>
          </w:rPr>
          <w:t>5.3</w:t>
        </w:r>
        <w:r>
          <w:rPr>
            <w:rFonts w:asciiTheme="minorHAnsi" w:eastAsiaTheme="minorEastAsia" w:hAnsiTheme="minorHAnsi" w:cstheme="minorBidi"/>
            <w:lang w:val="ru-RU" w:eastAsia="ru-RU"/>
          </w:rPr>
          <w:tab/>
        </w:r>
        <w:r w:rsidRPr="00AE169C">
          <w:rPr>
            <w:rStyle w:val="a7"/>
          </w:rPr>
          <w:t>Storefront Functionality</w:t>
        </w:r>
        <w:r>
          <w:rPr>
            <w:webHidden/>
          </w:rPr>
          <w:tab/>
        </w:r>
        <w:r>
          <w:rPr>
            <w:webHidden/>
          </w:rPr>
          <w:fldChar w:fldCharType="begin"/>
        </w:r>
        <w:r>
          <w:rPr>
            <w:webHidden/>
          </w:rPr>
          <w:instrText xml:space="preserve"> PAGEREF _Toc358635583 \h </w:instrText>
        </w:r>
        <w:r>
          <w:rPr>
            <w:webHidden/>
          </w:rPr>
        </w:r>
      </w:ins>
      <w:r>
        <w:rPr>
          <w:webHidden/>
        </w:rPr>
        <w:fldChar w:fldCharType="separate"/>
      </w:r>
      <w:ins w:id="56" w:author="Демонстрационная версия" w:date="2013-06-10T13:50:00Z">
        <w:r>
          <w:rPr>
            <w:webHidden/>
          </w:rPr>
          <w:t>18</w:t>
        </w:r>
        <w:r>
          <w:rPr>
            <w:webHidden/>
          </w:rPr>
          <w:fldChar w:fldCharType="end"/>
        </w:r>
        <w:r w:rsidRPr="00AE169C">
          <w:rPr>
            <w:rStyle w:val="a7"/>
          </w:rPr>
          <w:fldChar w:fldCharType="end"/>
        </w:r>
      </w:ins>
    </w:p>
    <w:p w:rsidR="00931B80" w:rsidRDefault="00931B80">
      <w:pPr>
        <w:pStyle w:val="11"/>
        <w:rPr>
          <w:ins w:id="57" w:author="Демонстрационная версия" w:date="2013-06-10T13:50:00Z"/>
          <w:rFonts w:asciiTheme="minorHAnsi" w:eastAsiaTheme="minorEastAsia" w:hAnsiTheme="minorHAnsi" w:cstheme="minorBidi"/>
          <w:lang w:val="ru-RU" w:eastAsia="ru-RU"/>
        </w:rPr>
      </w:pPr>
      <w:ins w:id="58" w:author="Демонстрационная версия" w:date="2013-06-10T13:50:00Z">
        <w:r w:rsidRPr="00AE169C">
          <w:rPr>
            <w:rStyle w:val="a7"/>
          </w:rPr>
          <w:fldChar w:fldCharType="begin"/>
        </w:r>
        <w:r w:rsidRPr="00AE169C">
          <w:rPr>
            <w:rStyle w:val="a7"/>
          </w:rPr>
          <w:instrText xml:space="preserve"> </w:instrText>
        </w:r>
        <w:r>
          <w:instrText>HYPERLINK \l "_Toc358635584"</w:instrText>
        </w:r>
        <w:r w:rsidRPr="00AE169C">
          <w:rPr>
            <w:rStyle w:val="a7"/>
          </w:rPr>
          <w:instrText xml:space="preserve"> </w:instrText>
        </w:r>
        <w:r w:rsidRPr="00AE169C">
          <w:rPr>
            <w:rStyle w:val="a7"/>
          </w:rPr>
        </w:r>
        <w:r w:rsidRPr="00AE169C">
          <w:rPr>
            <w:rStyle w:val="a7"/>
          </w:rPr>
          <w:fldChar w:fldCharType="separate"/>
        </w:r>
        <w:r w:rsidRPr="00AE169C">
          <w:rPr>
            <w:rStyle w:val="a7"/>
          </w:rPr>
          <w:t>6.</w:t>
        </w:r>
        <w:r>
          <w:rPr>
            <w:rFonts w:asciiTheme="minorHAnsi" w:eastAsiaTheme="minorEastAsia" w:hAnsiTheme="minorHAnsi" w:cstheme="minorBidi"/>
            <w:lang w:val="ru-RU" w:eastAsia="ru-RU"/>
          </w:rPr>
          <w:tab/>
        </w:r>
        <w:r w:rsidRPr="00AE169C">
          <w:rPr>
            <w:rStyle w:val="a7"/>
          </w:rPr>
          <w:t>Known Issues</w:t>
        </w:r>
        <w:r>
          <w:rPr>
            <w:webHidden/>
          </w:rPr>
          <w:tab/>
        </w:r>
        <w:r>
          <w:rPr>
            <w:webHidden/>
          </w:rPr>
          <w:fldChar w:fldCharType="begin"/>
        </w:r>
        <w:r>
          <w:rPr>
            <w:webHidden/>
          </w:rPr>
          <w:instrText xml:space="preserve"> PAGEREF _Toc358635584 \h </w:instrText>
        </w:r>
        <w:r>
          <w:rPr>
            <w:webHidden/>
          </w:rPr>
        </w:r>
      </w:ins>
      <w:r>
        <w:rPr>
          <w:webHidden/>
        </w:rPr>
        <w:fldChar w:fldCharType="separate"/>
      </w:r>
      <w:ins w:id="59" w:author="Демонстрационная версия" w:date="2013-06-10T13:50:00Z">
        <w:r>
          <w:rPr>
            <w:webHidden/>
          </w:rPr>
          <w:t>19</w:t>
        </w:r>
        <w:r>
          <w:rPr>
            <w:webHidden/>
          </w:rPr>
          <w:fldChar w:fldCharType="end"/>
        </w:r>
        <w:r w:rsidRPr="00AE169C">
          <w:rPr>
            <w:rStyle w:val="a7"/>
          </w:rPr>
          <w:fldChar w:fldCharType="end"/>
        </w:r>
      </w:ins>
    </w:p>
    <w:p w:rsidR="00931B80" w:rsidRDefault="00931B80">
      <w:pPr>
        <w:pStyle w:val="11"/>
        <w:rPr>
          <w:ins w:id="60" w:author="Демонстрационная версия" w:date="2013-06-10T13:50:00Z"/>
          <w:rFonts w:asciiTheme="minorHAnsi" w:eastAsiaTheme="minorEastAsia" w:hAnsiTheme="minorHAnsi" w:cstheme="minorBidi"/>
          <w:lang w:val="ru-RU" w:eastAsia="ru-RU"/>
        </w:rPr>
      </w:pPr>
      <w:ins w:id="61" w:author="Демонстрационная версия" w:date="2013-06-10T13:50:00Z">
        <w:r w:rsidRPr="00AE169C">
          <w:rPr>
            <w:rStyle w:val="a7"/>
          </w:rPr>
          <w:fldChar w:fldCharType="begin"/>
        </w:r>
        <w:r w:rsidRPr="00AE169C">
          <w:rPr>
            <w:rStyle w:val="a7"/>
          </w:rPr>
          <w:instrText xml:space="preserve"> </w:instrText>
        </w:r>
        <w:r>
          <w:instrText>HYPERLINK \l "_Toc358635585"</w:instrText>
        </w:r>
        <w:r w:rsidRPr="00AE169C">
          <w:rPr>
            <w:rStyle w:val="a7"/>
          </w:rPr>
          <w:instrText xml:space="preserve"> </w:instrText>
        </w:r>
        <w:r w:rsidRPr="00AE169C">
          <w:rPr>
            <w:rStyle w:val="a7"/>
          </w:rPr>
        </w:r>
        <w:r w:rsidRPr="00AE169C">
          <w:rPr>
            <w:rStyle w:val="a7"/>
          </w:rPr>
          <w:fldChar w:fldCharType="separate"/>
        </w:r>
        <w:r w:rsidRPr="00AE169C">
          <w:rPr>
            <w:rStyle w:val="a7"/>
          </w:rPr>
          <w:t>7.</w:t>
        </w:r>
        <w:r>
          <w:rPr>
            <w:rFonts w:asciiTheme="minorHAnsi" w:eastAsiaTheme="minorEastAsia" w:hAnsiTheme="minorHAnsi" w:cstheme="minorBidi"/>
            <w:lang w:val="ru-RU" w:eastAsia="ru-RU"/>
          </w:rPr>
          <w:tab/>
        </w:r>
        <w:r w:rsidRPr="00AE169C">
          <w:rPr>
            <w:rStyle w:val="a7"/>
          </w:rPr>
          <w:t>Release History</w:t>
        </w:r>
        <w:r>
          <w:rPr>
            <w:webHidden/>
          </w:rPr>
          <w:tab/>
        </w:r>
        <w:r>
          <w:rPr>
            <w:webHidden/>
          </w:rPr>
          <w:fldChar w:fldCharType="begin"/>
        </w:r>
        <w:r>
          <w:rPr>
            <w:webHidden/>
          </w:rPr>
          <w:instrText xml:space="preserve"> PAGEREF _Toc358635585 \h </w:instrText>
        </w:r>
        <w:r>
          <w:rPr>
            <w:webHidden/>
          </w:rPr>
        </w:r>
      </w:ins>
      <w:r>
        <w:rPr>
          <w:webHidden/>
        </w:rPr>
        <w:fldChar w:fldCharType="separate"/>
      </w:r>
      <w:ins w:id="62" w:author="Демонстрационная версия" w:date="2013-06-10T13:50:00Z">
        <w:r>
          <w:rPr>
            <w:webHidden/>
          </w:rPr>
          <w:t>19</w:t>
        </w:r>
        <w:r>
          <w:rPr>
            <w:webHidden/>
          </w:rPr>
          <w:fldChar w:fldCharType="end"/>
        </w:r>
        <w:r w:rsidRPr="00AE169C">
          <w:rPr>
            <w:rStyle w:val="a7"/>
          </w:rPr>
          <w:fldChar w:fldCharType="end"/>
        </w:r>
      </w:ins>
    </w:p>
    <w:p w:rsidR="00931B80" w:rsidRDefault="00931B80" w:rsidP="009470CB">
      <w:pPr>
        <w:pStyle w:val="11"/>
        <w:rPr>
          <w:ins w:id="63" w:author="Демонстрационная версия" w:date="2013-06-10T13:52:00Z"/>
        </w:rPr>
        <w:pPrChange w:id="64" w:author="Демонстрационная версия" w:date="2013-06-10T13:51:00Z">
          <w:pPr>
            <w:pStyle w:val="ab"/>
          </w:pPr>
        </w:pPrChange>
      </w:pPr>
      <w:ins w:id="65" w:author="Демонстрационная версия" w:date="2013-06-10T13:50:00Z">
        <w:r>
          <w:t>Appendix A: Manual Integration Steps</w:t>
        </w:r>
      </w:ins>
      <w:ins w:id="66" w:author="Демонстрационная версия" w:date="2013-06-10T13:53:00Z">
        <w:r w:rsidR="00BE2F6F">
          <w:t>…………………………………………………………………………………………</w:t>
        </w:r>
        <w:r w:rsidR="00BE2F6F">
          <w:t>.20</w:t>
        </w:r>
      </w:ins>
    </w:p>
    <w:p w:rsidR="00BE2F6F" w:rsidRPr="00BE2F6F" w:rsidRDefault="00BE2F6F" w:rsidP="00BE2F6F">
      <w:pPr>
        <w:pStyle w:val="11"/>
        <w:rPr>
          <w:ins w:id="67" w:author="Демонстрационная версия" w:date="2013-06-10T13:51:00Z"/>
          <w:rPrChange w:id="68" w:author="Демонстрационная версия" w:date="2013-06-10T13:52:00Z">
            <w:rPr>
              <w:ins w:id="69" w:author="Демонстрационная версия" w:date="2013-06-10T13:51:00Z"/>
            </w:rPr>
          </w:rPrChange>
        </w:rPr>
        <w:pPrChange w:id="70" w:author="Демонстрационная версия" w:date="2013-06-10T13:52:00Z">
          <w:pPr>
            <w:pStyle w:val="ab"/>
          </w:pPr>
        </w:pPrChange>
      </w:pPr>
      <w:ins w:id="71" w:author="Демонстрационная версия" w:date="2013-06-10T13:52:00Z">
        <w:r>
          <w:t>Appendix B : Test Cases</w:t>
        </w:r>
        <w:r>
          <w:t>……………………………………………………………………………………………………………</w:t>
        </w:r>
      </w:ins>
      <w:ins w:id="72" w:author="Демонстрационная версия" w:date="2013-06-10T13:53:00Z">
        <w:r>
          <w:t>…</w:t>
        </w:r>
        <w:r>
          <w:t>..25</w:t>
        </w:r>
      </w:ins>
    </w:p>
    <w:p w:rsidR="009470CB" w:rsidRPr="00E718CA" w:rsidRDefault="009470CB" w:rsidP="009470CB">
      <w:pPr>
        <w:pStyle w:val="11"/>
        <w:rPr>
          <w:ins w:id="73" w:author="Демонстрационная версия" w:date="2013-06-10T13:51:00Z"/>
        </w:rPr>
        <w:pPrChange w:id="74" w:author="Демонстрационная версия" w:date="2013-06-10T13:51:00Z">
          <w:pPr>
            <w:pStyle w:val="ab"/>
          </w:pPr>
        </w:pPrChange>
      </w:pPr>
      <w:ins w:id="75" w:author="Демонстрационная версия" w:date="2013-06-10T13:51:00Z">
        <w:r>
          <w:t>Appendix C : Move to Production</w:t>
        </w:r>
        <w:r>
          <w:t>……………………………………………………………………………………………</w:t>
        </w:r>
      </w:ins>
      <w:ins w:id="76" w:author="Демонстрационная версия" w:date="2013-06-10T13:54:00Z">
        <w:r w:rsidR="00371517">
          <w:t>.</w:t>
        </w:r>
      </w:ins>
      <w:ins w:id="77" w:author="Демонстрационная версия" w:date="2013-06-10T13:51:00Z">
        <w:r>
          <w:t>……</w:t>
        </w:r>
        <w:r>
          <w:t>32</w:t>
        </w:r>
      </w:ins>
    </w:p>
    <w:p w:rsidR="009470CB" w:rsidRPr="009470CB" w:rsidRDefault="009470CB" w:rsidP="009470CB">
      <w:pPr>
        <w:rPr>
          <w:ins w:id="78" w:author="Демонстрационная версия" w:date="2013-06-10T13:50:00Z"/>
          <w:rPrChange w:id="79" w:author="Демонстрационная версия" w:date="2013-06-10T13:51:00Z">
            <w:rPr>
              <w:ins w:id="80" w:author="Демонстрационная версия" w:date="2013-06-10T13:50:00Z"/>
            </w:rPr>
          </w:rPrChange>
        </w:rPr>
        <w:pPrChange w:id="81" w:author="Демонстрационная версия" w:date="2013-06-10T13:51:00Z">
          <w:pPr>
            <w:pStyle w:val="ab"/>
          </w:pPr>
        </w:pPrChange>
      </w:pPr>
    </w:p>
    <w:p w:rsidR="00931B80" w:rsidRPr="00931B80" w:rsidRDefault="00931B80" w:rsidP="00931B80">
      <w:pPr>
        <w:rPr>
          <w:ins w:id="82" w:author="Демонстрационная версия" w:date="2013-06-10T13:50:00Z"/>
          <w:rFonts w:eastAsiaTheme="minorEastAsia"/>
          <w:rPrChange w:id="83" w:author="Демонстрационная версия" w:date="2013-06-10T13:50:00Z">
            <w:rPr>
              <w:ins w:id="84" w:author="Демонстрационная версия" w:date="2013-06-10T13:50:00Z"/>
              <w:rFonts w:asciiTheme="minorHAnsi" w:eastAsiaTheme="minorEastAsia" w:hAnsiTheme="minorHAnsi" w:cstheme="minorBidi"/>
              <w:lang w:val="ru-RU" w:eastAsia="ru-RU"/>
            </w:rPr>
          </w:rPrChange>
        </w:rPr>
        <w:pPrChange w:id="85" w:author="Демонстрационная версия" w:date="2013-06-10T13:50:00Z">
          <w:pPr>
            <w:pStyle w:val="11"/>
          </w:pPr>
        </w:pPrChange>
      </w:pPr>
    </w:p>
    <w:p w:rsidR="00401288" w:rsidRPr="009470CB" w:rsidDel="00ED0B16" w:rsidRDefault="00401288">
      <w:pPr>
        <w:pStyle w:val="11"/>
        <w:rPr>
          <w:del w:id="86" w:author="Демонстрационная версия" w:date="2013-06-10T13:46:00Z"/>
          <w:rFonts w:asciiTheme="minorHAnsi" w:eastAsiaTheme="minorEastAsia" w:hAnsiTheme="minorHAnsi" w:cstheme="minorBidi"/>
          <w:lang w:eastAsia="ru-RU"/>
          <w:rPrChange w:id="87" w:author="Демонстрационная версия" w:date="2013-06-10T13:51:00Z">
            <w:rPr>
              <w:del w:id="88" w:author="Демонстрационная версия" w:date="2013-06-10T13:46:00Z"/>
              <w:rFonts w:asciiTheme="minorHAnsi" w:eastAsiaTheme="minorEastAsia" w:hAnsiTheme="minorHAnsi" w:cstheme="minorBidi"/>
              <w:lang w:val="ru-RU" w:eastAsia="ru-RU"/>
            </w:rPr>
          </w:rPrChange>
        </w:rPr>
      </w:pPr>
      <w:del w:id="89" w:author="Демонстрационная версия" w:date="2013-06-10T13:46:00Z">
        <w:r w:rsidRPr="00ED0B16" w:rsidDel="00ED0B16">
          <w:rPr>
            <w:rPrChange w:id="90" w:author="Демонстрационная версия" w:date="2013-06-10T13:46:00Z">
              <w:rPr>
                <w:rStyle w:val="a7"/>
              </w:rPr>
            </w:rPrChange>
          </w:rPr>
          <w:delText>1.</w:delText>
        </w:r>
        <w:r w:rsidRPr="009470CB" w:rsidDel="00ED0B16">
          <w:rPr>
            <w:rFonts w:asciiTheme="minorHAnsi" w:eastAsiaTheme="minorEastAsia" w:hAnsiTheme="minorHAnsi" w:cstheme="minorBidi"/>
            <w:lang w:eastAsia="ru-RU"/>
            <w:rPrChange w:id="91" w:author="Демонстрационная версия" w:date="2013-06-10T13:51:00Z">
              <w:rPr>
                <w:rFonts w:asciiTheme="minorHAnsi" w:eastAsiaTheme="minorEastAsia" w:hAnsiTheme="minorHAnsi" w:cstheme="minorBidi"/>
                <w:lang w:val="ru-RU" w:eastAsia="ru-RU"/>
              </w:rPr>
            </w:rPrChange>
          </w:rPr>
          <w:tab/>
        </w:r>
        <w:r w:rsidRPr="00ED0B16" w:rsidDel="00ED0B16">
          <w:rPr>
            <w:rPrChange w:id="92" w:author="Демонстрационная версия" w:date="2013-06-10T13:46:00Z">
              <w:rPr>
                <w:rStyle w:val="a7"/>
              </w:rPr>
            </w:rPrChange>
          </w:rPr>
          <w:delText>Summary</w:delText>
        </w:r>
        <w:r w:rsidDel="00ED0B16">
          <w:rPr>
            <w:webHidden/>
          </w:rPr>
          <w:tab/>
          <w:delText>1-3</w:delText>
        </w:r>
      </w:del>
    </w:p>
    <w:p w:rsidR="00401288" w:rsidRPr="009470CB" w:rsidDel="00ED0B16" w:rsidRDefault="00401288">
      <w:pPr>
        <w:pStyle w:val="11"/>
        <w:rPr>
          <w:del w:id="93" w:author="Демонстрационная версия" w:date="2013-06-10T13:46:00Z"/>
          <w:rFonts w:asciiTheme="minorHAnsi" w:eastAsiaTheme="minorEastAsia" w:hAnsiTheme="minorHAnsi" w:cstheme="minorBidi"/>
          <w:lang w:eastAsia="ru-RU"/>
          <w:rPrChange w:id="94" w:author="Демонстрационная версия" w:date="2013-06-10T13:51:00Z">
            <w:rPr>
              <w:del w:id="95" w:author="Демонстрационная версия" w:date="2013-06-10T13:46:00Z"/>
              <w:rFonts w:asciiTheme="minorHAnsi" w:eastAsiaTheme="minorEastAsia" w:hAnsiTheme="minorHAnsi" w:cstheme="minorBidi"/>
              <w:lang w:val="ru-RU" w:eastAsia="ru-RU"/>
            </w:rPr>
          </w:rPrChange>
        </w:rPr>
      </w:pPr>
      <w:del w:id="96" w:author="Демонстрационная версия" w:date="2013-06-10T13:46:00Z">
        <w:r w:rsidRPr="00ED0B16" w:rsidDel="00ED0B16">
          <w:rPr>
            <w:rPrChange w:id="97" w:author="Демонстрационная версия" w:date="2013-06-10T13:46:00Z">
              <w:rPr>
                <w:rStyle w:val="a7"/>
              </w:rPr>
            </w:rPrChange>
          </w:rPr>
          <w:delText>2.</w:delText>
        </w:r>
        <w:r w:rsidRPr="009470CB" w:rsidDel="00ED0B16">
          <w:rPr>
            <w:rFonts w:asciiTheme="minorHAnsi" w:eastAsiaTheme="minorEastAsia" w:hAnsiTheme="minorHAnsi" w:cstheme="minorBidi"/>
            <w:lang w:eastAsia="ru-RU"/>
            <w:rPrChange w:id="98" w:author="Демонстрационная версия" w:date="2013-06-10T13:51:00Z">
              <w:rPr>
                <w:rFonts w:asciiTheme="minorHAnsi" w:eastAsiaTheme="minorEastAsia" w:hAnsiTheme="minorHAnsi" w:cstheme="minorBidi"/>
                <w:lang w:val="ru-RU" w:eastAsia="ru-RU"/>
              </w:rPr>
            </w:rPrChange>
          </w:rPr>
          <w:tab/>
        </w:r>
        <w:r w:rsidRPr="00ED0B16" w:rsidDel="00ED0B16">
          <w:rPr>
            <w:rPrChange w:id="99" w:author="Демонстрационная версия" w:date="2013-06-10T13:46:00Z">
              <w:rPr>
                <w:rStyle w:val="a7"/>
              </w:rPr>
            </w:rPrChange>
          </w:rPr>
          <w:delText>Component Overview</w:delText>
        </w:r>
        <w:r w:rsidDel="00ED0B16">
          <w:rPr>
            <w:webHidden/>
          </w:rPr>
          <w:tab/>
          <w:delText>2-4</w:delText>
        </w:r>
      </w:del>
    </w:p>
    <w:p w:rsidR="00401288" w:rsidRPr="009470CB" w:rsidDel="00ED0B16" w:rsidRDefault="00401288">
      <w:pPr>
        <w:pStyle w:val="21"/>
        <w:rPr>
          <w:del w:id="100" w:author="Демонстрационная версия" w:date="2013-06-10T13:46:00Z"/>
          <w:rFonts w:asciiTheme="minorHAnsi" w:eastAsiaTheme="minorEastAsia" w:hAnsiTheme="minorHAnsi" w:cstheme="minorBidi"/>
          <w:lang w:eastAsia="ru-RU"/>
          <w:rPrChange w:id="101" w:author="Демонстрационная версия" w:date="2013-06-10T13:51:00Z">
            <w:rPr>
              <w:del w:id="102" w:author="Демонстрационная версия" w:date="2013-06-10T13:46:00Z"/>
              <w:rFonts w:asciiTheme="minorHAnsi" w:eastAsiaTheme="minorEastAsia" w:hAnsiTheme="minorHAnsi" w:cstheme="minorBidi"/>
              <w:lang w:val="ru-RU" w:eastAsia="ru-RU"/>
            </w:rPr>
          </w:rPrChange>
        </w:rPr>
      </w:pPr>
      <w:del w:id="103" w:author="Демонстрационная версия" w:date="2013-06-10T13:46:00Z">
        <w:r w:rsidRPr="00ED0B16" w:rsidDel="00ED0B16">
          <w:rPr>
            <w:rPrChange w:id="104" w:author="Демонстрационная версия" w:date="2013-06-10T13:46:00Z">
              <w:rPr>
                <w:rStyle w:val="a7"/>
              </w:rPr>
            </w:rPrChange>
          </w:rPr>
          <w:delText>2.1</w:delText>
        </w:r>
        <w:r w:rsidRPr="009470CB" w:rsidDel="00ED0B16">
          <w:rPr>
            <w:rFonts w:asciiTheme="minorHAnsi" w:eastAsiaTheme="minorEastAsia" w:hAnsiTheme="minorHAnsi" w:cstheme="minorBidi"/>
            <w:lang w:eastAsia="ru-RU"/>
            <w:rPrChange w:id="105" w:author="Демонстрационная версия" w:date="2013-06-10T13:51:00Z">
              <w:rPr>
                <w:rFonts w:asciiTheme="minorHAnsi" w:eastAsiaTheme="minorEastAsia" w:hAnsiTheme="minorHAnsi" w:cstheme="minorBidi"/>
                <w:lang w:val="ru-RU" w:eastAsia="ru-RU"/>
              </w:rPr>
            </w:rPrChange>
          </w:rPr>
          <w:tab/>
        </w:r>
        <w:r w:rsidRPr="00ED0B16" w:rsidDel="00ED0B16">
          <w:rPr>
            <w:rPrChange w:id="106" w:author="Демонстрационная версия" w:date="2013-06-10T13:46:00Z">
              <w:rPr>
                <w:rStyle w:val="a7"/>
              </w:rPr>
            </w:rPrChange>
          </w:rPr>
          <w:delText>Functional Overview</w:delText>
        </w:r>
        <w:r w:rsidDel="00ED0B16">
          <w:rPr>
            <w:webHidden/>
          </w:rPr>
          <w:tab/>
          <w:delText>2-4</w:delText>
        </w:r>
      </w:del>
    </w:p>
    <w:p w:rsidR="00401288" w:rsidRPr="009470CB" w:rsidDel="00ED0B16" w:rsidRDefault="00401288">
      <w:pPr>
        <w:pStyle w:val="21"/>
        <w:rPr>
          <w:del w:id="107" w:author="Демонстрационная версия" w:date="2013-06-10T13:46:00Z"/>
          <w:rFonts w:asciiTheme="minorHAnsi" w:eastAsiaTheme="minorEastAsia" w:hAnsiTheme="minorHAnsi" w:cstheme="minorBidi"/>
          <w:lang w:eastAsia="ru-RU"/>
          <w:rPrChange w:id="108" w:author="Демонстрационная версия" w:date="2013-06-10T13:51:00Z">
            <w:rPr>
              <w:del w:id="109" w:author="Демонстрационная версия" w:date="2013-06-10T13:46:00Z"/>
              <w:rFonts w:asciiTheme="minorHAnsi" w:eastAsiaTheme="minorEastAsia" w:hAnsiTheme="minorHAnsi" w:cstheme="minorBidi"/>
              <w:lang w:val="ru-RU" w:eastAsia="ru-RU"/>
            </w:rPr>
          </w:rPrChange>
        </w:rPr>
      </w:pPr>
      <w:del w:id="110" w:author="Демонстрационная версия" w:date="2013-06-10T13:46:00Z">
        <w:r w:rsidRPr="00ED0B16" w:rsidDel="00ED0B16">
          <w:rPr>
            <w:rPrChange w:id="111" w:author="Демонстрационная версия" w:date="2013-06-10T13:46:00Z">
              <w:rPr>
                <w:rStyle w:val="a7"/>
              </w:rPr>
            </w:rPrChange>
          </w:rPr>
          <w:delText>2.2</w:delText>
        </w:r>
        <w:r w:rsidRPr="009470CB" w:rsidDel="00ED0B16">
          <w:rPr>
            <w:rFonts w:asciiTheme="minorHAnsi" w:eastAsiaTheme="minorEastAsia" w:hAnsiTheme="minorHAnsi" w:cstheme="minorBidi"/>
            <w:lang w:eastAsia="ru-RU"/>
            <w:rPrChange w:id="112" w:author="Демонстрационная версия" w:date="2013-06-10T13:51:00Z">
              <w:rPr>
                <w:rFonts w:asciiTheme="minorHAnsi" w:eastAsiaTheme="minorEastAsia" w:hAnsiTheme="minorHAnsi" w:cstheme="minorBidi"/>
                <w:lang w:val="ru-RU" w:eastAsia="ru-RU"/>
              </w:rPr>
            </w:rPrChange>
          </w:rPr>
          <w:tab/>
        </w:r>
        <w:r w:rsidRPr="00ED0B16" w:rsidDel="00ED0B16">
          <w:rPr>
            <w:rPrChange w:id="113" w:author="Демонстрационная версия" w:date="2013-06-10T13:46:00Z">
              <w:rPr>
                <w:rStyle w:val="a7"/>
              </w:rPr>
            </w:rPrChange>
          </w:rPr>
          <w:delText>Limitations, Constraints</w:delText>
        </w:r>
        <w:r w:rsidDel="00ED0B16">
          <w:rPr>
            <w:webHidden/>
          </w:rPr>
          <w:tab/>
          <w:delText>2-4</w:delText>
        </w:r>
      </w:del>
    </w:p>
    <w:p w:rsidR="00401288" w:rsidRPr="009470CB" w:rsidDel="00ED0B16" w:rsidRDefault="00401288">
      <w:pPr>
        <w:pStyle w:val="21"/>
        <w:rPr>
          <w:del w:id="114" w:author="Демонстрационная версия" w:date="2013-06-10T13:46:00Z"/>
          <w:rFonts w:asciiTheme="minorHAnsi" w:eastAsiaTheme="minorEastAsia" w:hAnsiTheme="minorHAnsi" w:cstheme="minorBidi"/>
          <w:lang w:eastAsia="ru-RU"/>
          <w:rPrChange w:id="115" w:author="Демонстрационная версия" w:date="2013-06-10T13:51:00Z">
            <w:rPr>
              <w:del w:id="116" w:author="Демонстрационная версия" w:date="2013-06-10T13:46:00Z"/>
              <w:rFonts w:asciiTheme="minorHAnsi" w:eastAsiaTheme="minorEastAsia" w:hAnsiTheme="minorHAnsi" w:cstheme="minorBidi"/>
              <w:lang w:val="ru-RU" w:eastAsia="ru-RU"/>
            </w:rPr>
          </w:rPrChange>
        </w:rPr>
      </w:pPr>
      <w:del w:id="117" w:author="Демонстрационная версия" w:date="2013-06-10T13:46:00Z">
        <w:r w:rsidRPr="00ED0B16" w:rsidDel="00ED0B16">
          <w:rPr>
            <w:rPrChange w:id="118" w:author="Демонстрационная версия" w:date="2013-06-10T13:46:00Z">
              <w:rPr>
                <w:rStyle w:val="a7"/>
              </w:rPr>
            </w:rPrChange>
          </w:rPr>
          <w:delText>2.3</w:delText>
        </w:r>
        <w:r w:rsidRPr="009470CB" w:rsidDel="00ED0B16">
          <w:rPr>
            <w:rFonts w:asciiTheme="minorHAnsi" w:eastAsiaTheme="minorEastAsia" w:hAnsiTheme="minorHAnsi" w:cstheme="minorBidi"/>
            <w:lang w:eastAsia="ru-RU"/>
            <w:rPrChange w:id="119" w:author="Демонстрационная версия" w:date="2013-06-10T13:51:00Z">
              <w:rPr>
                <w:rFonts w:asciiTheme="minorHAnsi" w:eastAsiaTheme="minorEastAsia" w:hAnsiTheme="minorHAnsi" w:cstheme="minorBidi"/>
                <w:lang w:val="ru-RU" w:eastAsia="ru-RU"/>
              </w:rPr>
            </w:rPrChange>
          </w:rPr>
          <w:tab/>
        </w:r>
        <w:r w:rsidRPr="00ED0B16" w:rsidDel="00ED0B16">
          <w:rPr>
            <w:rPrChange w:id="120" w:author="Демонстрационная версия" w:date="2013-06-10T13:46:00Z">
              <w:rPr>
                <w:rStyle w:val="a7"/>
              </w:rPr>
            </w:rPrChange>
          </w:rPr>
          <w:delText>Compatibility</w:delText>
        </w:r>
        <w:r w:rsidDel="00ED0B16">
          <w:rPr>
            <w:webHidden/>
          </w:rPr>
          <w:tab/>
          <w:delText>2-4</w:delText>
        </w:r>
      </w:del>
    </w:p>
    <w:p w:rsidR="00401288" w:rsidRPr="009470CB" w:rsidDel="00ED0B16" w:rsidRDefault="00401288">
      <w:pPr>
        <w:pStyle w:val="21"/>
        <w:rPr>
          <w:del w:id="121" w:author="Демонстрационная версия" w:date="2013-06-10T13:46:00Z"/>
          <w:rFonts w:asciiTheme="minorHAnsi" w:eastAsiaTheme="minorEastAsia" w:hAnsiTheme="minorHAnsi" w:cstheme="minorBidi"/>
          <w:lang w:eastAsia="ru-RU"/>
          <w:rPrChange w:id="122" w:author="Демонстрационная версия" w:date="2013-06-10T13:51:00Z">
            <w:rPr>
              <w:del w:id="123" w:author="Демонстрационная версия" w:date="2013-06-10T13:46:00Z"/>
              <w:rFonts w:asciiTheme="minorHAnsi" w:eastAsiaTheme="minorEastAsia" w:hAnsiTheme="minorHAnsi" w:cstheme="minorBidi"/>
              <w:lang w:val="ru-RU" w:eastAsia="ru-RU"/>
            </w:rPr>
          </w:rPrChange>
        </w:rPr>
      </w:pPr>
      <w:del w:id="124" w:author="Демонстрационная версия" w:date="2013-06-10T13:46:00Z">
        <w:r w:rsidRPr="00ED0B16" w:rsidDel="00ED0B16">
          <w:rPr>
            <w:rPrChange w:id="125" w:author="Демонстрационная версия" w:date="2013-06-10T13:46:00Z">
              <w:rPr>
                <w:rStyle w:val="a7"/>
              </w:rPr>
            </w:rPrChange>
          </w:rPr>
          <w:delText>2.4</w:delText>
        </w:r>
        <w:r w:rsidRPr="009470CB" w:rsidDel="00ED0B16">
          <w:rPr>
            <w:rFonts w:asciiTheme="minorHAnsi" w:eastAsiaTheme="minorEastAsia" w:hAnsiTheme="minorHAnsi" w:cstheme="minorBidi"/>
            <w:lang w:eastAsia="ru-RU"/>
            <w:rPrChange w:id="126" w:author="Демонстрационная версия" w:date="2013-06-10T13:51:00Z">
              <w:rPr>
                <w:rFonts w:asciiTheme="minorHAnsi" w:eastAsiaTheme="minorEastAsia" w:hAnsiTheme="minorHAnsi" w:cstheme="minorBidi"/>
                <w:lang w:val="ru-RU" w:eastAsia="ru-RU"/>
              </w:rPr>
            </w:rPrChange>
          </w:rPr>
          <w:tab/>
        </w:r>
        <w:r w:rsidRPr="00ED0B16" w:rsidDel="00ED0B16">
          <w:rPr>
            <w:rPrChange w:id="127" w:author="Демонстрационная версия" w:date="2013-06-10T13:46:00Z">
              <w:rPr>
                <w:rStyle w:val="a7"/>
              </w:rPr>
            </w:rPrChange>
          </w:rPr>
          <w:delText>Privacy, Payment</w:delText>
        </w:r>
        <w:r w:rsidDel="00ED0B16">
          <w:rPr>
            <w:webHidden/>
          </w:rPr>
          <w:tab/>
          <w:delText>2-4</w:delText>
        </w:r>
      </w:del>
    </w:p>
    <w:p w:rsidR="00401288" w:rsidRPr="009470CB" w:rsidDel="00ED0B16" w:rsidRDefault="00401288">
      <w:pPr>
        <w:pStyle w:val="11"/>
        <w:rPr>
          <w:del w:id="128" w:author="Демонстрационная версия" w:date="2013-06-10T13:46:00Z"/>
          <w:rFonts w:asciiTheme="minorHAnsi" w:eastAsiaTheme="minorEastAsia" w:hAnsiTheme="minorHAnsi" w:cstheme="minorBidi"/>
          <w:lang w:eastAsia="ru-RU"/>
          <w:rPrChange w:id="129" w:author="Демонстрационная версия" w:date="2013-06-10T13:51:00Z">
            <w:rPr>
              <w:del w:id="130" w:author="Демонстрационная версия" w:date="2013-06-10T13:46:00Z"/>
              <w:rFonts w:asciiTheme="minorHAnsi" w:eastAsiaTheme="minorEastAsia" w:hAnsiTheme="minorHAnsi" w:cstheme="minorBidi"/>
              <w:lang w:val="ru-RU" w:eastAsia="ru-RU"/>
            </w:rPr>
          </w:rPrChange>
        </w:rPr>
      </w:pPr>
      <w:del w:id="131" w:author="Демонстрационная версия" w:date="2013-06-10T13:46:00Z">
        <w:r w:rsidRPr="00ED0B16" w:rsidDel="00ED0B16">
          <w:rPr>
            <w:rPrChange w:id="132" w:author="Демонстрационная версия" w:date="2013-06-10T13:46:00Z">
              <w:rPr>
                <w:rStyle w:val="a7"/>
              </w:rPr>
            </w:rPrChange>
          </w:rPr>
          <w:delText>3.</w:delText>
        </w:r>
        <w:r w:rsidRPr="009470CB" w:rsidDel="00ED0B16">
          <w:rPr>
            <w:rFonts w:asciiTheme="minorHAnsi" w:eastAsiaTheme="minorEastAsia" w:hAnsiTheme="minorHAnsi" w:cstheme="minorBidi"/>
            <w:lang w:eastAsia="ru-RU"/>
            <w:rPrChange w:id="133" w:author="Демонстрационная версия" w:date="2013-06-10T13:51:00Z">
              <w:rPr>
                <w:rFonts w:asciiTheme="minorHAnsi" w:eastAsiaTheme="minorEastAsia" w:hAnsiTheme="minorHAnsi" w:cstheme="minorBidi"/>
                <w:lang w:val="ru-RU" w:eastAsia="ru-RU"/>
              </w:rPr>
            </w:rPrChange>
          </w:rPr>
          <w:tab/>
        </w:r>
        <w:r w:rsidRPr="00ED0B16" w:rsidDel="00ED0B16">
          <w:rPr>
            <w:rPrChange w:id="134" w:author="Демонстрационная версия" w:date="2013-06-10T13:46:00Z">
              <w:rPr>
                <w:rStyle w:val="a7"/>
              </w:rPr>
            </w:rPrChange>
          </w:rPr>
          <w:delText>Implementation Guide</w:delText>
        </w:r>
        <w:r w:rsidDel="00ED0B16">
          <w:rPr>
            <w:webHidden/>
          </w:rPr>
          <w:tab/>
          <w:delText>3-5</w:delText>
        </w:r>
      </w:del>
    </w:p>
    <w:p w:rsidR="00401288" w:rsidRPr="009470CB" w:rsidDel="00ED0B16" w:rsidRDefault="00401288">
      <w:pPr>
        <w:pStyle w:val="21"/>
        <w:rPr>
          <w:del w:id="135" w:author="Демонстрационная версия" w:date="2013-06-10T13:46:00Z"/>
          <w:rFonts w:asciiTheme="minorHAnsi" w:eastAsiaTheme="minorEastAsia" w:hAnsiTheme="minorHAnsi" w:cstheme="minorBidi"/>
          <w:lang w:eastAsia="ru-RU"/>
          <w:rPrChange w:id="136" w:author="Демонстрационная версия" w:date="2013-06-10T13:51:00Z">
            <w:rPr>
              <w:del w:id="137" w:author="Демонстрационная версия" w:date="2013-06-10T13:46:00Z"/>
              <w:rFonts w:asciiTheme="minorHAnsi" w:eastAsiaTheme="minorEastAsia" w:hAnsiTheme="minorHAnsi" w:cstheme="minorBidi"/>
              <w:lang w:val="ru-RU" w:eastAsia="ru-RU"/>
            </w:rPr>
          </w:rPrChange>
        </w:rPr>
      </w:pPr>
      <w:del w:id="138" w:author="Демонстрационная версия" w:date="2013-06-10T13:46:00Z">
        <w:r w:rsidRPr="00ED0B16" w:rsidDel="00ED0B16">
          <w:rPr>
            <w:rPrChange w:id="139" w:author="Демонстрационная версия" w:date="2013-06-10T13:46:00Z">
              <w:rPr>
                <w:rStyle w:val="a7"/>
              </w:rPr>
            </w:rPrChange>
          </w:rPr>
          <w:delText>3.1</w:delText>
        </w:r>
        <w:r w:rsidRPr="009470CB" w:rsidDel="00ED0B16">
          <w:rPr>
            <w:rFonts w:asciiTheme="minorHAnsi" w:eastAsiaTheme="minorEastAsia" w:hAnsiTheme="minorHAnsi" w:cstheme="minorBidi"/>
            <w:lang w:eastAsia="ru-RU"/>
            <w:rPrChange w:id="140" w:author="Демонстрационная версия" w:date="2013-06-10T13:51:00Z">
              <w:rPr>
                <w:rFonts w:asciiTheme="minorHAnsi" w:eastAsiaTheme="minorEastAsia" w:hAnsiTheme="minorHAnsi" w:cstheme="minorBidi"/>
                <w:lang w:val="ru-RU" w:eastAsia="ru-RU"/>
              </w:rPr>
            </w:rPrChange>
          </w:rPr>
          <w:tab/>
        </w:r>
        <w:r w:rsidRPr="00ED0B16" w:rsidDel="00ED0B16">
          <w:rPr>
            <w:rPrChange w:id="141" w:author="Демонстрационная версия" w:date="2013-06-10T13:46:00Z">
              <w:rPr>
                <w:rStyle w:val="a7"/>
              </w:rPr>
            </w:rPrChange>
          </w:rPr>
          <w:delText>Setup</w:delText>
        </w:r>
        <w:r w:rsidDel="00ED0B16">
          <w:rPr>
            <w:webHidden/>
          </w:rPr>
          <w:tab/>
          <w:delText>3-5</w:delText>
        </w:r>
      </w:del>
    </w:p>
    <w:p w:rsidR="00401288" w:rsidRPr="009470CB" w:rsidDel="00ED0B16" w:rsidRDefault="00401288">
      <w:pPr>
        <w:pStyle w:val="21"/>
        <w:rPr>
          <w:del w:id="142" w:author="Демонстрационная версия" w:date="2013-06-10T13:46:00Z"/>
          <w:rFonts w:asciiTheme="minorHAnsi" w:eastAsiaTheme="minorEastAsia" w:hAnsiTheme="minorHAnsi" w:cstheme="minorBidi"/>
          <w:lang w:eastAsia="ru-RU"/>
          <w:rPrChange w:id="143" w:author="Демонстрационная версия" w:date="2013-06-10T13:51:00Z">
            <w:rPr>
              <w:del w:id="144" w:author="Демонстрационная версия" w:date="2013-06-10T13:46:00Z"/>
              <w:rFonts w:asciiTheme="minorHAnsi" w:eastAsiaTheme="minorEastAsia" w:hAnsiTheme="minorHAnsi" w:cstheme="minorBidi"/>
              <w:lang w:val="ru-RU" w:eastAsia="ru-RU"/>
            </w:rPr>
          </w:rPrChange>
        </w:rPr>
      </w:pPr>
      <w:del w:id="145" w:author="Демонстрационная версия" w:date="2013-06-10T13:46:00Z">
        <w:r w:rsidRPr="00ED0B16" w:rsidDel="00ED0B16">
          <w:rPr>
            <w:rPrChange w:id="146" w:author="Демонстрационная версия" w:date="2013-06-10T13:46:00Z">
              <w:rPr>
                <w:rStyle w:val="a7"/>
              </w:rPr>
            </w:rPrChange>
          </w:rPr>
          <w:delText>3.2</w:delText>
        </w:r>
        <w:r w:rsidRPr="009470CB" w:rsidDel="00ED0B16">
          <w:rPr>
            <w:rFonts w:asciiTheme="minorHAnsi" w:eastAsiaTheme="minorEastAsia" w:hAnsiTheme="minorHAnsi" w:cstheme="minorBidi"/>
            <w:lang w:eastAsia="ru-RU"/>
            <w:rPrChange w:id="147" w:author="Демонстрационная версия" w:date="2013-06-10T13:51:00Z">
              <w:rPr>
                <w:rFonts w:asciiTheme="minorHAnsi" w:eastAsiaTheme="minorEastAsia" w:hAnsiTheme="minorHAnsi" w:cstheme="minorBidi"/>
                <w:lang w:val="ru-RU" w:eastAsia="ru-RU"/>
              </w:rPr>
            </w:rPrChange>
          </w:rPr>
          <w:tab/>
        </w:r>
        <w:r w:rsidRPr="00ED0B16" w:rsidDel="00ED0B16">
          <w:rPr>
            <w:rPrChange w:id="148" w:author="Демонстрационная версия" w:date="2013-06-10T13:46:00Z">
              <w:rPr>
                <w:rStyle w:val="a7"/>
              </w:rPr>
            </w:rPrChange>
          </w:rPr>
          <w:delText>Configuration</w:delText>
        </w:r>
        <w:r w:rsidDel="00ED0B16">
          <w:rPr>
            <w:webHidden/>
          </w:rPr>
          <w:tab/>
          <w:delText>3-5</w:delText>
        </w:r>
      </w:del>
    </w:p>
    <w:p w:rsidR="00401288" w:rsidRPr="009470CB" w:rsidDel="00ED0B16" w:rsidRDefault="00401288">
      <w:pPr>
        <w:pStyle w:val="21"/>
        <w:rPr>
          <w:del w:id="149" w:author="Демонстрационная версия" w:date="2013-06-10T13:46:00Z"/>
          <w:rFonts w:asciiTheme="minorHAnsi" w:eastAsiaTheme="minorEastAsia" w:hAnsiTheme="minorHAnsi" w:cstheme="minorBidi"/>
          <w:lang w:eastAsia="ru-RU"/>
          <w:rPrChange w:id="150" w:author="Демонстрационная версия" w:date="2013-06-10T13:51:00Z">
            <w:rPr>
              <w:del w:id="151" w:author="Демонстрационная версия" w:date="2013-06-10T13:46:00Z"/>
              <w:rFonts w:asciiTheme="minorHAnsi" w:eastAsiaTheme="minorEastAsia" w:hAnsiTheme="minorHAnsi" w:cstheme="minorBidi"/>
              <w:lang w:val="ru-RU" w:eastAsia="ru-RU"/>
            </w:rPr>
          </w:rPrChange>
        </w:rPr>
      </w:pPr>
      <w:del w:id="152" w:author="Демонстрационная версия" w:date="2013-06-10T13:46:00Z">
        <w:r w:rsidRPr="00ED0B16" w:rsidDel="00ED0B16">
          <w:rPr>
            <w:rPrChange w:id="153" w:author="Демонстрационная версия" w:date="2013-06-10T13:46:00Z">
              <w:rPr>
                <w:rStyle w:val="a7"/>
              </w:rPr>
            </w:rPrChange>
          </w:rPr>
          <w:delText>3.3</w:delText>
        </w:r>
        <w:r w:rsidRPr="009470CB" w:rsidDel="00ED0B16">
          <w:rPr>
            <w:rFonts w:asciiTheme="minorHAnsi" w:eastAsiaTheme="minorEastAsia" w:hAnsiTheme="minorHAnsi" w:cstheme="minorBidi"/>
            <w:lang w:eastAsia="ru-RU"/>
            <w:rPrChange w:id="154" w:author="Демонстрационная версия" w:date="2013-06-10T13:51:00Z">
              <w:rPr>
                <w:rFonts w:asciiTheme="minorHAnsi" w:eastAsiaTheme="minorEastAsia" w:hAnsiTheme="minorHAnsi" w:cstheme="minorBidi"/>
                <w:lang w:val="ru-RU" w:eastAsia="ru-RU"/>
              </w:rPr>
            </w:rPrChange>
          </w:rPr>
          <w:tab/>
        </w:r>
        <w:r w:rsidRPr="00ED0B16" w:rsidDel="00ED0B16">
          <w:rPr>
            <w:rPrChange w:id="155" w:author="Демонстрационная версия" w:date="2013-06-10T13:46:00Z">
              <w:rPr>
                <w:rStyle w:val="a7"/>
              </w:rPr>
            </w:rPrChange>
          </w:rPr>
          <w:delText>Custom Code</w:delText>
        </w:r>
        <w:r w:rsidDel="00ED0B16">
          <w:rPr>
            <w:webHidden/>
          </w:rPr>
          <w:tab/>
          <w:delText>3-13</w:delText>
        </w:r>
      </w:del>
    </w:p>
    <w:p w:rsidR="00401288" w:rsidRPr="009470CB" w:rsidDel="00ED0B16" w:rsidRDefault="00401288">
      <w:pPr>
        <w:pStyle w:val="21"/>
        <w:rPr>
          <w:del w:id="156" w:author="Демонстрационная версия" w:date="2013-06-10T13:46:00Z"/>
          <w:rFonts w:asciiTheme="minorHAnsi" w:eastAsiaTheme="minorEastAsia" w:hAnsiTheme="minorHAnsi" w:cstheme="minorBidi"/>
          <w:lang w:eastAsia="ru-RU"/>
          <w:rPrChange w:id="157" w:author="Демонстрационная версия" w:date="2013-06-10T13:51:00Z">
            <w:rPr>
              <w:del w:id="158" w:author="Демонстрационная версия" w:date="2013-06-10T13:46:00Z"/>
              <w:rFonts w:asciiTheme="minorHAnsi" w:eastAsiaTheme="minorEastAsia" w:hAnsiTheme="minorHAnsi" w:cstheme="minorBidi"/>
              <w:lang w:val="ru-RU" w:eastAsia="ru-RU"/>
            </w:rPr>
          </w:rPrChange>
        </w:rPr>
      </w:pPr>
      <w:del w:id="159" w:author="Демонстрационная версия" w:date="2013-06-10T13:46:00Z">
        <w:r w:rsidRPr="00ED0B16" w:rsidDel="00ED0B16">
          <w:rPr>
            <w:rPrChange w:id="160" w:author="Демонстрационная версия" w:date="2013-06-10T13:46:00Z">
              <w:rPr>
                <w:rStyle w:val="a7"/>
              </w:rPr>
            </w:rPrChange>
          </w:rPr>
          <w:delText>3.4</w:delText>
        </w:r>
        <w:r w:rsidRPr="009470CB" w:rsidDel="00ED0B16">
          <w:rPr>
            <w:rFonts w:asciiTheme="minorHAnsi" w:eastAsiaTheme="minorEastAsia" w:hAnsiTheme="minorHAnsi" w:cstheme="minorBidi"/>
            <w:lang w:eastAsia="ru-RU"/>
            <w:rPrChange w:id="161" w:author="Демонстрационная версия" w:date="2013-06-10T13:51:00Z">
              <w:rPr>
                <w:rFonts w:asciiTheme="minorHAnsi" w:eastAsiaTheme="minorEastAsia" w:hAnsiTheme="minorHAnsi" w:cstheme="minorBidi"/>
                <w:lang w:val="ru-RU" w:eastAsia="ru-RU"/>
              </w:rPr>
            </w:rPrChange>
          </w:rPr>
          <w:tab/>
        </w:r>
        <w:r w:rsidRPr="00ED0B16" w:rsidDel="00ED0B16">
          <w:rPr>
            <w:rPrChange w:id="162" w:author="Демонстрационная версия" w:date="2013-06-10T13:46:00Z">
              <w:rPr>
                <w:rStyle w:val="a7"/>
              </w:rPr>
            </w:rPrChange>
          </w:rPr>
          <w:delText>External Interfaces</w:delText>
        </w:r>
        <w:r w:rsidDel="00ED0B16">
          <w:rPr>
            <w:webHidden/>
          </w:rPr>
          <w:tab/>
          <w:delText>3-15</w:delText>
        </w:r>
      </w:del>
    </w:p>
    <w:p w:rsidR="00401288" w:rsidRPr="009470CB" w:rsidDel="00ED0B16" w:rsidRDefault="00401288">
      <w:pPr>
        <w:pStyle w:val="21"/>
        <w:rPr>
          <w:del w:id="163" w:author="Демонстрационная версия" w:date="2013-06-10T13:46:00Z"/>
          <w:rFonts w:asciiTheme="minorHAnsi" w:eastAsiaTheme="minorEastAsia" w:hAnsiTheme="minorHAnsi" w:cstheme="minorBidi"/>
          <w:lang w:eastAsia="ru-RU"/>
          <w:rPrChange w:id="164" w:author="Демонстрационная версия" w:date="2013-06-10T13:51:00Z">
            <w:rPr>
              <w:del w:id="165" w:author="Демонстрационная версия" w:date="2013-06-10T13:46:00Z"/>
              <w:rFonts w:asciiTheme="minorHAnsi" w:eastAsiaTheme="minorEastAsia" w:hAnsiTheme="minorHAnsi" w:cstheme="minorBidi"/>
              <w:lang w:val="ru-RU" w:eastAsia="ru-RU"/>
            </w:rPr>
          </w:rPrChange>
        </w:rPr>
      </w:pPr>
      <w:del w:id="166" w:author="Демонстрационная версия" w:date="2013-06-10T13:46:00Z">
        <w:r w:rsidRPr="00ED0B16" w:rsidDel="00ED0B16">
          <w:rPr>
            <w:rPrChange w:id="167" w:author="Демонстрационная версия" w:date="2013-06-10T13:46:00Z">
              <w:rPr>
                <w:rStyle w:val="a7"/>
              </w:rPr>
            </w:rPrChange>
          </w:rPr>
          <w:delText>3.5</w:delText>
        </w:r>
        <w:r w:rsidRPr="009470CB" w:rsidDel="00ED0B16">
          <w:rPr>
            <w:rFonts w:asciiTheme="minorHAnsi" w:eastAsiaTheme="minorEastAsia" w:hAnsiTheme="minorHAnsi" w:cstheme="minorBidi"/>
            <w:lang w:eastAsia="ru-RU"/>
            <w:rPrChange w:id="168" w:author="Демонстрационная версия" w:date="2013-06-10T13:51:00Z">
              <w:rPr>
                <w:rFonts w:asciiTheme="minorHAnsi" w:eastAsiaTheme="minorEastAsia" w:hAnsiTheme="minorHAnsi" w:cstheme="minorBidi"/>
                <w:lang w:val="ru-RU" w:eastAsia="ru-RU"/>
              </w:rPr>
            </w:rPrChange>
          </w:rPr>
          <w:tab/>
        </w:r>
        <w:r w:rsidRPr="00ED0B16" w:rsidDel="00ED0B16">
          <w:rPr>
            <w:rPrChange w:id="169" w:author="Демонстрационная версия" w:date="2013-06-10T13:46:00Z">
              <w:rPr>
                <w:rStyle w:val="a7"/>
              </w:rPr>
            </w:rPrChange>
          </w:rPr>
          <w:delText>Testing</w:delText>
        </w:r>
        <w:r w:rsidDel="00ED0B16">
          <w:rPr>
            <w:webHidden/>
          </w:rPr>
          <w:tab/>
          <w:delText>3-16</w:delText>
        </w:r>
      </w:del>
    </w:p>
    <w:p w:rsidR="00401288" w:rsidRPr="009470CB" w:rsidDel="00ED0B16" w:rsidRDefault="00401288">
      <w:pPr>
        <w:pStyle w:val="11"/>
        <w:rPr>
          <w:del w:id="170" w:author="Демонстрационная версия" w:date="2013-06-10T13:46:00Z"/>
          <w:rFonts w:asciiTheme="minorHAnsi" w:eastAsiaTheme="minorEastAsia" w:hAnsiTheme="minorHAnsi" w:cstheme="minorBidi"/>
          <w:lang w:eastAsia="ru-RU"/>
          <w:rPrChange w:id="171" w:author="Демонстрационная версия" w:date="2013-06-10T13:51:00Z">
            <w:rPr>
              <w:del w:id="172" w:author="Демонстрационная версия" w:date="2013-06-10T13:46:00Z"/>
              <w:rFonts w:asciiTheme="minorHAnsi" w:eastAsiaTheme="minorEastAsia" w:hAnsiTheme="minorHAnsi" w:cstheme="minorBidi"/>
              <w:lang w:val="ru-RU" w:eastAsia="ru-RU"/>
            </w:rPr>
          </w:rPrChange>
        </w:rPr>
      </w:pPr>
      <w:del w:id="173" w:author="Демонстрационная версия" w:date="2013-06-10T13:46:00Z">
        <w:r w:rsidRPr="00ED0B16" w:rsidDel="00ED0B16">
          <w:rPr>
            <w:rPrChange w:id="174" w:author="Демонстрационная версия" w:date="2013-06-10T13:46:00Z">
              <w:rPr>
                <w:rStyle w:val="a7"/>
              </w:rPr>
            </w:rPrChange>
          </w:rPr>
          <w:delText>4.</w:delText>
        </w:r>
        <w:r w:rsidRPr="009470CB" w:rsidDel="00ED0B16">
          <w:rPr>
            <w:rFonts w:asciiTheme="minorHAnsi" w:eastAsiaTheme="minorEastAsia" w:hAnsiTheme="minorHAnsi" w:cstheme="minorBidi"/>
            <w:lang w:eastAsia="ru-RU"/>
            <w:rPrChange w:id="175" w:author="Демонстрационная версия" w:date="2013-06-10T13:51:00Z">
              <w:rPr>
                <w:rFonts w:asciiTheme="minorHAnsi" w:eastAsiaTheme="minorEastAsia" w:hAnsiTheme="minorHAnsi" w:cstheme="minorBidi"/>
                <w:lang w:val="ru-RU" w:eastAsia="ru-RU"/>
              </w:rPr>
            </w:rPrChange>
          </w:rPr>
          <w:tab/>
        </w:r>
        <w:r w:rsidRPr="00ED0B16" w:rsidDel="00ED0B16">
          <w:rPr>
            <w:rPrChange w:id="176" w:author="Демонстрационная версия" w:date="2013-06-10T13:46:00Z">
              <w:rPr>
                <w:rStyle w:val="a7"/>
              </w:rPr>
            </w:rPrChange>
          </w:rPr>
          <w:delText>Operations, Maintenance</w:delText>
        </w:r>
        <w:r w:rsidDel="00ED0B16">
          <w:rPr>
            <w:webHidden/>
          </w:rPr>
          <w:tab/>
          <w:delText>4-22</w:delText>
        </w:r>
      </w:del>
    </w:p>
    <w:p w:rsidR="00401288" w:rsidRPr="009470CB" w:rsidDel="00ED0B16" w:rsidRDefault="00401288">
      <w:pPr>
        <w:pStyle w:val="21"/>
        <w:rPr>
          <w:del w:id="177" w:author="Демонстрационная версия" w:date="2013-06-10T13:46:00Z"/>
          <w:rFonts w:asciiTheme="minorHAnsi" w:eastAsiaTheme="minorEastAsia" w:hAnsiTheme="minorHAnsi" w:cstheme="minorBidi"/>
          <w:lang w:eastAsia="ru-RU"/>
          <w:rPrChange w:id="178" w:author="Демонстрационная версия" w:date="2013-06-10T13:51:00Z">
            <w:rPr>
              <w:del w:id="179" w:author="Демонстрационная версия" w:date="2013-06-10T13:46:00Z"/>
              <w:rFonts w:asciiTheme="minorHAnsi" w:eastAsiaTheme="minorEastAsia" w:hAnsiTheme="minorHAnsi" w:cstheme="minorBidi"/>
              <w:lang w:val="ru-RU" w:eastAsia="ru-RU"/>
            </w:rPr>
          </w:rPrChange>
        </w:rPr>
      </w:pPr>
      <w:del w:id="180" w:author="Демонстрационная версия" w:date="2013-06-10T13:46:00Z">
        <w:r w:rsidRPr="00ED0B16" w:rsidDel="00ED0B16">
          <w:rPr>
            <w:rPrChange w:id="181" w:author="Демонстрационная версия" w:date="2013-06-10T13:46:00Z">
              <w:rPr>
                <w:rStyle w:val="a7"/>
              </w:rPr>
            </w:rPrChange>
          </w:rPr>
          <w:delText>4.1</w:delText>
        </w:r>
        <w:r w:rsidRPr="009470CB" w:rsidDel="00ED0B16">
          <w:rPr>
            <w:rFonts w:asciiTheme="minorHAnsi" w:eastAsiaTheme="minorEastAsia" w:hAnsiTheme="minorHAnsi" w:cstheme="minorBidi"/>
            <w:lang w:eastAsia="ru-RU"/>
            <w:rPrChange w:id="182" w:author="Демонстрационная версия" w:date="2013-06-10T13:51:00Z">
              <w:rPr>
                <w:rFonts w:asciiTheme="minorHAnsi" w:eastAsiaTheme="minorEastAsia" w:hAnsiTheme="minorHAnsi" w:cstheme="minorBidi"/>
                <w:lang w:val="ru-RU" w:eastAsia="ru-RU"/>
              </w:rPr>
            </w:rPrChange>
          </w:rPr>
          <w:tab/>
        </w:r>
        <w:r w:rsidRPr="00ED0B16" w:rsidDel="00ED0B16">
          <w:rPr>
            <w:rPrChange w:id="183" w:author="Демонстрационная версия" w:date="2013-06-10T13:46:00Z">
              <w:rPr>
                <w:rStyle w:val="a7"/>
              </w:rPr>
            </w:rPrChange>
          </w:rPr>
          <w:delText>Data Storage</w:delText>
        </w:r>
        <w:r w:rsidDel="00ED0B16">
          <w:rPr>
            <w:webHidden/>
          </w:rPr>
          <w:tab/>
          <w:delText>4-22</w:delText>
        </w:r>
      </w:del>
    </w:p>
    <w:p w:rsidR="00401288" w:rsidRPr="009470CB" w:rsidDel="00ED0B16" w:rsidRDefault="00401288">
      <w:pPr>
        <w:pStyle w:val="21"/>
        <w:rPr>
          <w:del w:id="184" w:author="Демонстрационная версия" w:date="2013-06-10T13:46:00Z"/>
          <w:rFonts w:asciiTheme="minorHAnsi" w:eastAsiaTheme="minorEastAsia" w:hAnsiTheme="minorHAnsi" w:cstheme="minorBidi"/>
          <w:lang w:eastAsia="ru-RU"/>
          <w:rPrChange w:id="185" w:author="Демонстрационная версия" w:date="2013-06-10T13:51:00Z">
            <w:rPr>
              <w:del w:id="186" w:author="Демонстрационная версия" w:date="2013-06-10T13:46:00Z"/>
              <w:rFonts w:asciiTheme="minorHAnsi" w:eastAsiaTheme="minorEastAsia" w:hAnsiTheme="minorHAnsi" w:cstheme="minorBidi"/>
              <w:lang w:val="ru-RU" w:eastAsia="ru-RU"/>
            </w:rPr>
          </w:rPrChange>
        </w:rPr>
      </w:pPr>
      <w:del w:id="187" w:author="Демонстрационная версия" w:date="2013-06-10T13:46:00Z">
        <w:r w:rsidRPr="00ED0B16" w:rsidDel="00ED0B16">
          <w:rPr>
            <w:rPrChange w:id="188" w:author="Демонстрационная версия" w:date="2013-06-10T13:46:00Z">
              <w:rPr>
                <w:rStyle w:val="a7"/>
              </w:rPr>
            </w:rPrChange>
          </w:rPr>
          <w:delText>4.2</w:delText>
        </w:r>
        <w:r w:rsidRPr="009470CB" w:rsidDel="00ED0B16">
          <w:rPr>
            <w:rFonts w:asciiTheme="minorHAnsi" w:eastAsiaTheme="minorEastAsia" w:hAnsiTheme="minorHAnsi" w:cstheme="minorBidi"/>
            <w:lang w:eastAsia="ru-RU"/>
            <w:rPrChange w:id="189" w:author="Демонстрационная версия" w:date="2013-06-10T13:51:00Z">
              <w:rPr>
                <w:rFonts w:asciiTheme="minorHAnsi" w:eastAsiaTheme="minorEastAsia" w:hAnsiTheme="minorHAnsi" w:cstheme="minorBidi"/>
                <w:lang w:val="ru-RU" w:eastAsia="ru-RU"/>
              </w:rPr>
            </w:rPrChange>
          </w:rPr>
          <w:tab/>
        </w:r>
        <w:r w:rsidRPr="00ED0B16" w:rsidDel="00ED0B16">
          <w:rPr>
            <w:rPrChange w:id="190" w:author="Демонстрационная версия" w:date="2013-06-10T13:46:00Z">
              <w:rPr>
                <w:rStyle w:val="a7"/>
              </w:rPr>
            </w:rPrChange>
          </w:rPr>
          <w:delText>Availability</w:delText>
        </w:r>
        <w:r w:rsidDel="00ED0B16">
          <w:rPr>
            <w:webHidden/>
          </w:rPr>
          <w:tab/>
          <w:delText>4-22</w:delText>
        </w:r>
      </w:del>
    </w:p>
    <w:p w:rsidR="00401288" w:rsidRPr="009470CB" w:rsidDel="00ED0B16" w:rsidRDefault="00401288">
      <w:pPr>
        <w:pStyle w:val="21"/>
        <w:rPr>
          <w:del w:id="191" w:author="Демонстрационная версия" w:date="2013-06-10T13:46:00Z"/>
          <w:rFonts w:asciiTheme="minorHAnsi" w:eastAsiaTheme="minorEastAsia" w:hAnsiTheme="minorHAnsi" w:cstheme="minorBidi"/>
          <w:lang w:eastAsia="ru-RU"/>
          <w:rPrChange w:id="192" w:author="Демонстрационная версия" w:date="2013-06-10T13:51:00Z">
            <w:rPr>
              <w:del w:id="193" w:author="Демонстрационная версия" w:date="2013-06-10T13:46:00Z"/>
              <w:rFonts w:asciiTheme="minorHAnsi" w:eastAsiaTheme="minorEastAsia" w:hAnsiTheme="minorHAnsi" w:cstheme="minorBidi"/>
              <w:lang w:val="ru-RU" w:eastAsia="ru-RU"/>
            </w:rPr>
          </w:rPrChange>
        </w:rPr>
      </w:pPr>
      <w:del w:id="194" w:author="Демонстрационная версия" w:date="2013-06-10T13:46:00Z">
        <w:r w:rsidRPr="00ED0B16" w:rsidDel="00ED0B16">
          <w:rPr>
            <w:rPrChange w:id="195" w:author="Демонстрационная версия" w:date="2013-06-10T13:46:00Z">
              <w:rPr>
                <w:rStyle w:val="a7"/>
              </w:rPr>
            </w:rPrChange>
          </w:rPr>
          <w:delText>4.3</w:delText>
        </w:r>
        <w:r w:rsidRPr="009470CB" w:rsidDel="00ED0B16">
          <w:rPr>
            <w:rFonts w:asciiTheme="minorHAnsi" w:eastAsiaTheme="minorEastAsia" w:hAnsiTheme="minorHAnsi" w:cstheme="minorBidi"/>
            <w:lang w:eastAsia="ru-RU"/>
            <w:rPrChange w:id="196" w:author="Демонстрационная версия" w:date="2013-06-10T13:51:00Z">
              <w:rPr>
                <w:rFonts w:asciiTheme="minorHAnsi" w:eastAsiaTheme="minorEastAsia" w:hAnsiTheme="minorHAnsi" w:cstheme="minorBidi"/>
                <w:lang w:val="ru-RU" w:eastAsia="ru-RU"/>
              </w:rPr>
            </w:rPrChange>
          </w:rPr>
          <w:tab/>
        </w:r>
        <w:r w:rsidRPr="00ED0B16" w:rsidDel="00ED0B16">
          <w:rPr>
            <w:rPrChange w:id="197" w:author="Демонстрационная версия" w:date="2013-06-10T13:46:00Z">
              <w:rPr>
                <w:rStyle w:val="a7"/>
              </w:rPr>
            </w:rPrChange>
          </w:rPr>
          <w:delText>Support</w:delText>
        </w:r>
        <w:r w:rsidDel="00ED0B16">
          <w:rPr>
            <w:webHidden/>
          </w:rPr>
          <w:tab/>
          <w:delText>4-22</w:delText>
        </w:r>
      </w:del>
    </w:p>
    <w:p w:rsidR="00401288" w:rsidRPr="009470CB" w:rsidDel="00ED0B16" w:rsidRDefault="00401288">
      <w:pPr>
        <w:pStyle w:val="11"/>
        <w:rPr>
          <w:del w:id="198" w:author="Демонстрационная версия" w:date="2013-06-10T13:46:00Z"/>
          <w:rFonts w:asciiTheme="minorHAnsi" w:eastAsiaTheme="minorEastAsia" w:hAnsiTheme="minorHAnsi" w:cstheme="minorBidi"/>
          <w:lang w:eastAsia="ru-RU"/>
          <w:rPrChange w:id="199" w:author="Демонстрационная версия" w:date="2013-06-10T13:51:00Z">
            <w:rPr>
              <w:del w:id="200" w:author="Демонстрационная версия" w:date="2013-06-10T13:46:00Z"/>
              <w:rFonts w:asciiTheme="minorHAnsi" w:eastAsiaTheme="minorEastAsia" w:hAnsiTheme="minorHAnsi" w:cstheme="minorBidi"/>
              <w:lang w:val="ru-RU" w:eastAsia="ru-RU"/>
            </w:rPr>
          </w:rPrChange>
        </w:rPr>
      </w:pPr>
      <w:del w:id="201" w:author="Демонстрационная версия" w:date="2013-06-10T13:46:00Z">
        <w:r w:rsidRPr="00ED0B16" w:rsidDel="00ED0B16">
          <w:rPr>
            <w:rPrChange w:id="202" w:author="Демонстрационная версия" w:date="2013-06-10T13:46:00Z">
              <w:rPr>
                <w:rStyle w:val="a7"/>
              </w:rPr>
            </w:rPrChange>
          </w:rPr>
          <w:delText>5.</w:delText>
        </w:r>
        <w:r w:rsidRPr="009470CB" w:rsidDel="00ED0B16">
          <w:rPr>
            <w:rFonts w:asciiTheme="minorHAnsi" w:eastAsiaTheme="minorEastAsia" w:hAnsiTheme="minorHAnsi" w:cstheme="minorBidi"/>
            <w:lang w:eastAsia="ru-RU"/>
            <w:rPrChange w:id="203" w:author="Демонстрационная версия" w:date="2013-06-10T13:51:00Z">
              <w:rPr>
                <w:rFonts w:asciiTheme="minorHAnsi" w:eastAsiaTheme="minorEastAsia" w:hAnsiTheme="minorHAnsi" w:cstheme="minorBidi"/>
                <w:lang w:val="ru-RU" w:eastAsia="ru-RU"/>
              </w:rPr>
            </w:rPrChange>
          </w:rPr>
          <w:tab/>
        </w:r>
        <w:r w:rsidRPr="00ED0B16" w:rsidDel="00ED0B16">
          <w:rPr>
            <w:rPrChange w:id="204" w:author="Демонстрационная версия" w:date="2013-06-10T13:46:00Z">
              <w:rPr>
                <w:rStyle w:val="a7"/>
              </w:rPr>
            </w:rPrChange>
          </w:rPr>
          <w:delText>User Guide</w:delText>
        </w:r>
        <w:r w:rsidDel="00ED0B16">
          <w:rPr>
            <w:webHidden/>
          </w:rPr>
          <w:tab/>
          <w:delText>5-23</w:delText>
        </w:r>
      </w:del>
    </w:p>
    <w:p w:rsidR="00401288" w:rsidRPr="009470CB" w:rsidDel="00ED0B16" w:rsidRDefault="00401288">
      <w:pPr>
        <w:pStyle w:val="21"/>
        <w:rPr>
          <w:del w:id="205" w:author="Демонстрационная версия" w:date="2013-06-10T13:46:00Z"/>
          <w:rFonts w:asciiTheme="minorHAnsi" w:eastAsiaTheme="minorEastAsia" w:hAnsiTheme="minorHAnsi" w:cstheme="minorBidi"/>
          <w:lang w:eastAsia="ru-RU"/>
          <w:rPrChange w:id="206" w:author="Демонстрационная версия" w:date="2013-06-10T13:51:00Z">
            <w:rPr>
              <w:del w:id="207" w:author="Демонстрационная версия" w:date="2013-06-10T13:46:00Z"/>
              <w:rFonts w:asciiTheme="minorHAnsi" w:eastAsiaTheme="minorEastAsia" w:hAnsiTheme="minorHAnsi" w:cstheme="minorBidi"/>
              <w:lang w:val="ru-RU" w:eastAsia="ru-RU"/>
            </w:rPr>
          </w:rPrChange>
        </w:rPr>
      </w:pPr>
      <w:del w:id="208" w:author="Демонстрационная версия" w:date="2013-06-10T13:46:00Z">
        <w:r w:rsidRPr="00ED0B16" w:rsidDel="00ED0B16">
          <w:rPr>
            <w:rPrChange w:id="209" w:author="Демонстрационная версия" w:date="2013-06-10T13:46:00Z">
              <w:rPr>
                <w:rStyle w:val="a7"/>
              </w:rPr>
            </w:rPrChange>
          </w:rPr>
          <w:delText>5.1</w:delText>
        </w:r>
        <w:r w:rsidRPr="009470CB" w:rsidDel="00ED0B16">
          <w:rPr>
            <w:rFonts w:asciiTheme="minorHAnsi" w:eastAsiaTheme="minorEastAsia" w:hAnsiTheme="minorHAnsi" w:cstheme="minorBidi"/>
            <w:lang w:eastAsia="ru-RU"/>
            <w:rPrChange w:id="210" w:author="Демонстрационная версия" w:date="2013-06-10T13:51:00Z">
              <w:rPr>
                <w:rFonts w:asciiTheme="minorHAnsi" w:eastAsiaTheme="minorEastAsia" w:hAnsiTheme="minorHAnsi" w:cstheme="minorBidi"/>
                <w:lang w:val="ru-RU" w:eastAsia="ru-RU"/>
              </w:rPr>
            </w:rPrChange>
          </w:rPr>
          <w:tab/>
        </w:r>
        <w:r w:rsidRPr="00ED0B16" w:rsidDel="00ED0B16">
          <w:rPr>
            <w:rPrChange w:id="211" w:author="Демонстрационная версия" w:date="2013-06-10T13:46:00Z">
              <w:rPr>
                <w:rStyle w:val="a7"/>
              </w:rPr>
            </w:rPrChange>
          </w:rPr>
          <w:delText>Roles, Responsibilities</w:delText>
        </w:r>
        <w:r w:rsidDel="00ED0B16">
          <w:rPr>
            <w:webHidden/>
          </w:rPr>
          <w:tab/>
          <w:delText>5-23</w:delText>
        </w:r>
      </w:del>
    </w:p>
    <w:p w:rsidR="00401288" w:rsidRPr="009470CB" w:rsidDel="00ED0B16" w:rsidRDefault="00401288">
      <w:pPr>
        <w:pStyle w:val="21"/>
        <w:rPr>
          <w:del w:id="212" w:author="Демонстрационная версия" w:date="2013-06-10T13:46:00Z"/>
          <w:rFonts w:asciiTheme="minorHAnsi" w:eastAsiaTheme="minorEastAsia" w:hAnsiTheme="minorHAnsi" w:cstheme="minorBidi"/>
          <w:lang w:eastAsia="ru-RU"/>
          <w:rPrChange w:id="213" w:author="Демонстрационная версия" w:date="2013-06-10T13:51:00Z">
            <w:rPr>
              <w:del w:id="214" w:author="Демонстрационная версия" w:date="2013-06-10T13:46:00Z"/>
              <w:rFonts w:asciiTheme="minorHAnsi" w:eastAsiaTheme="minorEastAsia" w:hAnsiTheme="minorHAnsi" w:cstheme="minorBidi"/>
              <w:lang w:val="ru-RU" w:eastAsia="ru-RU"/>
            </w:rPr>
          </w:rPrChange>
        </w:rPr>
      </w:pPr>
      <w:del w:id="215" w:author="Демонстрационная версия" w:date="2013-06-10T13:46:00Z">
        <w:r w:rsidRPr="00ED0B16" w:rsidDel="00ED0B16">
          <w:rPr>
            <w:rPrChange w:id="216" w:author="Демонстрационная версия" w:date="2013-06-10T13:46:00Z">
              <w:rPr>
                <w:rStyle w:val="a7"/>
              </w:rPr>
            </w:rPrChange>
          </w:rPr>
          <w:delText>5.2</w:delText>
        </w:r>
        <w:r w:rsidRPr="009470CB" w:rsidDel="00ED0B16">
          <w:rPr>
            <w:rFonts w:asciiTheme="minorHAnsi" w:eastAsiaTheme="minorEastAsia" w:hAnsiTheme="minorHAnsi" w:cstheme="minorBidi"/>
            <w:lang w:eastAsia="ru-RU"/>
            <w:rPrChange w:id="217" w:author="Демонстрационная версия" w:date="2013-06-10T13:51:00Z">
              <w:rPr>
                <w:rFonts w:asciiTheme="minorHAnsi" w:eastAsiaTheme="minorEastAsia" w:hAnsiTheme="minorHAnsi" w:cstheme="minorBidi"/>
                <w:lang w:val="ru-RU" w:eastAsia="ru-RU"/>
              </w:rPr>
            </w:rPrChange>
          </w:rPr>
          <w:tab/>
        </w:r>
        <w:r w:rsidRPr="00ED0B16" w:rsidDel="00ED0B16">
          <w:rPr>
            <w:rPrChange w:id="218" w:author="Демонстрационная версия" w:date="2013-06-10T13:46:00Z">
              <w:rPr>
                <w:rStyle w:val="a7"/>
              </w:rPr>
            </w:rPrChange>
          </w:rPr>
          <w:delText>Business Manager</w:delText>
        </w:r>
        <w:r w:rsidDel="00ED0B16">
          <w:rPr>
            <w:webHidden/>
          </w:rPr>
          <w:tab/>
          <w:delText>5-23</w:delText>
        </w:r>
      </w:del>
    </w:p>
    <w:p w:rsidR="00401288" w:rsidRPr="009470CB" w:rsidDel="00ED0B16" w:rsidRDefault="00401288">
      <w:pPr>
        <w:pStyle w:val="21"/>
        <w:rPr>
          <w:del w:id="219" w:author="Демонстрационная версия" w:date="2013-06-10T13:46:00Z"/>
          <w:rFonts w:asciiTheme="minorHAnsi" w:eastAsiaTheme="minorEastAsia" w:hAnsiTheme="minorHAnsi" w:cstheme="minorBidi"/>
          <w:lang w:eastAsia="ru-RU"/>
          <w:rPrChange w:id="220" w:author="Демонстрационная версия" w:date="2013-06-10T13:51:00Z">
            <w:rPr>
              <w:del w:id="221" w:author="Демонстрационная версия" w:date="2013-06-10T13:46:00Z"/>
              <w:rFonts w:asciiTheme="minorHAnsi" w:eastAsiaTheme="minorEastAsia" w:hAnsiTheme="minorHAnsi" w:cstheme="minorBidi"/>
              <w:lang w:val="ru-RU" w:eastAsia="ru-RU"/>
            </w:rPr>
          </w:rPrChange>
        </w:rPr>
      </w:pPr>
      <w:del w:id="222" w:author="Демонстрационная версия" w:date="2013-06-10T13:46:00Z">
        <w:r w:rsidRPr="00ED0B16" w:rsidDel="00ED0B16">
          <w:rPr>
            <w:rPrChange w:id="223" w:author="Демонстрационная версия" w:date="2013-06-10T13:46:00Z">
              <w:rPr>
                <w:rStyle w:val="a7"/>
              </w:rPr>
            </w:rPrChange>
          </w:rPr>
          <w:delText>5.3</w:delText>
        </w:r>
        <w:r w:rsidRPr="009470CB" w:rsidDel="00ED0B16">
          <w:rPr>
            <w:rFonts w:asciiTheme="minorHAnsi" w:eastAsiaTheme="minorEastAsia" w:hAnsiTheme="minorHAnsi" w:cstheme="minorBidi"/>
            <w:lang w:eastAsia="ru-RU"/>
            <w:rPrChange w:id="224" w:author="Демонстрационная версия" w:date="2013-06-10T13:51:00Z">
              <w:rPr>
                <w:rFonts w:asciiTheme="minorHAnsi" w:eastAsiaTheme="minorEastAsia" w:hAnsiTheme="minorHAnsi" w:cstheme="minorBidi"/>
                <w:lang w:val="ru-RU" w:eastAsia="ru-RU"/>
              </w:rPr>
            </w:rPrChange>
          </w:rPr>
          <w:tab/>
        </w:r>
        <w:r w:rsidRPr="00ED0B16" w:rsidDel="00ED0B16">
          <w:rPr>
            <w:rPrChange w:id="225" w:author="Демонстрационная версия" w:date="2013-06-10T13:46:00Z">
              <w:rPr>
                <w:rStyle w:val="a7"/>
              </w:rPr>
            </w:rPrChange>
          </w:rPr>
          <w:delText>Storefront Functionality</w:delText>
        </w:r>
        <w:r w:rsidDel="00ED0B16">
          <w:rPr>
            <w:webHidden/>
          </w:rPr>
          <w:tab/>
          <w:delText>5-23</w:delText>
        </w:r>
      </w:del>
    </w:p>
    <w:p w:rsidR="00401288" w:rsidRPr="009470CB" w:rsidDel="00ED0B16" w:rsidRDefault="00401288">
      <w:pPr>
        <w:pStyle w:val="11"/>
        <w:rPr>
          <w:del w:id="226" w:author="Демонстрационная версия" w:date="2013-06-10T13:46:00Z"/>
          <w:rFonts w:asciiTheme="minorHAnsi" w:eastAsiaTheme="minorEastAsia" w:hAnsiTheme="minorHAnsi" w:cstheme="minorBidi"/>
          <w:lang w:eastAsia="ru-RU"/>
          <w:rPrChange w:id="227" w:author="Демонстрационная версия" w:date="2013-06-10T13:51:00Z">
            <w:rPr>
              <w:del w:id="228" w:author="Демонстрационная версия" w:date="2013-06-10T13:46:00Z"/>
              <w:rFonts w:asciiTheme="minorHAnsi" w:eastAsiaTheme="minorEastAsia" w:hAnsiTheme="minorHAnsi" w:cstheme="minorBidi"/>
              <w:lang w:val="ru-RU" w:eastAsia="ru-RU"/>
            </w:rPr>
          </w:rPrChange>
        </w:rPr>
      </w:pPr>
      <w:del w:id="229" w:author="Демонстрационная версия" w:date="2013-06-10T13:46:00Z">
        <w:r w:rsidRPr="00ED0B16" w:rsidDel="00ED0B16">
          <w:rPr>
            <w:rPrChange w:id="230" w:author="Демонстрационная версия" w:date="2013-06-10T13:46:00Z">
              <w:rPr>
                <w:rStyle w:val="a7"/>
              </w:rPr>
            </w:rPrChange>
          </w:rPr>
          <w:delText>6.</w:delText>
        </w:r>
        <w:r w:rsidRPr="009470CB" w:rsidDel="00ED0B16">
          <w:rPr>
            <w:rFonts w:asciiTheme="minorHAnsi" w:eastAsiaTheme="minorEastAsia" w:hAnsiTheme="minorHAnsi" w:cstheme="minorBidi"/>
            <w:lang w:eastAsia="ru-RU"/>
            <w:rPrChange w:id="231" w:author="Демонстрационная версия" w:date="2013-06-10T13:51:00Z">
              <w:rPr>
                <w:rFonts w:asciiTheme="minorHAnsi" w:eastAsiaTheme="minorEastAsia" w:hAnsiTheme="minorHAnsi" w:cstheme="minorBidi"/>
                <w:lang w:val="ru-RU" w:eastAsia="ru-RU"/>
              </w:rPr>
            </w:rPrChange>
          </w:rPr>
          <w:tab/>
        </w:r>
        <w:r w:rsidRPr="00ED0B16" w:rsidDel="00ED0B16">
          <w:rPr>
            <w:rPrChange w:id="232" w:author="Демонстрационная версия" w:date="2013-06-10T13:46:00Z">
              <w:rPr>
                <w:rStyle w:val="a7"/>
              </w:rPr>
            </w:rPrChange>
          </w:rPr>
          <w:delText>Known Issues</w:delText>
        </w:r>
        <w:r w:rsidDel="00ED0B16">
          <w:rPr>
            <w:webHidden/>
          </w:rPr>
          <w:tab/>
          <w:delText>6-24</w:delText>
        </w:r>
      </w:del>
    </w:p>
    <w:p w:rsidR="00401288" w:rsidDel="00ED0B16" w:rsidRDefault="00401288">
      <w:pPr>
        <w:pStyle w:val="11"/>
        <w:rPr>
          <w:del w:id="233" w:author="Демонстрационная версия" w:date="2013-06-10T13:46:00Z"/>
        </w:rPr>
      </w:pPr>
      <w:del w:id="234" w:author="Демонстрационная версия" w:date="2013-06-10T13:46:00Z">
        <w:r w:rsidRPr="00ED0B16" w:rsidDel="00ED0B16">
          <w:rPr>
            <w:rPrChange w:id="235" w:author="Демонстрационная версия" w:date="2013-06-10T13:46:00Z">
              <w:rPr>
                <w:rStyle w:val="a7"/>
              </w:rPr>
            </w:rPrChange>
          </w:rPr>
          <w:delText>7.</w:delText>
        </w:r>
        <w:r w:rsidRPr="009470CB" w:rsidDel="00ED0B16">
          <w:rPr>
            <w:rFonts w:asciiTheme="minorHAnsi" w:eastAsiaTheme="minorEastAsia" w:hAnsiTheme="minorHAnsi" w:cstheme="minorBidi"/>
            <w:lang w:eastAsia="ru-RU"/>
            <w:rPrChange w:id="236" w:author="Демонстрационная версия" w:date="2013-06-10T13:51:00Z">
              <w:rPr>
                <w:rFonts w:asciiTheme="minorHAnsi" w:eastAsiaTheme="minorEastAsia" w:hAnsiTheme="minorHAnsi" w:cstheme="minorBidi"/>
                <w:lang w:val="ru-RU" w:eastAsia="ru-RU"/>
              </w:rPr>
            </w:rPrChange>
          </w:rPr>
          <w:tab/>
        </w:r>
        <w:r w:rsidRPr="00ED0B16" w:rsidDel="00ED0B16">
          <w:rPr>
            <w:rPrChange w:id="237" w:author="Демонстрационная версия" w:date="2013-06-10T13:46:00Z">
              <w:rPr>
                <w:rStyle w:val="a7"/>
              </w:rPr>
            </w:rPrChange>
          </w:rPr>
          <w:delText>Release History</w:delText>
        </w:r>
        <w:r w:rsidDel="00ED0B16">
          <w:rPr>
            <w:webHidden/>
          </w:rPr>
          <w:tab/>
          <w:delText>7-24</w:delText>
        </w:r>
      </w:del>
    </w:p>
    <w:p w:rsidR="00E13AED" w:rsidDel="00ED0B16" w:rsidRDefault="00DF02B8" w:rsidP="00BC2CCA">
      <w:pPr>
        <w:rPr>
          <w:del w:id="238" w:author="Демонстрационная версия" w:date="2013-06-10T13:46:00Z"/>
          <w:rFonts w:eastAsiaTheme="minorEastAsia"/>
          <w:noProof/>
        </w:rPr>
      </w:pPr>
      <w:del w:id="239" w:author="Демонстрационная версия" w:date="2013-06-10T13:46:00Z">
        <w:r w:rsidDel="00ED0B16">
          <w:rPr>
            <w:rFonts w:eastAsiaTheme="minorEastAsia"/>
            <w:noProof/>
          </w:rPr>
          <w:delText>Appendix A</w:delText>
        </w:r>
        <w:r w:rsidR="009110E9" w:rsidDel="00ED0B16">
          <w:rPr>
            <w:rFonts w:eastAsiaTheme="minorEastAsia"/>
            <w:noProof/>
          </w:rPr>
          <w:delText xml:space="preserve"> : </w:delText>
        </w:r>
        <w:r w:rsidR="00B37D83" w:rsidDel="00ED0B16">
          <w:rPr>
            <w:rFonts w:eastAsiaTheme="minorEastAsia"/>
            <w:noProof/>
          </w:rPr>
          <w:delText>Manual installation instructions for custom System Object definitions &amp; Kount Site Preferences.</w:delText>
        </w:r>
      </w:del>
    </w:p>
    <w:p w:rsidR="00E718CA" w:rsidRPr="00BC2CCA" w:rsidDel="00ED0B16" w:rsidRDefault="00B37D83" w:rsidP="00BC2CCA">
      <w:pPr>
        <w:rPr>
          <w:del w:id="240" w:author="Демонстрационная версия" w:date="2013-06-10T13:46:00Z"/>
          <w:rFonts w:eastAsiaTheme="minorEastAsia"/>
          <w:noProof/>
        </w:rPr>
      </w:pPr>
      <w:del w:id="241" w:author="Демонстрационная версия" w:date="2013-06-10T13:46:00Z">
        <w:r w:rsidDel="00ED0B16">
          <w:rPr>
            <w:rFonts w:eastAsiaTheme="minorEastAsia"/>
            <w:noProof/>
          </w:rPr>
          <w:delText>Appendix B</w:delText>
        </w:r>
        <w:r w:rsidR="009110E9" w:rsidDel="00ED0B16">
          <w:rPr>
            <w:rFonts w:eastAsiaTheme="minorEastAsia"/>
            <w:noProof/>
          </w:rPr>
          <w:delText xml:space="preserve"> : </w:delText>
        </w:r>
        <w:r w:rsidDel="00ED0B16">
          <w:rPr>
            <w:rFonts w:eastAsiaTheme="minorEastAsia"/>
            <w:noProof/>
          </w:rPr>
          <w:delText>Test Cases</w:delText>
        </w:r>
      </w:del>
    </w:p>
    <w:p w:rsidR="0018232D" w:rsidRDefault="00A60331" w:rsidP="0018232D">
      <w:r>
        <w:fldChar w:fldCharType="end"/>
      </w:r>
    </w:p>
    <w:p w:rsidR="0018232D" w:rsidRDefault="0018232D" w:rsidP="0018232D">
      <w:pPr>
        <w:rPr>
          <w:rFonts w:ascii="Cambria" w:hAnsi="Cambria"/>
          <w:spacing w:val="5"/>
          <w:sz w:val="52"/>
          <w:szCs w:val="52"/>
        </w:rPr>
      </w:pPr>
      <w:r>
        <w:rPr>
          <w:rFonts w:ascii="Cambria" w:hAnsi="Cambria"/>
          <w:spacing w:val="5"/>
          <w:sz w:val="52"/>
          <w:szCs w:val="52"/>
        </w:rPr>
        <w:br w:type="page"/>
      </w:r>
    </w:p>
    <w:p w:rsidR="0018232D" w:rsidRPr="0093572D" w:rsidRDefault="0018232D" w:rsidP="0018232D">
      <w:pPr>
        <w:pStyle w:val="1"/>
      </w:pPr>
      <w:bookmarkStart w:id="242" w:name="_Toc338404168"/>
      <w:bookmarkStart w:id="243" w:name="_Toc358635561"/>
      <w:bookmarkEnd w:id="2"/>
      <w:r>
        <w:lastRenderedPageBreak/>
        <w:t>Summary</w:t>
      </w:r>
      <w:bookmarkEnd w:id="242"/>
      <w:bookmarkEnd w:id="243"/>
    </w:p>
    <w:p w:rsidR="00844FFD" w:rsidRPr="00844FFD" w:rsidRDefault="00844FFD" w:rsidP="00844FFD">
      <w:pPr>
        <w:pStyle w:val="af2"/>
        <w:shd w:val="clear" w:color="auto" w:fill="FFFFFF"/>
        <w:spacing w:before="125" w:beforeAutospacing="0" w:after="0" w:afterAutospacing="0" w:line="250" w:lineRule="atLeast"/>
        <w:ind w:left="360" w:firstLine="348"/>
        <w:jc w:val="both"/>
        <w:rPr>
          <w:rFonts w:asciiTheme="minorHAnsi" w:hAnsiTheme="minorHAnsi" w:cstheme="minorHAnsi"/>
          <w:color w:val="333333"/>
          <w:sz w:val="22"/>
          <w:szCs w:val="22"/>
          <w:lang w:val="en-US"/>
        </w:rPr>
      </w:pPr>
      <w:proofErr w:type="spellStart"/>
      <w:r w:rsidRPr="00844FFD">
        <w:rPr>
          <w:rFonts w:asciiTheme="minorHAnsi" w:hAnsiTheme="minorHAnsi" w:cstheme="minorHAnsi"/>
          <w:color w:val="333333"/>
          <w:sz w:val="22"/>
          <w:szCs w:val="22"/>
          <w:lang w:val="en-US"/>
        </w:rPr>
        <w:t>Kount</w:t>
      </w:r>
      <w:proofErr w:type="spellEnd"/>
      <w:r w:rsidRPr="00844FFD">
        <w:rPr>
          <w:rFonts w:asciiTheme="minorHAnsi" w:hAnsiTheme="minorHAnsi" w:cstheme="minorHAnsi"/>
          <w:color w:val="333333"/>
          <w:sz w:val="22"/>
          <w:szCs w:val="22"/>
          <w:lang w:val="en-US"/>
        </w:rPr>
        <w:t xml:space="preserve"> is a leading innovator of solutions for fraud and risk management. </w:t>
      </w:r>
      <w:proofErr w:type="spellStart"/>
      <w:r w:rsidRPr="00844FFD">
        <w:rPr>
          <w:rFonts w:asciiTheme="minorHAnsi" w:hAnsiTheme="minorHAnsi" w:cstheme="minorHAnsi"/>
          <w:color w:val="333333"/>
          <w:sz w:val="22"/>
          <w:szCs w:val="22"/>
          <w:lang w:val="en-US"/>
        </w:rPr>
        <w:t>Kount's</w:t>
      </w:r>
      <w:proofErr w:type="spellEnd"/>
      <w:r w:rsidRPr="00844FFD">
        <w:rPr>
          <w:rFonts w:asciiTheme="minorHAnsi" w:hAnsiTheme="minorHAnsi" w:cstheme="minorHAnsi"/>
          <w:color w:val="333333"/>
          <w:sz w:val="22"/>
          <w:szCs w:val="22"/>
          <w:lang w:val="en-US"/>
        </w:rPr>
        <w:t xml:space="preserve"> “decision engine” platform is ideal for managing fraud in online/telephone channels that process payments and onboard new customers. </w:t>
      </w:r>
      <w:proofErr w:type="spellStart"/>
      <w:r w:rsidRPr="00844FFD">
        <w:rPr>
          <w:rFonts w:asciiTheme="minorHAnsi" w:hAnsiTheme="minorHAnsi" w:cstheme="minorHAnsi"/>
          <w:color w:val="333333"/>
          <w:sz w:val="22"/>
          <w:szCs w:val="22"/>
          <w:lang w:val="en-US"/>
        </w:rPr>
        <w:t>Kount</w:t>
      </w:r>
      <w:proofErr w:type="spellEnd"/>
      <w:r w:rsidRPr="00844FFD">
        <w:rPr>
          <w:rFonts w:asciiTheme="minorHAnsi" w:hAnsiTheme="minorHAnsi" w:cstheme="minorHAnsi"/>
          <w:color w:val="333333"/>
          <w:sz w:val="22"/>
          <w:szCs w:val="22"/>
          <w:lang w:val="en-US"/>
        </w:rPr>
        <w:t xml:space="preserve"> is committed to offering an end-to-end, single-source solution focused on speed, simplicity and ease of use...with a no-compromise approach to providing real-time accuracy in results.</w:t>
      </w:r>
    </w:p>
    <w:p w:rsidR="00844FFD" w:rsidRPr="00844FFD" w:rsidRDefault="00844FFD" w:rsidP="00844FFD">
      <w:pPr>
        <w:pStyle w:val="western"/>
        <w:shd w:val="clear" w:color="auto" w:fill="FFFFFF"/>
        <w:spacing w:before="125" w:beforeAutospacing="0" w:after="0" w:afterAutospacing="0" w:line="250" w:lineRule="atLeast"/>
        <w:ind w:left="360" w:firstLine="348"/>
        <w:jc w:val="both"/>
        <w:rPr>
          <w:rFonts w:asciiTheme="minorHAnsi" w:hAnsiTheme="minorHAnsi" w:cstheme="minorHAnsi"/>
          <w:color w:val="333333"/>
          <w:sz w:val="22"/>
          <w:szCs w:val="22"/>
          <w:lang w:val="en-US"/>
        </w:rPr>
      </w:pPr>
      <w:r w:rsidRPr="00844FFD">
        <w:rPr>
          <w:rFonts w:asciiTheme="minorHAnsi" w:hAnsiTheme="minorHAnsi" w:cstheme="minorHAnsi"/>
          <w:color w:val="333333"/>
          <w:sz w:val="22"/>
          <w:szCs w:val="22"/>
          <w:lang w:val="en-US"/>
        </w:rPr>
        <w:t xml:space="preserve">The </w:t>
      </w:r>
      <w:proofErr w:type="spellStart"/>
      <w:r w:rsidRPr="00844FFD">
        <w:rPr>
          <w:rFonts w:asciiTheme="minorHAnsi" w:hAnsiTheme="minorHAnsi" w:cstheme="minorHAnsi"/>
          <w:color w:val="333333"/>
          <w:sz w:val="22"/>
          <w:szCs w:val="22"/>
          <w:lang w:val="en-US"/>
        </w:rPr>
        <w:t>Kount</w:t>
      </w:r>
      <w:proofErr w:type="spellEnd"/>
      <w:r w:rsidRPr="00844FFD">
        <w:rPr>
          <w:rFonts w:asciiTheme="minorHAnsi" w:hAnsiTheme="minorHAnsi" w:cstheme="minorHAnsi"/>
          <w:color w:val="333333"/>
          <w:sz w:val="22"/>
          <w:szCs w:val="22"/>
          <w:lang w:val="en-US"/>
        </w:rPr>
        <w:t xml:space="preserve"> </w:t>
      </w:r>
      <w:proofErr w:type="spellStart"/>
      <w:r w:rsidRPr="00844FFD">
        <w:rPr>
          <w:rFonts w:asciiTheme="minorHAnsi" w:hAnsiTheme="minorHAnsi" w:cstheme="minorHAnsi"/>
          <w:color w:val="333333"/>
          <w:sz w:val="22"/>
          <w:szCs w:val="22"/>
          <w:lang w:val="en-US"/>
        </w:rPr>
        <w:t>Demandware</w:t>
      </w:r>
      <w:proofErr w:type="spellEnd"/>
      <w:r w:rsidRPr="00844FFD">
        <w:rPr>
          <w:rFonts w:asciiTheme="minorHAnsi" w:hAnsiTheme="minorHAnsi" w:cstheme="minorHAnsi"/>
          <w:color w:val="333333"/>
          <w:sz w:val="22"/>
          <w:szCs w:val="22"/>
          <w:lang w:val="en-US"/>
        </w:rPr>
        <w:t xml:space="preserve"> cartridge will provide rapid integration for </w:t>
      </w:r>
      <w:proofErr w:type="spellStart"/>
      <w:r w:rsidRPr="00844FFD">
        <w:rPr>
          <w:rFonts w:asciiTheme="minorHAnsi" w:hAnsiTheme="minorHAnsi" w:cstheme="minorHAnsi"/>
          <w:color w:val="333333"/>
          <w:sz w:val="22"/>
          <w:szCs w:val="22"/>
          <w:lang w:val="en-US"/>
        </w:rPr>
        <w:t>Demandware</w:t>
      </w:r>
      <w:proofErr w:type="spellEnd"/>
      <w:r w:rsidRPr="00844FFD">
        <w:rPr>
          <w:rFonts w:asciiTheme="minorHAnsi" w:hAnsiTheme="minorHAnsi" w:cstheme="minorHAnsi"/>
          <w:color w:val="333333"/>
          <w:sz w:val="22"/>
          <w:szCs w:val="22"/>
          <w:lang w:val="en-US"/>
        </w:rPr>
        <w:t xml:space="preserve"> implementations. The </w:t>
      </w:r>
      <w:proofErr w:type="spellStart"/>
      <w:r w:rsidRPr="00844FFD">
        <w:rPr>
          <w:rFonts w:asciiTheme="minorHAnsi" w:hAnsiTheme="minorHAnsi" w:cstheme="minorHAnsi"/>
          <w:color w:val="333333"/>
          <w:sz w:val="22"/>
          <w:szCs w:val="22"/>
          <w:lang w:val="en-US"/>
        </w:rPr>
        <w:t>Kount</w:t>
      </w:r>
      <w:proofErr w:type="spellEnd"/>
      <w:r w:rsidRPr="00844FFD">
        <w:rPr>
          <w:rFonts w:asciiTheme="minorHAnsi" w:hAnsiTheme="minorHAnsi" w:cstheme="minorHAnsi"/>
          <w:color w:val="333333"/>
          <w:sz w:val="22"/>
          <w:szCs w:val="22"/>
          <w:lang w:val="en-US"/>
        </w:rPr>
        <w:t xml:space="preserve"> cartridge is a self-contained cartridge that can easily integrate into any project. This cartridge can be configured in the Business Manager and contains all elements necessary to perform a successful best practices implementation of </w:t>
      </w:r>
      <w:proofErr w:type="spellStart"/>
      <w:r w:rsidRPr="00844FFD">
        <w:rPr>
          <w:rFonts w:asciiTheme="minorHAnsi" w:hAnsiTheme="minorHAnsi" w:cstheme="minorHAnsi"/>
          <w:color w:val="333333"/>
          <w:sz w:val="22"/>
          <w:szCs w:val="22"/>
          <w:lang w:val="en-US"/>
        </w:rPr>
        <w:t>Kount</w:t>
      </w:r>
      <w:proofErr w:type="spellEnd"/>
      <w:r w:rsidR="00D8470E">
        <w:rPr>
          <w:rFonts w:asciiTheme="minorHAnsi" w:hAnsiTheme="minorHAnsi" w:cstheme="minorHAnsi"/>
          <w:color w:val="333333"/>
          <w:sz w:val="22"/>
          <w:szCs w:val="22"/>
          <w:lang w:val="en-US"/>
        </w:rPr>
        <w:t>.</w:t>
      </w:r>
    </w:p>
    <w:p w:rsidR="00E21DE6" w:rsidRDefault="00E21DE6" w:rsidP="00E21DE6">
      <w:pPr>
        <w:pStyle w:val="af4"/>
        <w:rPr>
          <w:ins w:id="244" w:author="llm" w:date="2013-05-17T07:10:00Z"/>
          <w:rFonts w:asciiTheme="minorHAnsi" w:hAnsiTheme="minorHAnsi" w:cstheme="minorHAnsi"/>
          <w:color w:val="333333"/>
          <w:sz w:val="22"/>
          <w:szCs w:val="22"/>
        </w:rPr>
      </w:pPr>
      <w:ins w:id="245" w:author="llm" w:date="2013-05-17T07:10:00Z">
        <w:r>
          <w:rPr>
            <w:rFonts w:asciiTheme="minorHAnsi" w:hAnsiTheme="minorHAnsi" w:cstheme="minorHAnsi"/>
            <w:color w:val="333333"/>
            <w:sz w:val="22"/>
            <w:szCs w:val="22"/>
          </w:rPr>
          <w:br/>
        </w:r>
        <w:r>
          <w:rPr>
            <w:rFonts w:asciiTheme="minorHAnsi" w:hAnsiTheme="minorHAnsi" w:cstheme="minorHAnsi"/>
            <w:color w:val="333333"/>
            <w:sz w:val="22"/>
            <w:szCs w:val="22"/>
          </w:rPr>
          <w:br/>
          <w:t xml:space="preserve">The </w:t>
        </w:r>
        <w:proofErr w:type="spellStart"/>
        <w:r>
          <w:rPr>
            <w:rFonts w:asciiTheme="minorHAnsi" w:hAnsiTheme="minorHAnsi" w:cstheme="minorHAnsi"/>
            <w:color w:val="333333"/>
            <w:sz w:val="22"/>
            <w:szCs w:val="22"/>
          </w:rPr>
          <w:t>Kount</w:t>
        </w:r>
        <w:proofErr w:type="spellEnd"/>
        <w:r>
          <w:rPr>
            <w:rFonts w:asciiTheme="minorHAnsi" w:hAnsiTheme="minorHAnsi" w:cstheme="minorHAnsi"/>
            <w:color w:val="333333"/>
            <w:sz w:val="22"/>
            <w:szCs w:val="22"/>
          </w:rPr>
          <w:t xml:space="preserve"> </w:t>
        </w:r>
        <w:proofErr w:type="spellStart"/>
        <w:r>
          <w:rPr>
            <w:rFonts w:asciiTheme="minorHAnsi" w:hAnsiTheme="minorHAnsi" w:cstheme="minorHAnsi"/>
            <w:color w:val="333333"/>
            <w:sz w:val="22"/>
            <w:szCs w:val="22"/>
          </w:rPr>
          <w:t>Demandware</w:t>
        </w:r>
        <w:proofErr w:type="spellEnd"/>
        <w:r>
          <w:rPr>
            <w:rFonts w:asciiTheme="minorHAnsi" w:hAnsiTheme="minorHAnsi" w:cstheme="minorHAnsi"/>
            <w:color w:val="333333"/>
            <w:sz w:val="22"/>
            <w:szCs w:val="22"/>
          </w:rPr>
          <w:t xml:space="preserve"> cartridge can be obtained from:</w:t>
        </w:r>
      </w:ins>
    </w:p>
    <w:p w:rsidR="00E21DE6" w:rsidRDefault="00E21DE6" w:rsidP="00E21DE6">
      <w:pPr>
        <w:pStyle w:val="af4"/>
        <w:numPr>
          <w:ilvl w:val="0"/>
          <w:numId w:val="49"/>
        </w:numPr>
        <w:rPr>
          <w:ins w:id="246" w:author="llm" w:date="2013-05-17T07:10:00Z"/>
        </w:rPr>
      </w:pPr>
      <w:ins w:id="247" w:author="llm" w:date="2013-05-17T07:10:00Z">
        <w:r>
          <w:rPr>
            <w:rStyle w:val="af3"/>
          </w:rPr>
          <w:annotationRef/>
        </w:r>
        <w:proofErr w:type="spellStart"/>
        <w:r>
          <w:t>Demandware</w:t>
        </w:r>
        <w:proofErr w:type="spellEnd"/>
        <w:r>
          <w:t xml:space="preserve"> Secured LINK Marketplace Website</w:t>
        </w:r>
      </w:ins>
    </w:p>
    <w:p w:rsidR="00E21DE6" w:rsidRDefault="00E21DE6" w:rsidP="00E21DE6">
      <w:pPr>
        <w:pStyle w:val="af4"/>
        <w:numPr>
          <w:ilvl w:val="0"/>
          <w:numId w:val="49"/>
        </w:numPr>
        <w:rPr>
          <w:ins w:id="248" w:author="llm" w:date="2013-05-17T07:10:00Z"/>
        </w:rPr>
      </w:pPr>
      <w:ins w:id="249" w:author="llm" w:date="2013-05-17T07:10:00Z">
        <w:r>
          <w:t xml:space="preserve">Request from your </w:t>
        </w:r>
        <w:proofErr w:type="spellStart"/>
        <w:r>
          <w:t>Kount</w:t>
        </w:r>
        <w:proofErr w:type="spellEnd"/>
        <w:r>
          <w:t xml:space="preserve"> Technical Account Manager</w:t>
        </w:r>
      </w:ins>
    </w:p>
    <w:p w:rsidR="00E21DE6" w:rsidRDefault="00E21DE6" w:rsidP="00E21DE6">
      <w:pPr>
        <w:pStyle w:val="af4"/>
        <w:rPr>
          <w:ins w:id="250" w:author="llm" w:date="2013-05-17T07:10:00Z"/>
        </w:rPr>
      </w:pPr>
    </w:p>
    <w:p w:rsidR="00E21DE6" w:rsidRDefault="00E21DE6" w:rsidP="00E21DE6">
      <w:pPr>
        <w:pStyle w:val="af4"/>
        <w:rPr>
          <w:ins w:id="251" w:author="llm" w:date="2013-05-17T07:10:00Z"/>
        </w:rPr>
      </w:pPr>
      <w:ins w:id="252" w:author="llm" w:date="2013-05-17T07:10:00Z">
        <w:r>
          <w:t xml:space="preserve">Requirements for </w:t>
        </w:r>
        <w:proofErr w:type="spellStart"/>
        <w:r>
          <w:t>Kount</w:t>
        </w:r>
        <w:proofErr w:type="spellEnd"/>
        <w:r>
          <w:t xml:space="preserve"> </w:t>
        </w:r>
        <w:proofErr w:type="spellStart"/>
        <w:r>
          <w:t>Demandware</w:t>
        </w:r>
        <w:proofErr w:type="spellEnd"/>
        <w:r>
          <w:t xml:space="preserve"> cartridge:</w:t>
        </w:r>
      </w:ins>
    </w:p>
    <w:p w:rsidR="00E21DE6" w:rsidRDefault="00E21DE6" w:rsidP="00E21DE6">
      <w:pPr>
        <w:pStyle w:val="af4"/>
        <w:numPr>
          <w:ilvl w:val="0"/>
          <w:numId w:val="50"/>
        </w:numPr>
        <w:rPr>
          <w:ins w:id="253" w:author="llm" w:date="2013-05-17T07:10:00Z"/>
        </w:rPr>
      </w:pPr>
      <w:ins w:id="254" w:author="llm" w:date="2013-05-17T07:10:00Z">
        <w:r>
          <w:t xml:space="preserve">All steps from UX Studio Installation &amp; Sandbox Setup Guide (from </w:t>
        </w:r>
        <w:proofErr w:type="spellStart"/>
        <w:r>
          <w:t>Demandware</w:t>
        </w:r>
        <w:proofErr w:type="spellEnd"/>
        <w:r>
          <w:t>) have been completed</w:t>
        </w:r>
      </w:ins>
    </w:p>
    <w:p w:rsidR="00E21DE6" w:rsidRDefault="00E21DE6" w:rsidP="00E21DE6">
      <w:pPr>
        <w:pStyle w:val="af4"/>
        <w:numPr>
          <w:ilvl w:val="0"/>
          <w:numId w:val="50"/>
        </w:numPr>
        <w:rPr>
          <w:ins w:id="255" w:author="llm" w:date="2013-05-17T07:10:00Z"/>
        </w:rPr>
      </w:pPr>
      <w:ins w:id="256" w:author="llm" w:date="2013-05-17T07:10:00Z">
        <w:r>
          <w:t>Open SSL is installed locally with no additional libraries installed</w:t>
        </w:r>
      </w:ins>
    </w:p>
    <w:p w:rsidR="00E21DE6" w:rsidRDefault="00E21DE6" w:rsidP="00E21DE6">
      <w:pPr>
        <w:pStyle w:val="af4"/>
        <w:numPr>
          <w:ilvl w:val="0"/>
          <w:numId w:val="50"/>
        </w:numPr>
        <w:rPr>
          <w:ins w:id="257" w:author="llm" w:date="2013-05-17T07:10:00Z"/>
        </w:rPr>
      </w:pPr>
      <w:ins w:id="258" w:author="llm" w:date="2013-05-17T07:10:00Z">
        <w:r>
          <w:t xml:space="preserve">A </w:t>
        </w:r>
        <w:proofErr w:type="spellStart"/>
        <w:r>
          <w:t>Demandware</w:t>
        </w:r>
        <w:proofErr w:type="spellEnd"/>
        <w:r>
          <w:t xml:space="preserve"> Development Resource: </w:t>
        </w:r>
        <w:r w:rsidRPr="00654073">
          <w:t>The Integration and installation process includes deployment of a generic cartridge and modification of storefront code &amp; pipelines.</w:t>
        </w:r>
      </w:ins>
    </w:p>
    <w:p w:rsidR="0018232D" w:rsidDel="00E21DE6" w:rsidRDefault="0018232D" w:rsidP="00844FFD">
      <w:pPr>
        <w:pStyle w:val="a8"/>
        <w:keepNext/>
        <w:widowControl w:val="0"/>
        <w:spacing w:before="120" w:after="120" w:line="276" w:lineRule="auto"/>
        <w:ind w:left="360" w:firstLine="348"/>
        <w:jc w:val="left"/>
        <w:rPr>
          <w:del w:id="259" w:author="llm" w:date="2013-05-17T07:10:00Z"/>
          <w:rStyle w:val="ae"/>
          <w:rFonts w:ascii="Calibri" w:hAnsi="Calibri" w:cs="Calibri"/>
          <w:iCs/>
        </w:rPr>
      </w:pPr>
      <w:del w:id="260" w:author="llm" w:date="2013-05-17T07:10:00Z">
        <w:r w:rsidDel="00E21DE6">
          <w:rPr>
            <w:rStyle w:val="ae"/>
            <w:rFonts w:ascii="Calibri" w:hAnsi="Calibri" w:cs="Calibri"/>
            <w:iCs/>
          </w:rPr>
          <w:delText xml:space="preserve">The </w:delText>
        </w:r>
        <w:r w:rsidRPr="00EF2D8D" w:rsidDel="00E21DE6">
          <w:rPr>
            <w:rStyle w:val="ae"/>
            <w:rFonts w:ascii="Calibri" w:hAnsi="Calibri" w:cs="Calibri"/>
            <w:iCs/>
          </w:rPr>
          <w:delText>Integration</w:delText>
        </w:r>
        <w:r w:rsidDel="00E21DE6">
          <w:rPr>
            <w:rStyle w:val="ae"/>
            <w:rFonts w:ascii="Calibri" w:hAnsi="Calibri" w:cs="Calibri"/>
            <w:iCs/>
          </w:rPr>
          <w:delText xml:space="preserve"> and installation process</w:delText>
        </w:r>
        <w:r w:rsidRPr="00EF2D8D" w:rsidDel="00E21DE6">
          <w:rPr>
            <w:rStyle w:val="ae"/>
            <w:rFonts w:ascii="Calibri" w:hAnsi="Calibri" w:cs="Calibri"/>
            <w:iCs/>
          </w:rPr>
          <w:delText xml:space="preserve"> includes deployment of a generic cartridge and modification of storefront code.</w:delText>
        </w:r>
      </w:del>
    </w:p>
    <w:p w:rsidR="0018232D" w:rsidRDefault="0018232D" w:rsidP="0018232D">
      <w:pPr>
        <w:pStyle w:val="Standard1"/>
        <w:ind w:left="360"/>
      </w:pPr>
    </w:p>
    <w:p w:rsidR="0018232D" w:rsidRDefault="0018232D" w:rsidP="0018232D">
      <w:pPr>
        <w:rPr>
          <w:rFonts w:ascii="Trebuchet MS" w:hAnsi="Trebuchet MS"/>
          <w:sz w:val="20"/>
          <w:szCs w:val="20"/>
        </w:rPr>
      </w:pPr>
      <w:r>
        <w:br w:type="page"/>
      </w:r>
    </w:p>
    <w:p w:rsidR="0018232D" w:rsidRDefault="0018232D" w:rsidP="0018232D">
      <w:pPr>
        <w:pStyle w:val="1"/>
      </w:pPr>
      <w:bookmarkStart w:id="261" w:name="_Toc338404169"/>
      <w:bookmarkStart w:id="262" w:name="_Toc78862411"/>
      <w:bookmarkStart w:id="263" w:name="_Toc358635562"/>
      <w:r>
        <w:lastRenderedPageBreak/>
        <w:t>Component Overview</w:t>
      </w:r>
      <w:bookmarkEnd w:id="261"/>
      <w:bookmarkEnd w:id="263"/>
    </w:p>
    <w:p w:rsidR="0018232D" w:rsidRPr="00BB03F4" w:rsidRDefault="0018232D" w:rsidP="0018232D"/>
    <w:p w:rsidR="0018232D" w:rsidRDefault="0018232D" w:rsidP="0018232D">
      <w:pPr>
        <w:pStyle w:val="2"/>
      </w:pPr>
      <w:bookmarkStart w:id="264" w:name="_Toc338404170"/>
      <w:bookmarkStart w:id="265" w:name="_Toc358635563"/>
      <w:r>
        <w:t>Functional Overview</w:t>
      </w:r>
      <w:bookmarkEnd w:id="264"/>
      <w:bookmarkEnd w:id="265"/>
    </w:p>
    <w:p w:rsidR="0018232D" w:rsidRDefault="00762B0B" w:rsidP="00762B0B">
      <w:pPr>
        <w:spacing w:after="0" w:line="240" w:lineRule="auto"/>
        <w:ind w:left="1080" w:firstLine="336"/>
        <w:jc w:val="both"/>
        <w:rPr>
          <w:rFonts w:asciiTheme="minorHAnsi" w:hAnsiTheme="minorHAnsi" w:cstheme="minorHAnsi"/>
          <w:color w:val="333333"/>
          <w:shd w:val="clear" w:color="auto" w:fill="FFFFFF"/>
        </w:rPr>
      </w:pPr>
      <w:proofErr w:type="spellStart"/>
      <w:r w:rsidRPr="00762B0B">
        <w:rPr>
          <w:rFonts w:asciiTheme="minorHAnsi" w:hAnsiTheme="minorHAnsi" w:cstheme="minorHAnsi"/>
          <w:color w:val="333333"/>
          <w:shd w:val="clear" w:color="auto" w:fill="FFFFFF"/>
        </w:rPr>
        <w:t>Kount</w:t>
      </w:r>
      <w:proofErr w:type="spellEnd"/>
      <w:r w:rsidRPr="00762B0B">
        <w:rPr>
          <w:rFonts w:asciiTheme="minorHAnsi" w:hAnsiTheme="minorHAnsi" w:cstheme="minorHAnsi"/>
          <w:color w:val="333333"/>
          <w:shd w:val="clear" w:color="auto" w:fill="FFFFFF"/>
        </w:rPr>
        <w:t xml:space="preserve"> cartridge provide</w:t>
      </w:r>
      <w:r w:rsidR="00D8470E">
        <w:rPr>
          <w:rFonts w:asciiTheme="minorHAnsi" w:hAnsiTheme="minorHAnsi" w:cstheme="minorHAnsi"/>
          <w:color w:val="333333"/>
          <w:shd w:val="clear" w:color="auto" w:fill="FFFFFF"/>
        </w:rPr>
        <w:t>s</w:t>
      </w:r>
      <w:r w:rsidRPr="00762B0B">
        <w:rPr>
          <w:rFonts w:asciiTheme="minorHAnsi" w:hAnsiTheme="minorHAnsi" w:cstheme="minorHAnsi"/>
          <w:color w:val="333333"/>
          <w:shd w:val="clear" w:color="auto" w:fill="FFFFFF"/>
        </w:rPr>
        <w:t xml:space="preserve"> integration for </w:t>
      </w:r>
      <w:r w:rsidR="00EC0F95">
        <w:rPr>
          <w:rFonts w:asciiTheme="minorHAnsi" w:hAnsiTheme="minorHAnsi" w:cstheme="minorHAnsi"/>
          <w:color w:val="333333"/>
          <w:shd w:val="clear" w:color="auto" w:fill="FFFFFF"/>
        </w:rPr>
        <w:t>such functionality:</w:t>
      </w:r>
    </w:p>
    <w:p w:rsidR="00EC0F95" w:rsidRPr="00EC0F95" w:rsidRDefault="00EC0F95" w:rsidP="00EC0F95">
      <w:pPr>
        <w:pStyle w:val="ad"/>
        <w:numPr>
          <w:ilvl w:val="0"/>
          <w:numId w:val="40"/>
        </w:numPr>
        <w:spacing w:after="0" w:line="240" w:lineRule="auto"/>
        <w:jc w:val="both"/>
        <w:rPr>
          <w:rFonts w:asciiTheme="minorHAnsi" w:hAnsiTheme="minorHAnsi" w:cstheme="minorHAnsi"/>
          <w:color w:val="333333"/>
          <w:shd w:val="clear" w:color="auto" w:fill="FFFFFF"/>
        </w:rPr>
      </w:pPr>
      <w:r w:rsidRPr="00EC0F95">
        <w:rPr>
          <w:rFonts w:asciiTheme="minorHAnsi" w:hAnsiTheme="minorHAnsi" w:cstheme="minorHAnsi"/>
          <w:color w:val="333333"/>
          <w:shd w:val="clear" w:color="auto" w:fill="FFFFFF"/>
        </w:rPr>
        <w:t>RIS(</w:t>
      </w:r>
      <w:r>
        <w:t>Risk Inquiry System</w:t>
      </w:r>
      <w:r w:rsidRPr="00EC0F95">
        <w:rPr>
          <w:rFonts w:asciiTheme="minorHAnsi" w:hAnsiTheme="minorHAnsi" w:cstheme="minorHAnsi"/>
          <w:color w:val="333333"/>
          <w:shd w:val="clear" w:color="auto" w:fill="FFFFFF"/>
        </w:rPr>
        <w:t>) and Data collector implementation in checkout process</w:t>
      </w:r>
      <w:r>
        <w:rPr>
          <w:rFonts w:asciiTheme="minorHAnsi" w:hAnsiTheme="minorHAnsi" w:cstheme="minorHAnsi"/>
          <w:color w:val="333333"/>
          <w:shd w:val="clear" w:color="auto" w:fill="FFFFFF"/>
        </w:rPr>
        <w:t>;</w:t>
      </w:r>
    </w:p>
    <w:p w:rsidR="00EC0F95" w:rsidRPr="00EC0F95" w:rsidRDefault="00EC0F95" w:rsidP="00EC0F95">
      <w:pPr>
        <w:pStyle w:val="ad"/>
        <w:numPr>
          <w:ilvl w:val="0"/>
          <w:numId w:val="40"/>
        </w:numPr>
        <w:spacing w:after="0" w:line="240" w:lineRule="auto"/>
        <w:jc w:val="both"/>
        <w:rPr>
          <w:rFonts w:asciiTheme="minorHAnsi" w:hAnsiTheme="minorHAnsi" w:cstheme="minorHAnsi"/>
          <w:color w:val="333333"/>
          <w:shd w:val="clear" w:color="auto" w:fill="FFFFFF"/>
        </w:rPr>
      </w:pPr>
      <w:r w:rsidRPr="00EC0F95">
        <w:rPr>
          <w:rFonts w:asciiTheme="minorHAnsi" w:hAnsiTheme="minorHAnsi" w:cstheme="minorHAnsi"/>
          <w:color w:val="333333"/>
          <w:shd w:val="clear" w:color="auto" w:fill="FFFFFF"/>
        </w:rPr>
        <w:t>ENS</w:t>
      </w:r>
      <w:r>
        <w:rPr>
          <w:rFonts w:asciiTheme="minorHAnsi" w:hAnsiTheme="minorHAnsi" w:cstheme="minorHAnsi"/>
          <w:color w:val="333333"/>
          <w:shd w:val="clear" w:color="auto" w:fill="FFFFFF"/>
        </w:rPr>
        <w:t>(Event Notification System)</w:t>
      </w:r>
      <w:r w:rsidRPr="00EC0F95">
        <w:rPr>
          <w:rFonts w:asciiTheme="minorHAnsi" w:hAnsiTheme="minorHAnsi" w:cstheme="minorHAnsi"/>
          <w:color w:val="333333"/>
          <w:shd w:val="clear" w:color="auto" w:fill="FFFFFF"/>
        </w:rPr>
        <w:t xml:space="preserve"> callback</w:t>
      </w:r>
      <w:r>
        <w:rPr>
          <w:rFonts w:asciiTheme="minorHAnsi" w:hAnsiTheme="minorHAnsi" w:cstheme="minorHAnsi"/>
          <w:color w:val="333333"/>
          <w:shd w:val="clear" w:color="auto" w:fill="FFFFFF"/>
        </w:rPr>
        <w:t>.</w:t>
      </w:r>
    </w:p>
    <w:p w:rsidR="00D8470E" w:rsidRPr="00762B0B" w:rsidRDefault="00D8470E" w:rsidP="00762B0B">
      <w:pPr>
        <w:spacing w:after="0" w:line="240" w:lineRule="auto"/>
        <w:ind w:left="1080" w:firstLine="336"/>
        <w:jc w:val="both"/>
        <w:rPr>
          <w:rFonts w:asciiTheme="minorHAnsi" w:hAnsiTheme="minorHAnsi" w:cstheme="minorHAnsi"/>
        </w:rPr>
      </w:pPr>
    </w:p>
    <w:p w:rsidR="0018232D" w:rsidRDefault="0018232D" w:rsidP="0018232D">
      <w:pPr>
        <w:pStyle w:val="2"/>
      </w:pPr>
      <w:bookmarkStart w:id="266" w:name="_Toc338404171"/>
      <w:bookmarkStart w:id="267" w:name="_Toc358635564"/>
      <w:r>
        <w:t>Limitations, Constraints</w:t>
      </w:r>
      <w:bookmarkEnd w:id="266"/>
      <w:bookmarkEnd w:id="267"/>
    </w:p>
    <w:p w:rsidR="00D8470E" w:rsidRDefault="00F55C16" w:rsidP="00D64A83">
      <w:pPr>
        <w:pStyle w:val="dmcFlietext"/>
        <w:ind w:firstLine="229"/>
        <w:rPr>
          <w:i/>
        </w:rPr>
      </w:pPr>
      <w:r>
        <w:rPr>
          <w:i/>
        </w:rPr>
        <w:t>Limited Payment Methods; currently only Credit Card.</w:t>
      </w:r>
    </w:p>
    <w:p w:rsidR="00D64A83" w:rsidRPr="00D64A83" w:rsidRDefault="00F55C16" w:rsidP="00D64A83">
      <w:pPr>
        <w:pStyle w:val="dmcFlietext"/>
        <w:ind w:firstLine="229"/>
        <w:rPr>
          <w:i/>
        </w:rPr>
      </w:pPr>
      <w:r>
        <w:rPr>
          <w:i/>
        </w:rPr>
        <w:t>No AVS or CVV information has been passed.</w:t>
      </w:r>
    </w:p>
    <w:p w:rsidR="0018232D" w:rsidRDefault="0018232D" w:rsidP="0018232D">
      <w:pPr>
        <w:pStyle w:val="2"/>
      </w:pPr>
      <w:bookmarkStart w:id="268" w:name="_Toc338404172"/>
      <w:bookmarkStart w:id="269" w:name="_Toc78862413"/>
      <w:bookmarkStart w:id="270" w:name="_Toc245264334"/>
      <w:bookmarkStart w:id="271" w:name="_Toc279703420"/>
      <w:bookmarkStart w:id="272" w:name="_Toc279703513"/>
      <w:bookmarkStart w:id="273" w:name="_Toc358635565"/>
      <w:bookmarkEnd w:id="262"/>
      <w:r>
        <w:t>Compatibility</w:t>
      </w:r>
      <w:bookmarkEnd w:id="268"/>
      <w:bookmarkEnd w:id="273"/>
    </w:p>
    <w:bookmarkEnd w:id="269"/>
    <w:bookmarkEnd w:id="270"/>
    <w:bookmarkEnd w:id="271"/>
    <w:bookmarkEnd w:id="272"/>
    <w:p w:rsidR="00D8470E" w:rsidRDefault="00D8470E" w:rsidP="002A0C9A">
      <w:pPr>
        <w:ind w:left="372" w:firstLine="708"/>
      </w:pPr>
      <w:r>
        <w:t xml:space="preserve">Cartridge designed for </w:t>
      </w:r>
      <w:proofErr w:type="spellStart"/>
      <w:r>
        <w:t>Demandware</w:t>
      </w:r>
      <w:proofErr w:type="spellEnd"/>
      <w:r>
        <w:t xml:space="preserve"> </w:t>
      </w:r>
      <w:smartTag w:uri="urn:schemas-microsoft-com:office:smarttags" w:element="stockticker">
        <w:r>
          <w:t>API</w:t>
        </w:r>
      </w:smartTag>
      <w:r>
        <w:t xml:space="preserve"> version</w:t>
      </w:r>
      <w:r w:rsidR="00654A58">
        <w:t xml:space="preserve"> 13.1. </w:t>
      </w:r>
    </w:p>
    <w:p w:rsidR="00D8470E" w:rsidRPr="00F10C2D" w:rsidRDefault="00D8470E" w:rsidP="0034100A">
      <w:pPr>
        <w:ind w:left="372" w:firstLine="708"/>
      </w:pPr>
      <w:r>
        <w:t>Compatibility Mode: 10.6</w:t>
      </w:r>
    </w:p>
    <w:p w:rsidR="0018232D" w:rsidRPr="0001177F" w:rsidRDefault="0018232D" w:rsidP="0018232D">
      <w:pPr>
        <w:pStyle w:val="2"/>
      </w:pPr>
      <w:bookmarkStart w:id="274" w:name="_Toc338404173"/>
      <w:bookmarkStart w:id="275" w:name="_Toc78862414"/>
      <w:bookmarkStart w:id="276" w:name="_Toc358635566"/>
      <w:r>
        <w:t>Privacy, Payment</w:t>
      </w:r>
      <w:bookmarkEnd w:id="274"/>
      <w:bookmarkEnd w:id="276"/>
    </w:p>
    <w:p w:rsidR="0018232D" w:rsidRDefault="00513E47" w:rsidP="00513E47">
      <w:pPr>
        <w:autoSpaceDE w:val="0"/>
        <w:autoSpaceDN w:val="0"/>
        <w:adjustRightInd w:val="0"/>
        <w:spacing w:after="0" w:line="240" w:lineRule="auto"/>
        <w:ind w:left="1080" w:firstLine="336"/>
        <w:jc w:val="both"/>
        <w:rPr>
          <w:rFonts w:asciiTheme="minorHAnsi" w:eastAsiaTheme="minorHAnsi" w:hAnsiTheme="minorHAnsi" w:cstheme="minorHAnsi"/>
        </w:rPr>
      </w:pPr>
      <w:proofErr w:type="spellStart"/>
      <w:r w:rsidRPr="006B0F5C">
        <w:rPr>
          <w:rFonts w:asciiTheme="minorHAnsi" w:eastAsiaTheme="minorHAnsi" w:hAnsiTheme="minorHAnsi" w:cstheme="minorHAnsi"/>
        </w:rPr>
        <w:t>Kount</w:t>
      </w:r>
      <w:proofErr w:type="spellEnd"/>
      <w:r w:rsidRPr="006B0F5C">
        <w:rPr>
          <w:rFonts w:asciiTheme="minorHAnsi" w:eastAsiaTheme="minorHAnsi" w:hAnsiTheme="minorHAnsi" w:cstheme="minorHAnsi"/>
        </w:rPr>
        <w:t xml:space="preserve"> supports </w:t>
      </w:r>
      <w:r w:rsidR="00EC0F95" w:rsidRPr="006B0F5C">
        <w:rPr>
          <w:rFonts w:asciiTheme="minorHAnsi" w:eastAsiaTheme="minorHAnsi" w:hAnsiTheme="minorHAnsi" w:cstheme="minorHAnsi"/>
        </w:rPr>
        <w:t>different</w:t>
      </w:r>
      <w:r w:rsidRPr="006B0F5C">
        <w:rPr>
          <w:rFonts w:asciiTheme="minorHAnsi" w:eastAsiaTheme="minorHAnsi" w:hAnsiTheme="minorHAnsi" w:cstheme="minorHAnsi"/>
        </w:rPr>
        <w:t xml:space="preserve"> payment</w:t>
      </w:r>
      <w:r w:rsidR="00EC0F95" w:rsidRPr="006B0F5C">
        <w:rPr>
          <w:rFonts w:asciiTheme="minorHAnsi" w:eastAsiaTheme="minorHAnsi" w:hAnsiTheme="minorHAnsi" w:cstheme="minorHAnsi"/>
        </w:rPr>
        <w:t xml:space="preserve"> </w:t>
      </w:r>
      <w:r w:rsidRPr="006B0F5C">
        <w:rPr>
          <w:rFonts w:asciiTheme="minorHAnsi" w:eastAsiaTheme="minorHAnsi" w:hAnsiTheme="minorHAnsi" w:cstheme="minorHAnsi"/>
        </w:rPr>
        <w:t>types and depend</w:t>
      </w:r>
      <w:r w:rsidR="001B5B1D" w:rsidRPr="006B0F5C">
        <w:rPr>
          <w:rFonts w:asciiTheme="minorHAnsi" w:eastAsiaTheme="minorHAnsi" w:hAnsiTheme="minorHAnsi" w:cstheme="minorHAnsi"/>
        </w:rPr>
        <w:t>s</w:t>
      </w:r>
      <w:r w:rsidRPr="006B0F5C">
        <w:rPr>
          <w:rFonts w:asciiTheme="minorHAnsi" w:eastAsiaTheme="minorHAnsi" w:hAnsiTheme="minorHAnsi" w:cstheme="minorHAnsi"/>
        </w:rPr>
        <w:t xml:space="preserve"> </w:t>
      </w:r>
      <w:r w:rsidR="001B5B1D" w:rsidRPr="006B0F5C">
        <w:rPr>
          <w:rFonts w:asciiTheme="minorHAnsi" w:eastAsiaTheme="minorHAnsi" w:hAnsiTheme="minorHAnsi" w:cstheme="minorHAnsi"/>
        </w:rPr>
        <w:t xml:space="preserve">on </w:t>
      </w:r>
      <w:r w:rsidRPr="006B0F5C">
        <w:rPr>
          <w:rFonts w:asciiTheme="minorHAnsi" w:eastAsiaTheme="minorHAnsi" w:hAnsiTheme="minorHAnsi" w:cstheme="minorHAnsi"/>
        </w:rPr>
        <w:t>chosen by the customer</w:t>
      </w:r>
      <w:r w:rsidR="001B5B1D" w:rsidRPr="006B0F5C">
        <w:rPr>
          <w:rFonts w:asciiTheme="minorHAnsi" w:eastAsiaTheme="minorHAnsi" w:hAnsiTheme="minorHAnsi" w:cstheme="minorHAnsi"/>
        </w:rPr>
        <w:t xml:space="preserve"> payment type</w:t>
      </w:r>
      <w:r w:rsidRPr="006B0F5C">
        <w:rPr>
          <w:rFonts w:asciiTheme="minorHAnsi" w:eastAsiaTheme="minorHAnsi" w:hAnsiTheme="minorHAnsi" w:cstheme="minorHAnsi"/>
        </w:rPr>
        <w:t xml:space="preserve"> </w:t>
      </w:r>
      <w:r w:rsidR="001B5B1D" w:rsidRPr="006B0F5C">
        <w:rPr>
          <w:rFonts w:asciiTheme="minorHAnsi" w:eastAsiaTheme="minorHAnsi" w:hAnsiTheme="minorHAnsi" w:cstheme="minorHAnsi"/>
        </w:rPr>
        <w:t>(</w:t>
      </w:r>
      <w:r w:rsidRPr="006B0F5C">
        <w:rPr>
          <w:rFonts w:asciiTheme="minorHAnsi" w:eastAsiaTheme="minorHAnsi" w:hAnsiTheme="minorHAnsi" w:cstheme="minorHAnsi"/>
        </w:rPr>
        <w:t>payment tokens are required</w:t>
      </w:r>
      <w:r w:rsidR="001B5B1D" w:rsidRPr="006B0F5C">
        <w:rPr>
          <w:rFonts w:asciiTheme="minorHAnsi" w:eastAsiaTheme="minorHAnsi" w:hAnsiTheme="minorHAnsi" w:cstheme="minorHAnsi"/>
        </w:rPr>
        <w:t>)</w:t>
      </w:r>
      <w:r w:rsidRPr="006B0F5C">
        <w:rPr>
          <w:rFonts w:asciiTheme="minorHAnsi" w:eastAsiaTheme="minorHAnsi" w:hAnsiTheme="minorHAnsi" w:cstheme="minorHAnsi"/>
        </w:rPr>
        <w:t>.</w:t>
      </w:r>
      <w:r w:rsidR="004E63BE" w:rsidRPr="006B0F5C">
        <w:rPr>
          <w:rFonts w:asciiTheme="minorHAnsi" w:eastAsiaTheme="minorHAnsi" w:hAnsiTheme="minorHAnsi" w:cstheme="minorHAnsi"/>
        </w:rPr>
        <w:t xml:space="preserve"> If chosen payment method not supported by </w:t>
      </w:r>
      <w:proofErr w:type="spellStart"/>
      <w:r w:rsidR="004E63BE" w:rsidRPr="006B0F5C">
        <w:rPr>
          <w:rFonts w:asciiTheme="minorHAnsi" w:eastAsiaTheme="minorHAnsi" w:hAnsiTheme="minorHAnsi" w:cstheme="minorHAnsi"/>
        </w:rPr>
        <w:t>Kount</w:t>
      </w:r>
      <w:proofErr w:type="spellEnd"/>
      <w:r w:rsidR="004E63BE" w:rsidRPr="006B0F5C">
        <w:rPr>
          <w:rFonts w:asciiTheme="minorHAnsi" w:eastAsiaTheme="minorHAnsi" w:hAnsiTheme="minorHAnsi" w:cstheme="minorHAnsi"/>
        </w:rPr>
        <w:t>, then</w:t>
      </w:r>
      <w:r w:rsidR="00F55C16">
        <w:rPr>
          <w:rFonts w:asciiTheme="minorHAnsi" w:eastAsiaTheme="minorHAnsi" w:hAnsiTheme="minorHAnsi" w:cstheme="minorHAnsi"/>
        </w:rPr>
        <w:t xml:space="preserve"> a value of</w:t>
      </w:r>
      <w:r w:rsidR="004E63BE" w:rsidRPr="006B0F5C">
        <w:rPr>
          <w:rFonts w:asciiTheme="minorHAnsi" w:eastAsiaTheme="minorHAnsi" w:hAnsiTheme="minorHAnsi" w:cstheme="minorHAnsi"/>
        </w:rPr>
        <w:t xml:space="preserve"> NONE</w:t>
      </w:r>
      <w:r w:rsidR="001B5B1D" w:rsidRPr="006B0F5C">
        <w:rPr>
          <w:rFonts w:asciiTheme="minorHAnsi" w:eastAsiaTheme="minorHAnsi" w:hAnsiTheme="minorHAnsi" w:cstheme="minorHAnsi"/>
        </w:rPr>
        <w:t xml:space="preserve"> should be </w:t>
      </w:r>
      <w:r w:rsidR="00F55C16">
        <w:rPr>
          <w:rFonts w:asciiTheme="minorHAnsi" w:eastAsiaTheme="minorHAnsi" w:hAnsiTheme="minorHAnsi" w:cstheme="minorHAnsi"/>
        </w:rPr>
        <w:t>passed</w:t>
      </w:r>
      <w:r w:rsidR="001B5B1D" w:rsidRPr="006B0F5C">
        <w:rPr>
          <w:rFonts w:asciiTheme="minorHAnsi" w:eastAsiaTheme="minorHAnsi" w:hAnsiTheme="minorHAnsi" w:cstheme="minorHAnsi"/>
        </w:rPr>
        <w:t>.</w:t>
      </w:r>
    </w:p>
    <w:p w:rsidR="006B0F5C" w:rsidRDefault="006B0F5C" w:rsidP="006B0F5C">
      <w:pPr>
        <w:pStyle w:val="dmcFlietext"/>
        <w:ind w:left="1080"/>
        <w:rPr>
          <w:rStyle w:val="13"/>
          <w:rFonts w:cs="Calibri"/>
          <w:i w:val="0"/>
          <w:iCs/>
          <w:szCs w:val="18"/>
        </w:rPr>
      </w:pPr>
      <w:bookmarkStart w:id="277" w:name="_Toc245264342"/>
      <w:bookmarkStart w:id="278" w:name="_Toc279703429"/>
      <w:bookmarkStart w:id="279" w:name="_Toc279703522"/>
      <w:r>
        <w:rPr>
          <w:rStyle w:val="13"/>
          <w:rFonts w:cs="Calibri"/>
          <w:i w:val="0"/>
          <w:iCs/>
          <w:szCs w:val="18"/>
        </w:rPr>
        <w:t xml:space="preserve">The integration uses customer profile data, and transfers it to </w:t>
      </w:r>
      <w:proofErr w:type="spellStart"/>
      <w:r>
        <w:rPr>
          <w:rStyle w:val="13"/>
          <w:rFonts w:cs="Calibri"/>
          <w:i w:val="0"/>
          <w:iCs/>
          <w:szCs w:val="18"/>
        </w:rPr>
        <w:t>Kount</w:t>
      </w:r>
      <w:proofErr w:type="spellEnd"/>
      <w:r>
        <w:rPr>
          <w:rStyle w:val="13"/>
          <w:rFonts w:cs="Calibri"/>
          <w:i w:val="0"/>
          <w:iCs/>
          <w:szCs w:val="18"/>
        </w:rPr>
        <w:t xml:space="preserve">. </w:t>
      </w:r>
      <w:r w:rsidR="006E053E">
        <w:rPr>
          <w:rStyle w:val="13"/>
          <w:rFonts w:cs="Calibri"/>
          <w:i w:val="0"/>
          <w:iCs/>
          <w:szCs w:val="18"/>
        </w:rPr>
        <w:t>Hashed c</w:t>
      </w:r>
      <w:r>
        <w:rPr>
          <w:rStyle w:val="13"/>
          <w:rFonts w:cs="Calibri"/>
          <w:i w:val="0"/>
          <w:iCs/>
          <w:szCs w:val="18"/>
        </w:rPr>
        <w:t xml:space="preserve">redit card data is sent to </w:t>
      </w:r>
      <w:proofErr w:type="spellStart"/>
      <w:r w:rsidR="00FC79B2">
        <w:rPr>
          <w:rStyle w:val="13"/>
          <w:rFonts w:cs="Calibri"/>
          <w:i w:val="0"/>
          <w:iCs/>
          <w:szCs w:val="18"/>
        </w:rPr>
        <w:t>Kount</w:t>
      </w:r>
      <w:proofErr w:type="spellEnd"/>
      <w:r w:rsidR="00AA660F">
        <w:rPr>
          <w:rStyle w:val="13"/>
          <w:rFonts w:cs="Calibri"/>
          <w:i w:val="0"/>
          <w:iCs/>
          <w:szCs w:val="18"/>
        </w:rPr>
        <w:t xml:space="preserve"> system</w:t>
      </w:r>
      <w:r>
        <w:rPr>
          <w:rStyle w:val="13"/>
          <w:rFonts w:cs="Calibri"/>
          <w:i w:val="0"/>
          <w:iCs/>
          <w:szCs w:val="18"/>
        </w:rPr>
        <w:t xml:space="preserve">. The following credit card data is sent: </w:t>
      </w:r>
    </w:p>
    <w:p w:rsidR="006B0F5C" w:rsidRDefault="006B0F5C" w:rsidP="006B0F5C">
      <w:pPr>
        <w:pStyle w:val="dmcFlietext"/>
        <w:numPr>
          <w:ilvl w:val="0"/>
          <w:numId w:val="41"/>
        </w:numPr>
        <w:spacing w:after="0"/>
        <w:rPr>
          <w:rStyle w:val="13"/>
          <w:rFonts w:cs="Calibri"/>
          <w:i w:val="0"/>
          <w:iCs/>
          <w:szCs w:val="18"/>
        </w:rPr>
      </w:pPr>
      <w:r>
        <w:rPr>
          <w:rStyle w:val="13"/>
          <w:rFonts w:cs="Calibri"/>
          <w:i w:val="0"/>
          <w:iCs/>
          <w:szCs w:val="18"/>
        </w:rPr>
        <w:t>Masked credit card number</w:t>
      </w:r>
      <w:r w:rsidR="006E053E">
        <w:rPr>
          <w:rStyle w:val="13"/>
          <w:rFonts w:cs="Calibri"/>
          <w:i w:val="0"/>
          <w:iCs/>
          <w:szCs w:val="18"/>
        </w:rPr>
        <w:t xml:space="preserve"> (Salted Irreversible Hash; PCI Level 1 Compliant)</w:t>
      </w:r>
    </w:p>
    <w:p w:rsidR="006B0F5C" w:rsidRDefault="006B0F5C" w:rsidP="006B0F5C">
      <w:pPr>
        <w:pStyle w:val="dmcFlietext"/>
        <w:numPr>
          <w:ilvl w:val="0"/>
          <w:numId w:val="41"/>
        </w:numPr>
        <w:spacing w:after="0"/>
        <w:rPr>
          <w:rStyle w:val="13"/>
          <w:rFonts w:cs="Calibri"/>
          <w:i w:val="0"/>
          <w:iCs/>
          <w:szCs w:val="18"/>
        </w:rPr>
      </w:pPr>
      <w:r>
        <w:rPr>
          <w:rStyle w:val="13"/>
          <w:rFonts w:cs="Calibri"/>
          <w:i w:val="0"/>
          <w:iCs/>
          <w:szCs w:val="18"/>
        </w:rPr>
        <w:t>Card holder name</w:t>
      </w:r>
    </w:p>
    <w:p w:rsidR="006B0F5C" w:rsidRDefault="006B0F5C" w:rsidP="006B0F5C">
      <w:pPr>
        <w:pStyle w:val="dmcFlietext"/>
        <w:numPr>
          <w:ilvl w:val="0"/>
          <w:numId w:val="41"/>
        </w:numPr>
        <w:spacing w:after="0"/>
        <w:rPr>
          <w:rStyle w:val="13"/>
          <w:rFonts w:cs="Calibri"/>
          <w:i w:val="0"/>
          <w:iCs/>
          <w:szCs w:val="18"/>
        </w:rPr>
      </w:pPr>
      <w:r>
        <w:rPr>
          <w:rStyle w:val="13"/>
          <w:rFonts w:cs="Calibri"/>
          <w:i w:val="0"/>
          <w:iCs/>
          <w:szCs w:val="18"/>
        </w:rPr>
        <w:t>Credit card type</w:t>
      </w:r>
    </w:p>
    <w:p w:rsidR="0018232D" w:rsidRDefault="0018232D" w:rsidP="0018232D">
      <w:pPr>
        <w:rPr>
          <w:rFonts w:ascii="Cambria" w:hAnsi="Cambria"/>
          <w:b/>
          <w:bCs/>
          <w:color w:val="365F91"/>
          <w:sz w:val="24"/>
          <w:szCs w:val="24"/>
        </w:rPr>
      </w:pPr>
      <w:r>
        <w:br w:type="page"/>
      </w:r>
    </w:p>
    <w:p w:rsidR="0018232D" w:rsidRDefault="0018232D" w:rsidP="0018232D">
      <w:pPr>
        <w:pStyle w:val="1"/>
      </w:pPr>
      <w:bookmarkStart w:id="280" w:name="_Toc338404174"/>
      <w:bookmarkStart w:id="281" w:name="_Toc358635567"/>
      <w:bookmarkEnd w:id="277"/>
      <w:bookmarkEnd w:id="278"/>
      <w:bookmarkEnd w:id="279"/>
      <w:r>
        <w:lastRenderedPageBreak/>
        <w:t>Implementation Guide</w:t>
      </w:r>
      <w:bookmarkEnd w:id="280"/>
      <w:bookmarkEnd w:id="281"/>
    </w:p>
    <w:p w:rsidR="0018232D" w:rsidRPr="00125094" w:rsidRDefault="0018232D" w:rsidP="0018232D"/>
    <w:p w:rsidR="0018232D" w:rsidRDefault="0018232D" w:rsidP="0018232D">
      <w:pPr>
        <w:pStyle w:val="2"/>
      </w:pPr>
      <w:bookmarkStart w:id="282" w:name="_Toc338404175"/>
      <w:bookmarkStart w:id="283" w:name="_Toc358635568"/>
      <w:r>
        <w:t>Setup</w:t>
      </w:r>
      <w:bookmarkEnd w:id="282"/>
      <w:bookmarkEnd w:id="283"/>
    </w:p>
    <w:p w:rsidR="0018232D" w:rsidRDefault="00F239CC" w:rsidP="00F239CC">
      <w:pPr>
        <w:ind w:left="372" w:firstLine="708"/>
      </w:pPr>
      <w:r>
        <w:t xml:space="preserve">The </w:t>
      </w:r>
      <w:proofErr w:type="spellStart"/>
      <w:r w:rsidR="00EB18F1" w:rsidRPr="00BC2CCA">
        <w:rPr>
          <w:b/>
        </w:rPr>
        <w:t>int_kount</w:t>
      </w:r>
      <w:proofErr w:type="spellEnd"/>
      <w:r>
        <w:t xml:space="preserve"> cartridge is required for the integration.</w:t>
      </w:r>
      <w:r w:rsidR="00BE67E4">
        <w:t xml:space="preserve"> Please obtain the</w:t>
      </w:r>
      <w:r w:rsidR="006E053E">
        <w:t xml:space="preserve"> </w:t>
      </w:r>
      <w:r w:rsidR="00BE67E4">
        <w:t>cartridge</w:t>
      </w:r>
      <w:r w:rsidR="006E053E">
        <w:t xml:space="preserve"> from your </w:t>
      </w:r>
      <w:proofErr w:type="spellStart"/>
      <w:r w:rsidR="006E053E">
        <w:t>Kount</w:t>
      </w:r>
      <w:proofErr w:type="spellEnd"/>
      <w:r w:rsidR="006E053E">
        <w:t xml:space="preserve"> Technical Account </w:t>
      </w:r>
      <w:commentRangeStart w:id="284"/>
      <w:r w:rsidR="006E053E">
        <w:t>Manager</w:t>
      </w:r>
      <w:commentRangeEnd w:id="284"/>
      <w:r w:rsidR="00BD5332">
        <w:rPr>
          <w:rStyle w:val="af3"/>
        </w:rPr>
        <w:commentReference w:id="284"/>
      </w:r>
      <w:r w:rsidR="006E053E">
        <w:t>.</w:t>
      </w:r>
      <w:ins w:id="286" w:author="Демонстрационная версия" w:date="2013-05-17T12:33:00Z">
        <w:r w:rsidR="00A32BF0">
          <w:t xml:space="preserve"> The cartridge will also be available to all </w:t>
        </w:r>
        <w:proofErr w:type="spellStart"/>
        <w:r w:rsidR="00A32BF0">
          <w:t>Demandware</w:t>
        </w:r>
        <w:proofErr w:type="spellEnd"/>
        <w:r w:rsidR="00A32BF0">
          <w:t xml:space="preserve"> merchants via their secured LINK Marketplace website</w:t>
        </w:r>
      </w:ins>
      <w:ins w:id="287" w:author="llm" w:date="2013-05-17T07:08:00Z">
        <w:r w:rsidR="00E21DE6">
          <w:t>.</w:t>
        </w:r>
      </w:ins>
    </w:p>
    <w:tbl>
      <w:tblPr>
        <w:tblStyle w:val="TableNormal1"/>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093"/>
        <w:gridCol w:w="4336"/>
      </w:tblGrid>
      <w:tr w:rsidR="002946CA" w:rsidTr="002946CA">
        <w:trPr>
          <w:jc w:val="center"/>
        </w:trPr>
        <w:tc>
          <w:tcPr>
            <w:tcW w:w="2093" w:type="dxa"/>
            <w:tcBorders>
              <w:top w:val="single" w:sz="4" w:space="0" w:color="000000"/>
              <w:left w:val="single" w:sz="4" w:space="0" w:color="000000"/>
              <w:bottom w:val="single" w:sz="4" w:space="0" w:color="000000"/>
              <w:right w:val="single" w:sz="4" w:space="0" w:color="000000"/>
            </w:tcBorders>
            <w:hideMark/>
          </w:tcPr>
          <w:p w:rsidR="002946CA" w:rsidRDefault="002946CA">
            <w:pPr>
              <w:rPr>
                <w:sz w:val="22"/>
                <w:szCs w:val="22"/>
              </w:rPr>
            </w:pPr>
            <w:r>
              <w:t>Cartridge name</w:t>
            </w:r>
          </w:p>
        </w:tc>
        <w:tc>
          <w:tcPr>
            <w:tcW w:w="4336" w:type="dxa"/>
            <w:tcBorders>
              <w:top w:val="single" w:sz="4" w:space="0" w:color="000000"/>
              <w:left w:val="single" w:sz="4" w:space="0" w:color="000000"/>
              <w:bottom w:val="single" w:sz="4" w:space="0" w:color="000000"/>
              <w:right w:val="single" w:sz="4" w:space="0" w:color="000000"/>
            </w:tcBorders>
            <w:hideMark/>
          </w:tcPr>
          <w:p w:rsidR="002946CA" w:rsidRDefault="002946CA" w:rsidP="002946CA">
            <w:pPr>
              <w:rPr>
                <w:sz w:val="22"/>
                <w:szCs w:val="22"/>
              </w:rPr>
            </w:pPr>
            <w:proofErr w:type="spellStart"/>
            <w:r>
              <w:t>int_kount</w:t>
            </w:r>
            <w:proofErr w:type="spellEnd"/>
          </w:p>
        </w:tc>
      </w:tr>
      <w:tr w:rsidR="002946CA" w:rsidTr="002946CA">
        <w:trPr>
          <w:jc w:val="center"/>
        </w:trPr>
        <w:tc>
          <w:tcPr>
            <w:tcW w:w="2093" w:type="dxa"/>
            <w:tcBorders>
              <w:top w:val="single" w:sz="4" w:space="0" w:color="000000"/>
              <w:left w:val="single" w:sz="4" w:space="0" w:color="000000"/>
              <w:bottom w:val="single" w:sz="4" w:space="0" w:color="000000"/>
              <w:right w:val="single" w:sz="4" w:space="0" w:color="000000"/>
            </w:tcBorders>
            <w:hideMark/>
          </w:tcPr>
          <w:p w:rsidR="002946CA" w:rsidRDefault="002946CA">
            <w:pPr>
              <w:rPr>
                <w:sz w:val="22"/>
                <w:szCs w:val="22"/>
              </w:rPr>
            </w:pPr>
            <w:r>
              <w:t>Pipelines</w:t>
            </w:r>
          </w:p>
        </w:tc>
        <w:tc>
          <w:tcPr>
            <w:tcW w:w="4336" w:type="dxa"/>
            <w:tcBorders>
              <w:top w:val="single" w:sz="4" w:space="0" w:color="000000"/>
              <w:left w:val="single" w:sz="4" w:space="0" w:color="000000"/>
              <w:bottom w:val="single" w:sz="4" w:space="0" w:color="000000"/>
              <w:right w:val="single" w:sz="4" w:space="0" w:color="000000"/>
            </w:tcBorders>
            <w:hideMark/>
          </w:tcPr>
          <w:p w:rsidR="002946CA" w:rsidRDefault="002946CA">
            <w:pPr>
              <w:rPr>
                <w:sz w:val="22"/>
                <w:szCs w:val="22"/>
              </w:rPr>
            </w:pPr>
            <w:r>
              <w:t>Kount.xml</w:t>
            </w:r>
          </w:p>
          <w:p w:rsidR="002946CA" w:rsidRPr="002946CA" w:rsidRDefault="002946CA">
            <w:r>
              <w:t>KountENS.xml</w:t>
            </w:r>
          </w:p>
        </w:tc>
      </w:tr>
      <w:tr w:rsidR="002946CA" w:rsidTr="002946CA">
        <w:trPr>
          <w:jc w:val="center"/>
        </w:trPr>
        <w:tc>
          <w:tcPr>
            <w:tcW w:w="2093" w:type="dxa"/>
            <w:tcBorders>
              <w:top w:val="single" w:sz="4" w:space="0" w:color="000000"/>
              <w:left w:val="single" w:sz="4" w:space="0" w:color="000000"/>
              <w:bottom w:val="single" w:sz="4" w:space="0" w:color="000000"/>
              <w:right w:val="single" w:sz="4" w:space="0" w:color="000000"/>
            </w:tcBorders>
            <w:hideMark/>
          </w:tcPr>
          <w:p w:rsidR="002946CA" w:rsidRDefault="002946CA">
            <w:pPr>
              <w:rPr>
                <w:sz w:val="22"/>
                <w:szCs w:val="22"/>
              </w:rPr>
            </w:pPr>
            <w:r>
              <w:t>Scripts</w:t>
            </w:r>
          </w:p>
        </w:tc>
        <w:tc>
          <w:tcPr>
            <w:tcW w:w="4336" w:type="dxa"/>
            <w:tcBorders>
              <w:top w:val="single" w:sz="4" w:space="0" w:color="000000"/>
              <w:left w:val="single" w:sz="4" w:space="0" w:color="000000"/>
              <w:bottom w:val="single" w:sz="4" w:space="0" w:color="000000"/>
              <w:right w:val="single" w:sz="4" w:space="0" w:color="000000"/>
            </w:tcBorders>
            <w:hideMark/>
          </w:tcPr>
          <w:p w:rsidR="002946CA" w:rsidRDefault="00FA1A93">
            <w:pPr>
              <w:rPr>
                <w:sz w:val="22"/>
                <w:szCs w:val="22"/>
              </w:rPr>
            </w:pPr>
            <w:proofErr w:type="spellStart"/>
            <w:r>
              <w:t>kount</w:t>
            </w:r>
            <w:proofErr w:type="spellEnd"/>
            <w:r w:rsidR="002946CA">
              <w:t>/</w:t>
            </w:r>
            <w:r>
              <w:t>IPFilter</w:t>
            </w:r>
            <w:r w:rsidR="002946CA">
              <w:t>.ds</w:t>
            </w:r>
          </w:p>
          <w:p w:rsidR="00FA1A93" w:rsidRDefault="00FA1A93" w:rsidP="00FA1A93">
            <w:pPr>
              <w:rPr>
                <w:sz w:val="22"/>
                <w:szCs w:val="22"/>
              </w:rPr>
            </w:pPr>
            <w:proofErr w:type="spellStart"/>
            <w:r>
              <w:t>kount</w:t>
            </w:r>
            <w:proofErr w:type="spellEnd"/>
            <w:r>
              <w:t>/KountUtils.ds</w:t>
            </w:r>
          </w:p>
          <w:p w:rsidR="00FA1A93" w:rsidRDefault="00FA1A93" w:rsidP="00FA1A93">
            <w:pPr>
              <w:rPr>
                <w:sz w:val="22"/>
                <w:szCs w:val="22"/>
              </w:rPr>
            </w:pPr>
            <w:proofErr w:type="spellStart"/>
            <w:r>
              <w:t>kount</w:t>
            </w:r>
            <w:proofErr w:type="spellEnd"/>
            <w:r>
              <w:t>/LibKount.ds</w:t>
            </w:r>
          </w:p>
          <w:p w:rsidR="00FA1A93" w:rsidRDefault="00FA1A93" w:rsidP="00FA1A93">
            <w:pPr>
              <w:rPr>
                <w:sz w:val="22"/>
                <w:szCs w:val="22"/>
              </w:rPr>
            </w:pPr>
            <w:proofErr w:type="spellStart"/>
            <w:r>
              <w:t>kount</w:t>
            </w:r>
            <w:proofErr w:type="spellEnd"/>
            <w:r>
              <w:t>/PostRiskInqueryService.ds</w:t>
            </w:r>
          </w:p>
          <w:p w:rsidR="00FA1A93" w:rsidRDefault="00FA1A93" w:rsidP="00FA1A93">
            <w:pPr>
              <w:rPr>
                <w:sz w:val="22"/>
                <w:szCs w:val="22"/>
              </w:rPr>
            </w:pPr>
            <w:proofErr w:type="spellStart"/>
            <w:r>
              <w:t>kount</w:t>
            </w:r>
            <w:proofErr w:type="spellEnd"/>
            <w:r>
              <w:t>/SelectEventNodeName.ds</w:t>
            </w:r>
          </w:p>
          <w:p w:rsidR="00FA1A93" w:rsidRDefault="00FA1A93" w:rsidP="00FA1A93">
            <w:pPr>
              <w:rPr>
                <w:sz w:val="22"/>
                <w:szCs w:val="22"/>
              </w:rPr>
            </w:pPr>
            <w:proofErr w:type="spellStart"/>
            <w:r>
              <w:t>kount</w:t>
            </w:r>
            <w:proofErr w:type="spellEnd"/>
            <w:r>
              <w:t>/UpdateCustomAttribute.ds</w:t>
            </w:r>
          </w:p>
          <w:p w:rsidR="002946CA" w:rsidRDefault="00FA1A93" w:rsidP="005A5680">
            <w:pPr>
              <w:rPr>
                <w:sz w:val="22"/>
                <w:szCs w:val="22"/>
              </w:rPr>
            </w:pPr>
            <w:proofErr w:type="spellStart"/>
            <w:r>
              <w:t>kount</w:t>
            </w:r>
            <w:proofErr w:type="spellEnd"/>
            <w:r>
              <w:t>/UpdateOrder.ds</w:t>
            </w:r>
          </w:p>
        </w:tc>
      </w:tr>
      <w:tr w:rsidR="00AD2599" w:rsidTr="002946CA">
        <w:trPr>
          <w:jc w:val="center"/>
        </w:trPr>
        <w:tc>
          <w:tcPr>
            <w:tcW w:w="2093" w:type="dxa"/>
            <w:tcBorders>
              <w:top w:val="single" w:sz="4" w:space="0" w:color="000000"/>
              <w:left w:val="single" w:sz="4" w:space="0" w:color="000000"/>
              <w:bottom w:val="single" w:sz="4" w:space="0" w:color="000000"/>
              <w:right w:val="single" w:sz="4" w:space="0" w:color="000000"/>
            </w:tcBorders>
            <w:hideMark/>
          </w:tcPr>
          <w:p w:rsidR="00AD2599" w:rsidRDefault="00AD2599">
            <w:r>
              <w:t>CSS</w:t>
            </w:r>
          </w:p>
        </w:tc>
        <w:tc>
          <w:tcPr>
            <w:tcW w:w="4336" w:type="dxa"/>
            <w:tcBorders>
              <w:top w:val="single" w:sz="4" w:space="0" w:color="000000"/>
              <w:left w:val="single" w:sz="4" w:space="0" w:color="000000"/>
              <w:bottom w:val="single" w:sz="4" w:space="0" w:color="000000"/>
              <w:right w:val="single" w:sz="4" w:space="0" w:color="000000"/>
            </w:tcBorders>
            <w:hideMark/>
          </w:tcPr>
          <w:p w:rsidR="00AD2599" w:rsidRDefault="00AD2599">
            <w:r>
              <w:t>kount.css</w:t>
            </w:r>
          </w:p>
        </w:tc>
      </w:tr>
      <w:tr w:rsidR="002946CA" w:rsidTr="002946CA">
        <w:trPr>
          <w:jc w:val="center"/>
        </w:trPr>
        <w:tc>
          <w:tcPr>
            <w:tcW w:w="2093" w:type="dxa"/>
            <w:tcBorders>
              <w:top w:val="single" w:sz="4" w:space="0" w:color="000000"/>
              <w:left w:val="single" w:sz="4" w:space="0" w:color="000000"/>
              <w:bottom w:val="single" w:sz="4" w:space="0" w:color="000000"/>
              <w:right w:val="single" w:sz="4" w:space="0" w:color="000000"/>
            </w:tcBorders>
            <w:hideMark/>
          </w:tcPr>
          <w:p w:rsidR="002946CA" w:rsidRDefault="002946CA">
            <w:pPr>
              <w:rPr>
                <w:sz w:val="22"/>
                <w:szCs w:val="22"/>
              </w:rPr>
            </w:pPr>
            <w:r>
              <w:t>Templates</w:t>
            </w:r>
          </w:p>
        </w:tc>
        <w:tc>
          <w:tcPr>
            <w:tcW w:w="4336" w:type="dxa"/>
            <w:tcBorders>
              <w:top w:val="single" w:sz="4" w:space="0" w:color="000000"/>
              <w:left w:val="single" w:sz="4" w:space="0" w:color="000000"/>
              <w:bottom w:val="single" w:sz="4" w:space="0" w:color="000000"/>
              <w:right w:val="single" w:sz="4" w:space="0" w:color="000000"/>
            </w:tcBorders>
            <w:hideMark/>
          </w:tcPr>
          <w:p w:rsidR="002946CA" w:rsidRDefault="00003F97">
            <w:pPr>
              <w:rPr>
                <w:sz w:val="22"/>
                <w:szCs w:val="22"/>
              </w:rPr>
            </w:pPr>
            <w:proofErr w:type="spellStart"/>
            <w:r>
              <w:t>kount</w:t>
            </w:r>
            <w:proofErr w:type="spellEnd"/>
            <w:r w:rsidR="002946CA">
              <w:t>/</w:t>
            </w:r>
            <w:proofErr w:type="spellStart"/>
            <w:r>
              <w:t>confirmationENS.isml</w:t>
            </w:r>
            <w:proofErr w:type="spellEnd"/>
          </w:p>
          <w:p w:rsidR="002946CA" w:rsidRDefault="00003F97">
            <w:proofErr w:type="spellStart"/>
            <w:r>
              <w:t>kount</w:t>
            </w:r>
            <w:proofErr w:type="spellEnd"/>
            <w:r>
              <w:t>/</w:t>
            </w:r>
            <w:proofErr w:type="spellStart"/>
            <w:r>
              <w:t>iframe.isml</w:t>
            </w:r>
            <w:proofErr w:type="spellEnd"/>
          </w:p>
          <w:p w:rsidR="00ED3966" w:rsidRDefault="00ED3966">
            <w:proofErr w:type="spellStart"/>
            <w:r>
              <w:t>kount</w:t>
            </w:r>
            <w:proofErr w:type="spellEnd"/>
            <w:r>
              <w:t>/</w:t>
            </w:r>
            <w:proofErr w:type="spellStart"/>
            <w:r>
              <w:t>logo.isml</w:t>
            </w:r>
            <w:proofErr w:type="spellEnd"/>
          </w:p>
          <w:p w:rsidR="00E55E74" w:rsidRDefault="00E55E74">
            <w:r>
              <w:t>mail/</w:t>
            </w:r>
            <w:proofErr w:type="spellStart"/>
            <w:r>
              <w:t>risk_change.isml</w:t>
            </w:r>
            <w:proofErr w:type="spellEnd"/>
          </w:p>
          <w:p w:rsidR="002946CA" w:rsidRDefault="002946CA" w:rsidP="00775EED">
            <w:pPr>
              <w:rPr>
                <w:sz w:val="22"/>
                <w:szCs w:val="22"/>
              </w:rPr>
            </w:pPr>
            <w:r>
              <w:t>resources/</w:t>
            </w:r>
            <w:proofErr w:type="spellStart"/>
            <w:r w:rsidR="00775EED">
              <w:t>kount</w:t>
            </w:r>
            <w:r>
              <w:t>.properties</w:t>
            </w:r>
            <w:proofErr w:type="spellEnd"/>
          </w:p>
        </w:tc>
      </w:tr>
      <w:tr w:rsidR="002946CA" w:rsidTr="002946CA">
        <w:trPr>
          <w:jc w:val="center"/>
        </w:trPr>
        <w:tc>
          <w:tcPr>
            <w:tcW w:w="2093" w:type="dxa"/>
            <w:tcBorders>
              <w:top w:val="single" w:sz="4" w:space="0" w:color="000000"/>
              <w:left w:val="single" w:sz="4" w:space="0" w:color="000000"/>
              <w:bottom w:val="single" w:sz="4" w:space="0" w:color="000000"/>
              <w:right w:val="single" w:sz="4" w:space="0" w:color="000000"/>
            </w:tcBorders>
            <w:hideMark/>
          </w:tcPr>
          <w:p w:rsidR="002946CA" w:rsidRDefault="002946CA">
            <w:pPr>
              <w:rPr>
                <w:sz w:val="22"/>
                <w:szCs w:val="22"/>
              </w:rPr>
            </w:pPr>
            <w:r>
              <w:t>Metadata</w:t>
            </w:r>
          </w:p>
        </w:tc>
        <w:tc>
          <w:tcPr>
            <w:tcW w:w="4336" w:type="dxa"/>
            <w:tcBorders>
              <w:top w:val="single" w:sz="4" w:space="0" w:color="000000"/>
              <w:left w:val="single" w:sz="4" w:space="0" w:color="000000"/>
              <w:bottom w:val="single" w:sz="4" w:space="0" w:color="000000"/>
              <w:right w:val="single" w:sz="4" w:space="0" w:color="000000"/>
            </w:tcBorders>
            <w:hideMark/>
          </w:tcPr>
          <w:p w:rsidR="002946CA" w:rsidRDefault="0055619B">
            <w:pPr>
              <w:rPr>
                <w:sz w:val="22"/>
                <w:szCs w:val="22"/>
              </w:rPr>
            </w:pPr>
            <w:r>
              <w:t>kount</w:t>
            </w:r>
            <w:r w:rsidR="002946CA">
              <w:t>_metadata.xml</w:t>
            </w:r>
          </w:p>
        </w:tc>
      </w:tr>
    </w:tbl>
    <w:p w:rsidR="002946CA" w:rsidRPr="00F10C2D" w:rsidRDefault="002946CA" w:rsidP="00F239CC">
      <w:pPr>
        <w:ind w:left="372" w:firstLine="708"/>
      </w:pPr>
    </w:p>
    <w:p w:rsidR="0018232D" w:rsidRPr="000709D5" w:rsidRDefault="0018232D" w:rsidP="0018232D">
      <w:pPr>
        <w:pStyle w:val="2"/>
      </w:pPr>
      <w:bookmarkStart w:id="288" w:name="_Toc338404176"/>
      <w:bookmarkStart w:id="289" w:name="_Toc358635569"/>
      <w:r>
        <w:t>Configuration</w:t>
      </w:r>
      <w:bookmarkEnd w:id="288"/>
      <w:bookmarkEnd w:id="289"/>
    </w:p>
    <w:p w:rsidR="0018232D" w:rsidRDefault="0018232D" w:rsidP="0018232D">
      <w:pPr>
        <w:pStyle w:val="Standard1"/>
        <w:ind w:left="1080"/>
      </w:pPr>
    </w:p>
    <w:p w:rsidR="003B48EF" w:rsidRDefault="003B48EF" w:rsidP="003B48EF">
      <w:pPr>
        <w:ind w:left="372" w:firstLine="708"/>
      </w:pPr>
      <w:r>
        <w:t xml:space="preserve">The integration requires </w:t>
      </w:r>
      <w:r w:rsidR="00B37D83">
        <w:t>5</w:t>
      </w:r>
      <w:r>
        <w:t xml:space="preserve"> configuration </w:t>
      </w:r>
      <w:commentRangeStart w:id="290"/>
      <w:commentRangeStart w:id="291"/>
      <w:r>
        <w:t>steps</w:t>
      </w:r>
      <w:commentRangeEnd w:id="290"/>
      <w:commentRangeEnd w:id="291"/>
      <w:r w:rsidR="00C67428">
        <w:rPr>
          <w:rStyle w:val="af3"/>
        </w:rPr>
        <w:commentReference w:id="290"/>
      </w:r>
      <w:r w:rsidR="009110E9">
        <w:rPr>
          <w:rStyle w:val="af3"/>
        </w:rPr>
        <w:commentReference w:id="291"/>
      </w:r>
      <w:r>
        <w:t>:</w:t>
      </w:r>
    </w:p>
    <w:p w:rsidR="003B48EF" w:rsidRDefault="00DF02B8" w:rsidP="003B48EF">
      <w:pPr>
        <w:pStyle w:val="12"/>
        <w:numPr>
          <w:ilvl w:val="0"/>
          <w:numId w:val="28"/>
        </w:numPr>
        <w:rPr>
          <w:lang w:val="en-US"/>
        </w:rPr>
      </w:pPr>
      <w:r>
        <w:rPr>
          <w:lang w:val="en-US"/>
        </w:rPr>
        <w:t xml:space="preserve">Use </w:t>
      </w:r>
      <w:r w:rsidR="00EB18F1" w:rsidRPr="00BC2CCA">
        <w:rPr>
          <w:b/>
          <w:lang w:val="en-US"/>
        </w:rPr>
        <w:t>Site Import</w:t>
      </w:r>
      <w:r>
        <w:rPr>
          <w:lang w:val="en-US"/>
        </w:rPr>
        <w:t xml:space="preserve"> to </w:t>
      </w:r>
      <w:r w:rsidR="00B37D83">
        <w:rPr>
          <w:lang w:val="en-US"/>
        </w:rPr>
        <w:t>C</w:t>
      </w:r>
      <w:r w:rsidR="003B48EF">
        <w:rPr>
          <w:lang w:val="en-US"/>
        </w:rPr>
        <w:t xml:space="preserve">reate </w:t>
      </w:r>
      <w:r w:rsidR="00B37D83">
        <w:rPr>
          <w:lang w:val="en-US"/>
        </w:rPr>
        <w:t>C</w:t>
      </w:r>
      <w:r w:rsidR="003B48EF">
        <w:rPr>
          <w:lang w:val="en-US"/>
        </w:rPr>
        <w:t xml:space="preserve">ustom System Object </w:t>
      </w:r>
      <w:r w:rsidR="00B37D83">
        <w:rPr>
          <w:lang w:val="en-US"/>
        </w:rPr>
        <w:t>D</w:t>
      </w:r>
      <w:r w:rsidR="003B48EF">
        <w:rPr>
          <w:lang w:val="en-US"/>
        </w:rPr>
        <w:t>efinitions</w:t>
      </w:r>
      <w:r>
        <w:rPr>
          <w:lang w:val="en-US"/>
        </w:rPr>
        <w:t xml:space="preserve"> </w:t>
      </w:r>
      <w:r w:rsidR="00F55C16">
        <w:rPr>
          <w:lang w:val="en-US"/>
        </w:rPr>
        <w:t>&amp;</w:t>
      </w:r>
      <w:r w:rsidR="00B37D83">
        <w:rPr>
          <w:lang w:val="en-US"/>
        </w:rPr>
        <w:t>S</w:t>
      </w:r>
      <w:r w:rsidR="00F55C16">
        <w:rPr>
          <w:lang w:val="en-US"/>
        </w:rPr>
        <w:t xml:space="preserve">etting </w:t>
      </w:r>
      <w:proofErr w:type="spellStart"/>
      <w:r w:rsidR="00F55C16">
        <w:rPr>
          <w:lang w:val="en-US"/>
        </w:rPr>
        <w:t>Kount</w:t>
      </w:r>
      <w:proofErr w:type="spellEnd"/>
      <w:r w:rsidR="00F55C16">
        <w:rPr>
          <w:lang w:val="en-US"/>
        </w:rPr>
        <w:t xml:space="preserve"> Site Preferences for each site</w:t>
      </w:r>
    </w:p>
    <w:p w:rsidR="00BB7A33" w:rsidRDefault="00BB7A33" w:rsidP="00BB7A33">
      <w:pPr>
        <w:pStyle w:val="12"/>
        <w:numPr>
          <w:ilvl w:val="0"/>
          <w:numId w:val="28"/>
        </w:numPr>
        <w:rPr>
          <w:lang w:val="en-US"/>
        </w:rPr>
      </w:pPr>
      <w:r>
        <w:rPr>
          <w:lang w:val="en-US"/>
        </w:rPr>
        <w:t>Certificate Conversion and Certificate &amp; Key file Import to Business Manager</w:t>
      </w:r>
    </w:p>
    <w:p w:rsidR="003B48EF" w:rsidRDefault="00B37D83" w:rsidP="003B48EF">
      <w:pPr>
        <w:pStyle w:val="12"/>
        <w:numPr>
          <w:ilvl w:val="0"/>
          <w:numId w:val="28"/>
        </w:numPr>
        <w:rPr>
          <w:lang w:val="en-US"/>
        </w:rPr>
      </w:pPr>
      <w:r>
        <w:rPr>
          <w:lang w:val="en-US"/>
        </w:rPr>
        <w:t xml:space="preserve">Configuring </w:t>
      </w:r>
      <w:r w:rsidR="00BB7A33">
        <w:rPr>
          <w:lang w:val="en-US"/>
        </w:rPr>
        <w:t xml:space="preserve">the </w:t>
      </w:r>
      <w:r w:rsidR="00803B18">
        <w:rPr>
          <w:lang w:val="en-US"/>
        </w:rPr>
        <w:t>Event Notification S</w:t>
      </w:r>
      <w:r>
        <w:rPr>
          <w:lang w:val="en-US"/>
        </w:rPr>
        <w:t>ervice</w:t>
      </w:r>
    </w:p>
    <w:p w:rsidR="003B48EF" w:rsidRDefault="003B48EF" w:rsidP="003B48EF">
      <w:pPr>
        <w:pStyle w:val="12"/>
        <w:numPr>
          <w:ilvl w:val="0"/>
          <w:numId w:val="28"/>
        </w:numPr>
        <w:rPr>
          <w:lang w:val="en-US"/>
        </w:rPr>
      </w:pPr>
      <w:r>
        <w:rPr>
          <w:lang w:val="en-US"/>
        </w:rPr>
        <w:t xml:space="preserve">Assign the </w:t>
      </w:r>
      <w:r w:rsidR="00B37D83">
        <w:rPr>
          <w:lang w:val="en-US"/>
        </w:rPr>
        <w:t>C</w:t>
      </w:r>
      <w:r>
        <w:rPr>
          <w:lang w:val="en-US"/>
        </w:rPr>
        <w:t xml:space="preserve">artridge to a </w:t>
      </w:r>
      <w:r w:rsidR="00B37D83">
        <w:rPr>
          <w:lang w:val="en-US"/>
        </w:rPr>
        <w:t>S</w:t>
      </w:r>
      <w:r>
        <w:rPr>
          <w:lang w:val="en-US"/>
        </w:rPr>
        <w:t>ite</w:t>
      </w:r>
    </w:p>
    <w:p w:rsidR="00B37D83" w:rsidRDefault="00B37D83" w:rsidP="003B48EF">
      <w:pPr>
        <w:pStyle w:val="12"/>
        <w:numPr>
          <w:ilvl w:val="0"/>
          <w:numId w:val="28"/>
        </w:numPr>
        <w:rPr>
          <w:lang w:val="en-US"/>
        </w:rPr>
      </w:pPr>
      <w:r>
        <w:rPr>
          <w:lang w:val="en-US"/>
        </w:rPr>
        <w:t>Modify Storefront Code and Pipelines</w:t>
      </w:r>
    </w:p>
    <w:p w:rsidR="0018232D" w:rsidRPr="00BC2CCA" w:rsidRDefault="00EB18F1" w:rsidP="003B48EF">
      <w:pPr>
        <w:ind w:left="1080"/>
        <w:rPr>
          <w:i/>
        </w:rPr>
      </w:pPr>
      <w:r w:rsidRPr="00BC2CCA">
        <w:rPr>
          <w:i/>
        </w:rPr>
        <w:t xml:space="preserve">Note: </w:t>
      </w:r>
      <w:r w:rsidR="00BE67E4">
        <w:rPr>
          <w:i/>
        </w:rPr>
        <w:t>Manual integration instructions</w:t>
      </w:r>
      <w:r w:rsidRPr="00BC2CCA">
        <w:rPr>
          <w:i/>
        </w:rPr>
        <w:t xml:space="preserve"> for </w:t>
      </w:r>
      <w:r w:rsidR="00BE67E4">
        <w:rPr>
          <w:i/>
        </w:rPr>
        <w:t>step</w:t>
      </w:r>
      <w:r w:rsidRPr="00BC2CCA">
        <w:rPr>
          <w:i/>
        </w:rPr>
        <w:t xml:space="preserve"> 1 can be found in Appendix A.</w:t>
      </w:r>
    </w:p>
    <w:p w:rsidR="00E37678" w:rsidRDefault="00E37678" w:rsidP="00BB26FA">
      <w:pPr>
        <w:ind w:left="1080"/>
        <w:rPr>
          <w:b/>
        </w:rPr>
      </w:pPr>
    </w:p>
    <w:p w:rsidR="00E37678" w:rsidRDefault="00E37678" w:rsidP="00BB26FA">
      <w:pPr>
        <w:ind w:left="1080"/>
        <w:rPr>
          <w:b/>
        </w:rPr>
      </w:pPr>
    </w:p>
    <w:p w:rsidR="00E37678" w:rsidRDefault="00E37678" w:rsidP="00BB26FA">
      <w:pPr>
        <w:ind w:left="1080"/>
        <w:rPr>
          <w:b/>
        </w:rPr>
      </w:pPr>
    </w:p>
    <w:p w:rsidR="00E37678" w:rsidRDefault="00E37678" w:rsidP="00BB26FA">
      <w:pPr>
        <w:ind w:left="1080"/>
        <w:rPr>
          <w:b/>
        </w:rPr>
      </w:pPr>
    </w:p>
    <w:p w:rsidR="00E37678" w:rsidRDefault="00E37678" w:rsidP="00BB26FA">
      <w:pPr>
        <w:ind w:left="1080"/>
        <w:rPr>
          <w:b/>
        </w:rPr>
      </w:pPr>
    </w:p>
    <w:p w:rsidR="00E37678" w:rsidRDefault="00E37678" w:rsidP="00BB26FA">
      <w:pPr>
        <w:ind w:left="1080"/>
        <w:rPr>
          <w:b/>
        </w:rPr>
      </w:pPr>
    </w:p>
    <w:p w:rsidR="00E37678" w:rsidRDefault="00E37678" w:rsidP="00BB26FA">
      <w:pPr>
        <w:ind w:left="1080"/>
        <w:rPr>
          <w:b/>
        </w:rPr>
      </w:pPr>
    </w:p>
    <w:p w:rsidR="00E13AED" w:rsidRDefault="00351623" w:rsidP="00BC2CCA">
      <w:pPr>
        <w:pStyle w:val="1"/>
        <w:numPr>
          <w:ilvl w:val="0"/>
          <w:numId w:val="0"/>
        </w:numPr>
        <w:ind w:left="720"/>
      </w:pPr>
      <w:bookmarkStart w:id="292" w:name="_Toc358635570"/>
      <w:r>
        <w:t>Using Site Import</w:t>
      </w:r>
      <w:bookmarkEnd w:id="292"/>
    </w:p>
    <w:p w:rsidR="00E13AED" w:rsidRDefault="00351623" w:rsidP="00BC2CCA">
      <w:pPr>
        <w:pStyle w:val="Standard1"/>
        <w:ind w:left="1433"/>
        <w:rPr>
          <w:rFonts w:asciiTheme="minorHAnsi" w:hAnsiTheme="minorHAnsi" w:cstheme="minorHAnsi"/>
          <w:b/>
          <w:sz w:val="22"/>
          <w:szCs w:val="22"/>
        </w:rPr>
      </w:pPr>
      <w:r>
        <w:rPr>
          <w:rFonts w:asciiTheme="minorHAnsi" w:hAnsiTheme="minorHAnsi" w:cstheme="minorHAnsi"/>
          <w:sz w:val="22"/>
          <w:szCs w:val="22"/>
        </w:rPr>
        <w:t xml:space="preserve">Use the </w:t>
      </w:r>
      <w:r w:rsidR="008E19AC" w:rsidRPr="008E19AC">
        <w:rPr>
          <w:rFonts w:asciiTheme="minorHAnsi" w:hAnsiTheme="minorHAnsi" w:cstheme="minorHAnsi"/>
          <w:sz w:val="22"/>
          <w:szCs w:val="22"/>
        </w:rPr>
        <w:t xml:space="preserve">kount_metadata.xml </w:t>
      </w:r>
      <w:r>
        <w:rPr>
          <w:rFonts w:asciiTheme="minorHAnsi" w:hAnsiTheme="minorHAnsi" w:cstheme="minorHAnsi"/>
          <w:sz w:val="22"/>
          <w:szCs w:val="22"/>
        </w:rPr>
        <w:t xml:space="preserve">file to </w:t>
      </w:r>
      <w:r w:rsidR="00EB18F1" w:rsidRPr="00BC2CCA">
        <w:rPr>
          <w:rFonts w:asciiTheme="minorHAnsi" w:hAnsiTheme="minorHAnsi" w:cstheme="minorHAnsi"/>
          <w:sz w:val="22"/>
          <w:szCs w:val="22"/>
        </w:rPr>
        <w:t xml:space="preserve">create the custom System Object definitions </w:t>
      </w:r>
      <w:r w:rsidR="008E19AC" w:rsidRPr="008E19AC">
        <w:rPr>
          <w:rFonts w:asciiTheme="minorHAnsi" w:hAnsiTheme="minorHAnsi" w:cstheme="minorHAnsi"/>
          <w:sz w:val="22"/>
          <w:szCs w:val="22"/>
        </w:rPr>
        <w:t xml:space="preserve">and configure </w:t>
      </w:r>
      <w:r w:rsidR="00324C21">
        <w:rPr>
          <w:rFonts w:asciiTheme="minorHAnsi" w:hAnsiTheme="minorHAnsi" w:cstheme="minorHAnsi"/>
          <w:sz w:val="22"/>
          <w:szCs w:val="22"/>
        </w:rPr>
        <w:t xml:space="preserve">the </w:t>
      </w:r>
      <w:proofErr w:type="spellStart"/>
      <w:r w:rsidR="00324C21">
        <w:rPr>
          <w:rFonts w:asciiTheme="minorHAnsi" w:hAnsiTheme="minorHAnsi" w:cstheme="minorHAnsi"/>
          <w:sz w:val="22"/>
          <w:szCs w:val="22"/>
        </w:rPr>
        <w:t>Kount</w:t>
      </w:r>
      <w:proofErr w:type="spellEnd"/>
      <w:r w:rsidR="00324C21">
        <w:rPr>
          <w:rFonts w:asciiTheme="minorHAnsi" w:hAnsiTheme="minorHAnsi" w:cstheme="minorHAnsi"/>
          <w:sz w:val="22"/>
          <w:szCs w:val="22"/>
        </w:rPr>
        <w:t xml:space="preserve"> Site Preferences.</w:t>
      </w:r>
    </w:p>
    <w:p w:rsidR="00324C21" w:rsidRPr="00BC2CCA" w:rsidRDefault="00324C21" w:rsidP="00F071D6">
      <w:pPr>
        <w:pStyle w:val="Standard1"/>
        <w:numPr>
          <w:ilvl w:val="2"/>
          <w:numId w:val="30"/>
        </w:numPr>
        <w:rPr>
          <w:rFonts w:asciiTheme="minorHAnsi" w:hAnsiTheme="minorHAnsi" w:cstheme="minorHAnsi"/>
          <w:b/>
          <w:sz w:val="22"/>
          <w:szCs w:val="22"/>
        </w:rPr>
      </w:pPr>
      <w:r>
        <w:rPr>
          <w:rFonts w:asciiTheme="minorHAnsi" w:hAnsiTheme="minorHAnsi" w:cstheme="minorHAnsi"/>
          <w:sz w:val="22"/>
          <w:szCs w:val="22"/>
        </w:rPr>
        <w:t xml:space="preserve">Login into </w:t>
      </w:r>
      <w:proofErr w:type="spellStart"/>
      <w:r>
        <w:rPr>
          <w:rFonts w:asciiTheme="minorHAnsi" w:hAnsiTheme="minorHAnsi" w:cstheme="minorHAnsi"/>
          <w:sz w:val="22"/>
          <w:szCs w:val="22"/>
        </w:rPr>
        <w:t>Demandware</w:t>
      </w:r>
      <w:proofErr w:type="spellEnd"/>
      <w:r>
        <w:rPr>
          <w:rFonts w:asciiTheme="minorHAnsi" w:hAnsiTheme="minorHAnsi" w:cstheme="minorHAnsi"/>
          <w:sz w:val="22"/>
          <w:szCs w:val="22"/>
        </w:rPr>
        <w:t xml:space="preserve"> Business Manager.</w:t>
      </w:r>
    </w:p>
    <w:p w:rsidR="008E19AC" w:rsidRPr="008E19AC" w:rsidRDefault="008E19AC" w:rsidP="008E19AC">
      <w:pPr>
        <w:pStyle w:val="Standard1"/>
        <w:numPr>
          <w:ilvl w:val="2"/>
          <w:numId w:val="30"/>
        </w:numPr>
        <w:rPr>
          <w:rFonts w:asciiTheme="minorHAnsi" w:hAnsiTheme="minorHAnsi" w:cstheme="minorHAnsi"/>
          <w:b/>
          <w:sz w:val="22"/>
          <w:szCs w:val="22"/>
        </w:rPr>
      </w:pPr>
      <w:r>
        <w:rPr>
          <w:rFonts w:asciiTheme="minorHAnsi" w:hAnsiTheme="minorHAnsi" w:cstheme="minorHAnsi"/>
          <w:noProof/>
          <w:sz w:val="22"/>
          <w:szCs w:val="22"/>
          <w:lang w:val="ru-RU" w:eastAsia="ru-RU"/>
        </w:rPr>
        <w:drawing>
          <wp:anchor distT="0" distB="0" distL="114300" distR="114300" simplePos="0" relativeHeight="251667456" behindDoc="1" locked="0" layoutInCell="1" allowOverlap="1">
            <wp:simplePos x="0" y="0"/>
            <wp:positionH relativeFrom="column">
              <wp:posOffset>430530</wp:posOffset>
            </wp:positionH>
            <wp:positionV relativeFrom="paragraph">
              <wp:posOffset>505587</wp:posOffset>
            </wp:positionV>
            <wp:extent cx="5569763" cy="1843430"/>
            <wp:effectExtent l="19050" t="0" r="0" b="0"/>
            <wp:wrapTopAndBottom/>
            <wp:docPr id="6" name="Рисунок 5"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1" cstate="print"/>
                    <a:stretch>
                      <a:fillRect/>
                    </a:stretch>
                  </pic:blipFill>
                  <pic:spPr>
                    <a:xfrm>
                      <a:off x="0" y="0"/>
                      <a:ext cx="5569763" cy="1843430"/>
                    </a:xfrm>
                    <a:prstGeom prst="rect">
                      <a:avLst/>
                    </a:prstGeom>
                  </pic:spPr>
                </pic:pic>
              </a:graphicData>
            </a:graphic>
          </wp:anchor>
        </w:drawing>
      </w:r>
      <w:r w:rsidR="00324C21">
        <w:rPr>
          <w:rFonts w:asciiTheme="minorHAnsi" w:hAnsiTheme="minorHAnsi" w:cstheme="minorHAnsi"/>
          <w:noProof/>
          <w:sz w:val="22"/>
          <w:szCs w:val="22"/>
        </w:rPr>
        <w:t>Select the</w:t>
      </w:r>
      <w:r>
        <w:rPr>
          <w:rFonts w:asciiTheme="minorHAnsi" w:hAnsiTheme="minorHAnsi" w:cstheme="minorHAnsi"/>
          <w:sz w:val="22"/>
          <w:szCs w:val="22"/>
        </w:rPr>
        <w:t xml:space="preserve"> Administration section -&gt; Site Development -&gt; Import &amp; Export</w:t>
      </w:r>
    </w:p>
    <w:p w:rsidR="008E19AC" w:rsidRDefault="008E19AC" w:rsidP="008E19AC">
      <w:pPr>
        <w:pStyle w:val="Standard1"/>
        <w:rPr>
          <w:rFonts w:asciiTheme="minorHAnsi" w:hAnsiTheme="minorHAnsi" w:cstheme="minorHAnsi"/>
          <w:sz w:val="22"/>
          <w:szCs w:val="22"/>
        </w:rPr>
      </w:pPr>
    </w:p>
    <w:p w:rsidR="008E19AC" w:rsidRPr="00927A7E" w:rsidRDefault="006E053E" w:rsidP="008E19AC">
      <w:pPr>
        <w:pStyle w:val="Standard1"/>
        <w:numPr>
          <w:ilvl w:val="2"/>
          <w:numId w:val="30"/>
        </w:numPr>
        <w:rPr>
          <w:rFonts w:asciiTheme="minorHAnsi" w:hAnsiTheme="minorHAnsi" w:cstheme="minorHAnsi"/>
          <w:b/>
          <w:sz w:val="22"/>
          <w:szCs w:val="22"/>
        </w:rPr>
      </w:pPr>
      <w:r>
        <w:rPr>
          <w:rFonts w:asciiTheme="minorHAnsi" w:hAnsiTheme="minorHAnsi" w:cstheme="minorHAnsi"/>
          <w:sz w:val="22"/>
          <w:szCs w:val="22"/>
        </w:rPr>
        <w:t xml:space="preserve">Select the </w:t>
      </w:r>
      <w:r w:rsidR="00EB18F1" w:rsidRPr="00BC2CCA">
        <w:rPr>
          <w:rFonts w:asciiTheme="minorHAnsi" w:hAnsiTheme="minorHAnsi" w:cstheme="minorHAnsi"/>
          <w:b/>
          <w:sz w:val="22"/>
          <w:szCs w:val="22"/>
        </w:rPr>
        <w:t>Upload</w:t>
      </w:r>
      <w:r w:rsidR="00927A7E">
        <w:rPr>
          <w:rFonts w:asciiTheme="minorHAnsi" w:hAnsiTheme="minorHAnsi" w:cstheme="minorHAnsi"/>
          <w:sz w:val="22"/>
          <w:szCs w:val="22"/>
        </w:rPr>
        <w:t xml:space="preserve"> </w:t>
      </w:r>
      <w:r>
        <w:rPr>
          <w:rFonts w:asciiTheme="minorHAnsi" w:hAnsiTheme="minorHAnsi" w:cstheme="minorHAnsi"/>
          <w:sz w:val="22"/>
          <w:szCs w:val="22"/>
        </w:rPr>
        <w:t xml:space="preserve">button to upload the </w:t>
      </w:r>
      <w:r w:rsidR="00927A7E">
        <w:rPr>
          <w:rFonts w:asciiTheme="minorHAnsi" w:hAnsiTheme="minorHAnsi" w:cstheme="minorHAnsi"/>
          <w:sz w:val="22"/>
          <w:szCs w:val="22"/>
        </w:rPr>
        <w:t>kount_metadata.xml file</w:t>
      </w:r>
      <w:r>
        <w:rPr>
          <w:rFonts w:asciiTheme="minorHAnsi" w:hAnsiTheme="minorHAnsi" w:cstheme="minorHAnsi"/>
          <w:sz w:val="22"/>
          <w:szCs w:val="22"/>
        </w:rPr>
        <w:t>.</w:t>
      </w:r>
    </w:p>
    <w:p w:rsidR="00927A7E" w:rsidRDefault="00927A7E" w:rsidP="00C22556">
      <w:pPr>
        <w:pStyle w:val="Standard1"/>
        <w:jc w:val="center"/>
        <w:rPr>
          <w:rFonts w:asciiTheme="minorHAnsi" w:hAnsiTheme="minorHAnsi" w:cstheme="minorHAnsi"/>
          <w:sz w:val="22"/>
          <w:szCs w:val="22"/>
        </w:rPr>
      </w:pPr>
      <w:r>
        <w:rPr>
          <w:rFonts w:asciiTheme="minorHAnsi" w:hAnsiTheme="minorHAnsi" w:cstheme="minorHAnsi"/>
          <w:noProof/>
          <w:sz w:val="22"/>
          <w:szCs w:val="22"/>
          <w:lang w:val="ru-RU" w:eastAsia="ru-RU"/>
        </w:rPr>
        <w:drawing>
          <wp:inline distT="0" distB="0" distL="0" distR="0">
            <wp:extent cx="5622626" cy="1344886"/>
            <wp:effectExtent l="19050" t="0" r="0" b="0"/>
            <wp:docPr id="8" name="Рисунок 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2" cstate="print"/>
                    <a:stretch>
                      <a:fillRect/>
                    </a:stretch>
                  </pic:blipFill>
                  <pic:spPr>
                    <a:xfrm>
                      <a:off x="0" y="0"/>
                      <a:ext cx="5641696" cy="1349447"/>
                    </a:xfrm>
                    <a:prstGeom prst="rect">
                      <a:avLst/>
                    </a:prstGeom>
                  </pic:spPr>
                </pic:pic>
              </a:graphicData>
            </a:graphic>
          </wp:inline>
        </w:drawing>
      </w:r>
    </w:p>
    <w:p w:rsidR="00E13AED" w:rsidRDefault="006E053E" w:rsidP="00BC2CCA">
      <w:pPr>
        <w:pStyle w:val="Standard1"/>
        <w:numPr>
          <w:ilvl w:val="2"/>
          <w:numId w:val="30"/>
        </w:numPr>
        <w:tabs>
          <w:tab w:val="clear" w:pos="2160"/>
        </w:tabs>
        <w:rPr>
          <w:rFonts w:asciiTheme="minorHAnsi" w:hAnsiTheme="minorHAnsi" w:cstheme="minorHAnsi"/>
          <w:noProof/>
          <w:sz w:val="22"/>
          <w:szCs w:val="22"/>
        </w:rPr>
      </w:pPr>
      <w:r>
        <w:rPr>
          <w:rFonts w:asciiTheme="minorHAnsi" w:hAnsiTheme="minorHAnsi" w:cstheme="minorHAnsi"/>
          <w:noProof/>
          <w:sz w:val="22"/>
          <w:szCs w:val="22"/>
        </w:rPr>
        <w:lastRenderedPageBreak/>
        <w:t>Select the Choose File button and navigate</w:t>
      </w:r>
      <w:r w:rsidR="00E2508B">
        <w:rPr>
          <w:rFonts w:asciiTheme="minorHAnsi" w:hAnsiTheme="minorHAnsi" w:cstheme="minorHAnsi"/>
          <w:noProof/>
          <w:sz w:val="22"/>
          <w:szCs w:val="22"/>
        </w:rPr>
        <w:t xml:space="preserve"> to the kount_metadata.xml file.  Select the Upload button.</w:t>
      </w:r>
      <w:r>
        <w:rPr>
          <w:rFonts w:asciiTheme="minorHAnsi" w:hAnsiTheme="minorHAnsi" w:cstheme="minorHAnsi"/>
          <w:noProof/>
          <w:sz w:val="22"/>
          <w:szCs w:val="22"/>
        </w:rPr>
        <w:br/>
      </w:r>
      <w:r w:rsidR="00E13AED" w:rsidRPr="00BC2CCA">
        <w:rPr>
          <w:rFonts w:asciiTheme="minorHAnsi" w:hAnsiTheme="minorHAnsi" w:cstheme="minorHAnsi"/>
          <w:noProof/>
          <w:lang w:val="ru-RU" w:eastAsia="ru-RU"/>
        </w:rPr>
        <w:drawing>
          <wp:anchor distT="0" distB="0" distL="114300" distR="114300" simplePos="0" relativeHeight="251679744" behindDoc="0" locked="0" layoutInCell="1" allowOverlap="1">
            <wp:simplePos x="0" y="0"/>
            <wp:positionH relativeFrom="column">
              <wp:posOffset>1388821</wp:posOffset>
            </wp:positionH>
            <wp:positionV relativeFrom="paragraph">
              <wp:posOffset>512064</wp:posOffset>
            </wp:positionV>
            <wp:extent cx="4904080" cy="1828800"/>
            <wp:effectExtent l="19050" t="0" r="0" b="0"/>
            <wp:wrapTopAndBottom/>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904080" cy="1828800"/>
                    </a:xfrm>
                    <a:prstGeom prst="rect">
                      <a:avLst/>
                    </a:prstGeom>
                    <a:noFill/>
                    <a:ln w="9525">
                      <a:noFill/>
                      <a:miter lim="800000"/>
                      <a:headEnd/>
                      <a:tailEnd/>
                    </a:ln>
                  </pic:spPr>
                </pic:pic>
              </a:graphicData>
            </a:graphic>
          </wp:anchor>
        </w:drawing>
      </w:r>
    </w:p>
    <w:p w:rsidR="00E13AED" w:rsidRDefault="005B70E7" w:rsidP="00BC2CCA">
      <w:pPr>
        <w:pStyle w:val="Standard1"/>
        <w:rPr>
          <w:rFonts w:asciiTheme="minorHAnsi" w:hAnsiTheme="minorHAnsi" w:cstheme="minorHAnsi"/>
          <w:noProof/>
          <w:sz w:val="22"/>
          <w:szCs w:val="22"/>
        </w:rPr>
      </w:pPr>
      <w:r>
        <w:rPr>
          <w:rFonts w:asciiTheme="minorHAnsi" w:hAnsiTheme="minorHAnsi" w:cstheme="minorHAnsi"/>
          <w:noProof/>
          <w:sz w:val="22"/>
          <w:szCs w:val="22"/>
        </w:rPr>
        <w:t>Notice that now the kount_metadata.xml file is listed within the Manage Import Files</w:t>
      </w:r>
      <w:r w:rsidR="00351623">
        <w:rPr>
          <w:rFonts w:asciiTheme="minorHAnsi" w:hAnsiTheme="minorHAnsi" w:cstheme="minorHAnsi"/>
          <w:noProof/>
          <w:sz w:val="22"/>
          <w:szCs w:val="22"/>
        </w:rPr>
        <w:t xml:space="preserve"> page.</w:t>
      </w:r>
    </w:p>
    <w:p w:rsidR="00927A7E" w:rsidRDefault="001F5A4E" w:rsidP="00ED1190">
      <w:pPr>
        <w:pStyle w:val="Standard1"/>
        <w:jc w:val="center"/>
        <w:rPr>
          <w:rFonts w:asciiTheme="minorHAnsi" w:hAnsiTheme="minorHAnsi" w:cstheme="minorHAnsi"/>
          <w:sz w:val="22"/>
          <w:szCs w:val="22"/>
        </w:rPr>
      </w:pPr>
      <w:r>
        <w:rPr>
          <w:rFonts w:asciiTheme="minorHAnsi" w:hAnsiTheme="minorHAnsi" w:cstheme="minorHAnsi"/>
          <w:noProof/>
          <w:sz w:val="22"/>
          <w:szCs w:val="22"/>
          <w:lang w:val="ru-RU" w:eastAsia="ru-RU"/>
        </w:rPr>
        <w:drawing>
          <wp:inline distT="0" distB="0" distL="0" distR="0">
            <wp:extent cx="5622625" cy="1500522"/>
            <wp:effectExtent l="19050" t="0" r="0" b="0"/>
            <wp:docPr id="9" name="Рисунок 8"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4" cstate="print"/>
                    <a:stretch>
                      <a:fillRect/>
                    </a:stretch>
                  </pic:blipFill>
                  <pic:spPr>
                    <a:xfrm>
                      <a:off x="0" y="0"/>
                      <a:ext cx="5621972" cy="1500348"/>
                    </a:xfrm>
                    <a:prstGeom prst="rect">
                      <a:avLst/>
                    </a:prstGeom>
                  </pic:spPr>
                </pic:pic>
              </a:graphicData>
            </a:graphic>
          </wp:inline>
        </w:drawing>
      </w:r>
    </w:p>
    <w:p w:rsidR="006E053E" w:rsidRPr="00ED1190" w:rsidRDefault="006E053E" w:rsidP="00ED1190">
      <w:pPr>
        <w:pStyle w:val="Standard1"/>
        <w:jc w:val="center"/>
        <w:rPr>
          <w:rFonts w:asciiTheme="minorHAnsi" w:hAnsiTheme="minorHAnsi" w:cstheme="minorHAnsi"/>
          <w:sz w:val="22"/>
          <w:szCs w:val="22"/>
        </w:rPr>
      </w:pPr>
    </w:p>
    <w:p w:rsidR="00E2508B" w:rsidRPr="00BC2CCA" w:rsidRDefault="00E2508B" w:rsidP="008E19AC">
      <w:pPr>
        <w:pStyle w:val="Standard1"/>
        <w:numPr>
          <w:ilvl w:val="2"/>
          <w:numId w:val="30"/>
        </w:numPr>
        <w:rPr>
          <w:rFonts w:asciiTheme="minorHAnsi" w:hAnsiTheme="minorHAnsi" w:cstheme="minorHAnsi"/>
          <w:b/>
          <w:sz w:val="22"/>
          <w:szCs w:val="22"/>
        </w:rPr>
      </w:pPr>
      <w:r>
        <w:rPr>
          <w:rFonts w:asciiTheme="minorHAnsi" w:hAnsiTheme="minorHAnsi" w:cstheme="minorHAnsi"/>
          <w:sz w:val="22"/>
          <w:szCs w:val="22"/>
        </w:rPr>
        <w:t xml:space="preserve">Navigate back to the Import &amp; Export page. </w:t>
      </w:r>
    </w:p>
    <w:p w:rsidR="00927A7E" w:rsidRPr="00C1542E" w:rsidRDefault="00BB3DBE" w:rsidP="008E19AC">
      <w:pPr>
        <w:pStyle w:val="Standard1"/>
        <w:numPr>
          <w:ilvl w:val="2"/>
          <w:numId w:val="30"/>
        </w:numPr>
        <w:rPr>
          <w:rFonts w:asciiTheme="minorHAnsi" w:hAnsiTheme="minorHAnsi" w:cstheme="minorHAnsi"/>
          <w:b/>
          <w:sz w:val="22"/>
          <w:szCs w:val="22"/>
        </w:rPr>
      </w:pPr>
      <w:r>
        <w:rPr>
          <w:rFonts w:asciiTheme="minorHAnsi" w:hAnsiTheme="minorHAnsi" w:cstheme="minorHAnsi"/>
          <w:noProof/>
          <w:sz w:val="22"/>
          <w:szCs w:val="22"/>
          <w:lang w:val="ru-RU" w:eastAsia="ru-RU"/>
        </w:rPr>
        <w:drawing>
          <wp:anchor distT="0" distB="0" distL="114300" distR="114300" simplePos="0" relativeHeight="251668480" behindDoc="1" locked="0" layoutInCell="1" allowOverlap="1">
            <wp:simplePos x="0" y="0"/>
            <wp:positionH relativeFrom="column">
              <wp:posOffset>308035</wp:posOffset>
            </wp:positionH>
            <wp:positionV relativeFrom="paragraph">
              <wp:posOffset>465826</wp:posOffset>
            </wp:positionV>
            <wp:extent cx="5937993" cy="1345721"/>
            <wp:effectExtent l="19050" t="0" r="5607" b="0"/>
            <wp:wrapNone/>
            <wp:docPr id="11" name="Рисунок 1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 cstate="print"/>
                    <a:stretch>
                      <a:fillRect/>
                    </a:stretch>
                  </pic:blipFill>
                  <pic:spPr>
                    <a:xfrm>
                      <a:off x="0" y="0"/>
                      <a:ext cx="5937993" cy="1345721"/>
                    </a:xfrm>
                    <a:prstGeom prst="rect">
                      <a:avLst/>
                    </a:prstGeom>
                  </pic:spPr>
                </pic:pic>
              </a:graphicData>
            </a:graphic>
          </wp:anchor>
        </w:drawing>
      </w:r>
      <w:r w:rsidR="005B70E7">
        <w:rPr>
          <w:rFonts w:asciiTheme="minorHAnsi" w:hAnsiTheme="minorHAnsi" w:cstheme="minorHAnsi"/>
          <w:sz w:val="22"/>
          <w:szCs w:val="22"/>
        </w:rPr>
        <w:t xml:space="preserve">Select the </w:t>
      </w:r>
      <w:r w:rsidR="00833DBB">
        <w:rPr>
          <w:rFonts w:asciiTheme="minorHAnsi" w:hAnsiTheme="minorHAnsi" w:cstheme="minorHAnsi"/>
          <w:sz w:val="22"/>
          <w:szCs w:val="22"/>
        </w:rPr>
        <w:t xml:space="preserve">Import </w:t>
      </w:r>
      <w:r w:rsidR="00351623">
        <w:rPr>
          <w:rFonts w:asciiTheme="minorHAnsi" w:hAnsiTheme="minorHAnsi" w:cstheme="minorHAnsi"/>
          <w:sz w:val="22"/>
          <w:szCs w:val="22"/>
        </w:rPr>
        <w:t>button.</w:t>
      </w:r>
    </w:p>
    <w:p w:rsidR="00C1542E" w:rsidRPr="00833DBB" w:rsidRDefault="00C1542E" w:rsidP="00C1542E">
      <w:pPr>
        <w:pStyle w:val="Standard1"/>
        <w:rPr>
          <w:rFonts w:asciiTheme="minorHAnsi" w:hAnsiTheme="minorHAnsi" w:cstheme="minorHAnsi"/>
          <w:b/>
          <w:sz w:val="22"/>
          <w:szCs w:val="22"/>
        </w:rPr>
      </w:pPr>
    </w:p>
    <w:p w:rsidR="00833DBB" w:rsidRDefault="00833DBB" w:rsidP="00BB3DBE">
      <w:pPr>
        <w:pStyle w:val="Standard1"/>
        <w:ind w:left="2160"/>
        <w:rPr>
          <w:rFonts w:asciiTheme="minorHAnsi" w:hAnsiTheme="minorHAnsi" w:cstheme="minorHAnsi"/>
          <w:sz w:val="22"/>
          <w:szCs w:val="22"/>
        </w:rPr>
      </w:pPr>
    </w:p>
    <w:p w:rsidR="00833DBB" w:rsidRPr="008E19AC" w:rsidRDefault="00833DBB" w:rsidP="00833DBB">
      <w:pPr>
        <w:pStyle w:val="Standard1"/>
        <w:ind w:left="2160"/>
        <w:rPr>
          <w:rFonts w:asciiTheme="minorHAnsi" w:hAnsiTheme="minorHAnsi" w:cstheme="minorHAnsi"/>
          <w:b/>
          <w:sz w:val="22"/>
          <w:szCs w:val="22"/>
        </w:rPr>
      </w:pPr>
    </w:p>
    <w:p w:rsidR="00C81462" w:rsidRDefault="00C81462" w:rsidP="00907765">
      <w:pPr>
        <w:pStyle w:val="ad"/>
        <w:ind w:left="2130"/>
        <w:rPr>
          <w:highlight w:val="green"/>
        </w:rPr>
      </w:pPr>
    </w:p>
    <w:p w:rsidR="00351623" w:rsidRDefault="00351623" w:rsidP="00907765">
      <w:pPr>
        <w:pStyle w:val="ad"/>
        <w:ind w:left="2130"/>
        <w:rPr>
          <w:noProof/>
        </w:rPr>
      </w:pPr>
    </w:p>
    <w:p w:rsidR="00E13AED" w:rsidRDefault="00351623" w:rsidP="00BC2CCA">
      <w:pPr>
        <w:pStyle w:val="ad"/>
        <w:numPr>
          <w:ilvl w:val="2"/>
          <w:numId w:val="30"/>
        </w:numPr>
        <w:rPr>
          <w:noProof/>
        </w:rPr>
      </w:pPr>
      <w:r>
        <w:rPr>
          <w:rFonts w:asciiTheme="minorHAnsi" w:hAnsiTheme="minorHAnsi" w:cstheme="minorHAnsi"/>
        </w:rPr>
        <w:t xml:space="preserve">Select the radio button next to the kount_metadata.xml file and choose the Next </w:t>
      </w:r>
      <w:r w:rsidRPr="00F071D6">
        <w:rPr>
          <w:rFonts w:asciiTheme="minorHAnsi" w:hAnsiTheme="minorHAnsi" w:cstheme="minorHAnsi"/>
        </w:rPr>
        <w:t xml:space="preserve">button. An XML Validation will run. </w:t>
      </w:r>
    </w:p>
    <w:p w:rsidR="00C1542E" w:rsidRPr="00BC2CCA" w:rsidRDefault="00C1542E" w:rsidP="00907765">
      <w:pPr>
        <w:pStyle w:val="ad"/>
        <w:ind w:left="2130"/>
      </w:pPr>
      <w:r w:rsidRPr="00F071D6">
        <w:rPr>
          <w:noProof/>
          <w:lang w:val="ru-RU" w:eastAsia="ru-RU"/>
        </w:rPr>
        <w:drawing>
          <wp:anchor distT="0" distB="0" distL="114300" distR="114300" simplePos="0" relativeHeight="251669504" behindDoc="1" locked="0" layoutInCell="1" allowOverlap="1">
            <wp:simplePos x="0" y="0"/>
            <wp:positionH relativeFrom="column">
              <wp:posOffset>290782</wp:posOffset>
            </wp:positionH>
            <wp:positionV relativeFrom="paragraph">
              <wp:posOffset>178291</wp:posOffset>
            </wp:positionV>
            <wp:extent cx="5950429" cy="1130060"/>
            <wp:effectExtent l="19050" t="0" r="0" b="0"/>
            <wp:wrapNone/>
            <wp:docPr id="18" name="Рисунок 1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6" cstate="print"/>
                    <a:stretch>
                      <a:fillRect/>
                    </a:stretch>
                  </pic:blipFill>
                  <pic:spPr>
                    <a:xfrm>
                      <a:off x="0" y="0"/>
                      <a:ext cx="5950429" cy="1130060"/>
                    </a:xfrm>
                    <a:prstGeom prst="rect">
                      <a:avLst/>
                    </a:prstGeom>
                  </pic:spPr>
                </pic:pic>
              </a:graphicData>
            </a:graphic>
          </wp:anchor>
        </w:drawing>
      </w:r>
    </w:p>
    <w:p w:rsidR="00C1542E" w:rsidRPr="00BC2CCA" w:rsidRDefault="00C1542E" w:rsidP="00907765">
      <w:pPr>
        <w:pStyle w:val="ad"/>
        <w:ind w:left="2130"/>
      </w:pPr>
    </w:p>
    <w:p w:rsidR="00C1542E" w:rsidRPr="00BC2CCA" w:rsidRDefault="00C1542E" w:rsidP="00907765">
      <w:pPr>
        <w:pStyle w:val="ad"/>
        <w:ind w:left="2130"/>
      </w:pPr>
    </w:p>
    <w:p w:rsidR="00C1542E" w:rsidRPr="00BC2CCA" w:rsidRDefault="00C1542E" w:rsidP="00907765">
      <w:pPr>
        <w:pStyle w:val="ad"/>
        <w:ind w:left="2130"/>
      </w:pPr>
    </w:p>
    <w:p w:rsidR="00C1542E" w:rsidRPr="00BC2CCA" w:rsidRDefault="00C1542E" w:rsidP="00907765">
      <w:pPr>
        <w:pStyle w:val="ad"/>
        <w:ind w:left="2130"/>
      </w:pPr>
    </w:p>
    <w:p w:rsidR="00C1542E" w:rsidRPr="00BC2CCA" w:rsidRDefault="00C1542E" w:rsidP="00907765">
      <w:pPr>
        <w:pStyle w:val="ad"/>
        <w:ind w:left="2130"/>
      </w:pPr>
    </w:p>
    <w:p w:rsidR="00C1542E" w:rsidRPr="00BC2CCA" w:rsidRDefault="00C1542E" w:rsidP="00C81462">
      <w:pPr>
        <w:pStyle w:val="ad"/>
        <w:ind w:left="2130"/>
      </w:pPr>
    </w:p>
    <w:p w:rsidR="00E13AED" w:rsidRPr="00BC2CCA" w:rsidRDefault="00351623" w:rsidP="00BC2CCA">
      <w:pPr>
        <w:pStyle w:val="ad"/>
        <w:numPr>
          <w:ilvl w:val="2"/>
          <w:numId w:val="30"/>
        </w:numPr>
      </w:pPr>
      <w:r w:rsidRPr="00F071D6">
        <w:rPr>
          <w:rFonts w:asciiTheme="minorHAnsi" w:hAnsiTheme="minorHAnsi" w:cstheme="minorHAnsi"/>
        </w:rPr>
        <w:lastRenderedPageBreak/>
        <w:t>Select the</w:t>
      </w:r>
      <w:r w:rsidR="00EB18F1" w:rsidRPr="00BC2CCA">
        <w:rPr>
          <w:rFonts w:asciiTheme="minorHAnsi" w:hAnsiTheme="minorHAnsi" w:cstheme="minorHAnsi"/>
          <w:b/>
        </w:rPr>
        <w:t xml:space="preserve"> Import</w:t>
      </w:r>
      <w:r w:rsidRPr="00F071D6">
        <w:rPr>
          <w:rFonts w:asciiTheme="minorHAnsi" w:hAnsiTheme="minorHAnsi" w:cstheme="minorHAnsi"/>
        </w:rPr>
        <w:t xml:space="preserve"> button.</w:t>
      </w:r>
    </w:p>
    <w:p w:rsidR="00351623" w:rsidRPr="00BC2CCA" w:rsidRDefault="00351623" w:rsidP="00C81462">
      <w:pPr>
        <w:pStyle w:val="ad"/>
        <w:ind w:left="2130"/>
      </w:pPr>
    </w:p>
    <w:p w:rsidR="00C1542E" w:rsidRDefault="00C1542E" w:rsidP="00C81462">
      <w:pPr>
        <w:pStyle w:val="ad"/>
        <w:ind w:left="2130"/>
        <w:rPr>
          <w:highlight w:val="green"/>
        </w:rPr>
      </w:pPr>
      <w:r>
        <w:rPr>
          <w:noProof/>
          <w:lang w:val="ru-RU" w:eastAsia="ru-RU"/>
        </w:rPr>
        <w:drawing>
          <wp:anchor distT="0" distB="0" distL="114300" distR="114300" simplePos="0" relativeHeight="251670528" behindDoc="1" locked="0" layoutInCell="1" allowOverlap="1">
            <wp:simplePos x="0" y="0"/>
            <wp:positionH relativeFrom="column">
              <wp:posOffset>290195</wp:posOffset>
            </wp:positionH>
            <wp:positionV relativeFrom="paragraph">
              <wp:posOffset>90170</wp:posOffset>
            </wp:positionV>
            <wp:extent cx="5933440" cy="2130425"/>
            <wp:effectExtent l="19050" t="0" r="0" b="0"/>
            <wp:wrapNone/>
            <wp:docPr id="19" name="Рисунок 18"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7" cstate="print"/>
                    <a:stretch>
                      <a:fillRect/>
                    </a:stretch>
                  </pic:blipFill>
                  <pic:spPr>
                    <a:xfrm>
                      <a:off x="0" y="0"/>
                      <a:ext cx="5933440" cy="2130425"/>
                    </a:xfrm>
                    <a:prstGeom prst="rect">
                      <a:avLst/>
                    </a:prstGeom>
                  </pic:spPr>
                </pic:pic>
              </a:graphicData>
            </a:graphic>
          </wp:anchor>
        </w:drawing>
      </w:r>
    </w:p>
    <w:p w:rsidR="00C1542E" w:rsidRDefault="00C1542E" w:rsidP="00C81462">
      <w:pPr>
        <w:pStyle w:val="ad"/>
        <w:ind w:left="2130"/>
        <w:rPr>
          <w:highlight w:val="green"/>
        </w:rPr>
      </w:pPr>
    </w:p>
    <w:p w:rsidR="00C1542E" w:rsidRDefault="00C1542E" w:rsidP="00C81462">
      <w:pPr>
        <w:pStyle w:val="ad"/>
        <w:ind w:left="2130"/>
        <w:rPr>
          <w:highlight w:val="green"/>
        </w:rPr>
      </w:pPr>
    </w:p>
    <w:p w:rsidR="00C1542E" w:rsidRDefault="00C1542E" w:rsidP="00C81462">
      <w:pPr>
        <w:pStyle w:val="ad"/>
        <w:ind w:left="2130"/>
        <w:rPr>
          <w:highlight w:val="green"/>
        </w:rPr>
      </w:pPr>
    </w:p>
    <w:p w:rsidR="00C1542E" w:rsidRDefault="00C1542E" w:rsidP="00C81462">
      <w:pPr>
        <w:pStyle w:val="ad"/>
        <w:ind w:left="2130"/>
        <w:rPr>
          <w:highlight w:val="green"/>
        </w:rPr>
      </w:pPr>
    </w:p>
    <w:p w:rsidR="00C1542E" w:rsidRDefault="00C1542E" w:rsidP="00C81462">
      <w:pPr>
        <w:pStyle w:val="ad"/>
        <w:ind w:left="2130"/>
        <w:rPr>
          <w:highlight w:val="green"/>
        </w:rPr>
      </w:pPr>
    </w:p>
    <w:p w:rsidR="00C1542E" w:rsidRDefault="00C1542E" w:rsidP="00C81462">
      <w:pPr>
        <w:pStyle w:val="ad"/>
        <w:ind w:left="2130"/>
        <w:rPr>
          <w:highlight w:val="green"/>
        </w:rPr>
      </w:pPr>
    </w:p>
    <w:p w:rsidR="00C1542E" w:rsidRDefault="00C1542E" w:rsidP="00C81462">
      <w:pPr>
        <w:pStyle w:val="ad"/>
        <w:ind w:left="2130"/>
        <w:rPr>
          <w:highlight w:val="green"/>
        </w:rPr>
      </w:pPr>
    </w:p>
    <w:p w:rsidR="00C1542E" w:rsidRDefault="00C1542E" w:rsidP="00C81462">
      <w:pPr>
        <w:pStyle w:val="ad"/>
        <w:ind w:left="2130"/>
        <w:rPr>
          <w:highlight w:val="green"/>
        </w:rPr>
      </w:pPr>
    </w:p>
    <w:p w:rsidR="00227379" w:rsidRDefault="00023ECE" w:rsidP="00C81462">
      <w:pPr>
        <w:pStyle w:val="ad"/>
        <w:ind w:left="2130"/>
        <w:rPr>
          <w:highlight w:val="green"/>
        </w:rPr>
      </w:pPr>
      <w:r>
        <w:rPr>
          <w:highlight w:val="green"/>
        </w:rPr>
        <w:br/>
      </w:r>
    </w:p>
    <w:p w:rsidR="00E13AED" w:rsidRDefault="00C1542E" w:rsidP="00BC2CCA">
      <w:r w:rsidRPr="00C1542E">
        <w:t xml:space="preserve">After </w:t>
      </w:r>
      <w:r w:rsidR="00351623">
        <w:t xml:space="preserve">the import has </w:t>
      </w:r>
      <w:r w:rsidRPr="00C1542E">
        <w:t>finished</w:t>
      </w:r>
      <w:r>
        <w:t xml:space="preserve"> </w:t>
      </w:r>
      <w:r w:rsidR="00351623">
        <w:t>a “Success” s</w:t>
      </w:r>
      <w:r>
        <w:t xml:space="preserve">tatus </w:t>
      </w:r>
      <w:r w:rsidR="00351623">
        <w:t>will display.</w:t>
      </w:r>
    </w:p>
    <w:p w:rsidR="00C1542E" w:rsidRDefault="00C1542E" w:rsidP="00C1542E">
      <w:pPr>
        <w:ind w:left="372" w:firstLine="708"/>
      </w:pPr>
      <w:r>
        <w:rPr>
          <w:noProof/>
          <w:lang w:val="ru-RU" w:eastAsia="ru-RU"/>
        </w:rPr>
        <w:drawing>
          <wp:anchor distT="0" distB="0" distL="114300" distR="114300" simplePos="0" relativeHeight="251671552" behindDoc="1" locked="0" layoutInCell="1" allowOverlap="1">
            <wp:simplePos x="0" y="0"/>
            <wp:positionH relativeFrom="column">
              <wp:posOffset>228599</wp:posOffset>
            </wp:positionH>
            <wp:positionV relativeFrom="paragraph">
              <wp:posOffset>2360</wp:posOffset>
            </wp:positionV>
            <wp:extent cx="6012611" cy="767751"/>
            <wp:effectExtent l="19050" t="0" r="7189" b="0"/>
            <wp:wrapNone/>
            <wp:docPr id="20" name="Рисунок 19"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8" cstate="print"/>
                    <a:stretch>
                      <a:fillRect/>
                    </a:stretch>
                  </pic:blipFill>
                  <pic:spPr>
                    <a:xfrm>
                      <a:off x="0" y="0"/>
                      <a:ext cx="6012611" cy="767751"/>
                    </a:xfrm>
                    <a:prstGeom prst="rect">
                      <a:avLst/>
                    </a:prstGeom>
                  </pic:spPr>
                </pic:pic>
              </a:graphicData>
            </a:graphic>
          </wp:anchor>
        </w:drawing>
      </w:r>
    </w:p>
    <w:p w:rsidR="00C1542E" w:rsidRPr="00C1542E" w:rsidRDefault="00C1542E" w:rsidP="00C81462">
      <w:pPr>
        <w:pStyle w:val="ad"/>
        <w:ind w:left="2130"/>
      </w:pPr>
    </w:p>
    <w:p w:rsidR="00023ECE" w:rsidRDefault="006146EC" w:rsidP="00227379">
      <w:pPr>
        <w:ind w:left="372" w:firstLine="708"/>
        <w:rPr>
          <w:b/>
        </w:rPr>
      </w:pPr>
      <w:r>
        <w:rPr>
          <w:b/>
        </w:rPr>
        <w:t xml:space="preserve"> </w:t>
      </w:r>
      <w:r>
        <w:rPr>
          <w:b/>
        </w:rPr>
        <w:tab/>
      </w:r>
    </w:p>
    <w:p w:rsidR="00E13AED" w:rsidRPr="00BC2CCA" w:rsidRDefault="00EB18F1" w:rsidP="00BC2CCA">
      <w:pPr>
        <w:rPr>
          <w:i/>
        </w:rPr>
      </w:pPr>
      <w:r w:rsidRPr="00BC2CCA">
        <w:rPr>
          <w:i/>
        </w:rPr>
        <w:t xml:space="preserve">NOTE: If a </w:t>
      </w:r>
      <w:r w:rsidR="00F071D6">
        <w:rPr>
          <w:i/>
        </w:rPr>
        <w:t xml:space="preserve">Status of </w:t>
      </w:r>
      <w:r w:rsidRPr="00BC2CCA">
        <w:rPr>
          <w:i/>
        </w:rPr>
        <w:t>Success  does not display, the</w:t>
      </w:r>
      <w:r w:rsidR="00176E03">
        <w:rPr>
          <w:i/>
        </w:rPr>
        <w:t xml:space="preserve">n check the </w:t>
      </w:r>
      <w:proofErr w:type="spellStart"/>
      <w:r w:rsidR="00176E03">
        <w:rPr>
          <w:i/>
        </w:rPr>
        <w:t>Demandware</w:t>
      </w:r>
      <w:proofErr w:type="spellEnd"/>
      <w:r w:rsidR="00176E03">
        <w:rPr>
          <w:i/>
        </w:rPr>
        <w:t xml:space="preserve"> Sandbox Setup (Site Genesis) and </w:t>
      </w:r>
      <w:r w:rsidR="004A0FDC">
        <w:rPr>
          <w:i/>
        </w:rPr>
        <w:t>complete steps 6-8</w:t>
      </w:r>
      <w:r w:rsidR="00176E03">
        <w:rPr>
          <w:i/>
        </w:rPr>
        <w:t xml:space="preserve"> again.  </w:t>
      </w:r>
      <w:r w:rsidR="00F071D6">
        <w:rPr>
          <w:i/>
        </w:rPr>
        <w:t xml:space="preserve">Note: </w:t>
      </w:r>
      <w:r w:rsidR="00176E03">
        <w:rPr>
          <w:i/>
        </w:rPr>
        <w:t xml:space="preserve">The </w:t>
      </w:r>
      <w:proofErr w:type="spellStart"/>
      <w:r w:rsidR="00176E03">
        <w:rPr>
          <w:i/>
        </w:rPr>
        <w:t>Demandware</w:t>
      </w:r>
      <w:proofErr w:type="spellEnd"/>
      <w:r w:rsidR="00176E03">
        <w:rPr>
          <w:i/>
        </w:rPr>
        <w:t xml:space="preserve"> Sandbox will need to be rebooted (from </w:t>
      </w:r>
      <w:proofErr w:type="spellStart"/>
      <w:r w:rsidR="00176E03">
        <w:rPr>
          <w:i/>
        </w:rPr>
        <w:t>Demandware</w:t>
      </w:r>
      <w:proofErr w:type="spellEnd"/>
      <w:r w:rsidR="00176E03">
        <w:rPr>
          <w:i/>
        </w:rPr>
        <w:t xml:space="preserve">) before the </w:t>
      </w:r>
      <w:r w:rsidR="004A0FDC">
        <w:rPr>
          <w:i/>
        </w:rPr>
        <w:t xml:space="preserve">some </w:t>
      </w:r>
      <w:r w:rsidR="00176E03">
        <w:rPr>
          <w:i/>
        </w:rPr>
        <w:t>site changes will take effect.  Sandboxes are rebooted automatically every night.</w:t>
      </w:r>
    </w:p>
    <w:p w:rsidR="00E13AED" w:rsidRDefault="00A7516A" w:rsidP="00BC2CCA">
      <w:pPr>
        <w:pStyle w:val="1"/>
        <w:numPr>
          <w:ilvl w:val="0"/>
          <w:numId w:val="0"/>
        </w:numPr>
        <w:ind w:left="720" w:hanging="360"/>
      </w:pPr>
      <w:bookmarkStart w:id="293" w:name="_Toc358635571"/>
      <w:r>
        <w:t>Setting</w:t>
      </w:r>
      <w:r w:rsidR="00176E03">
        <w:t xml:space="preserve"> the </w:t>
      </w:r>
      <w:proofErr w:type="spellStart"/>
      <w:r w:rsidR="00227379">
        <w:t>Kount</w:t>
      </w:r>
      <w:proofErr w:type="spellEnd"/>
      <w:r w:rsidR="00227379">
        <w:t xml:space="preserve"> Site Preferences</w:t>
      </w:r>
      <w:bookmarkEnd w:id="293"/>
    </w:p>
    <w:p w:rsidR="00227379" w:rsidRDefault="00A60331" w:rsidP="00717829">
      <w:pPr>
        <w:ind w:left="1080"/>
      </w:pPr>
      <w:r w:rsidRPr="00A60331">
        <w:rPr>
          <w:noProof/>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6" type="#_x0000_t185" style="position:absolute;left:0;text-align:left;margin-left:183pt;margin-top:349.3pt;width:100.65pt;height:439.1pt;rotation:90;z-index:251681792;visibility:visible;mso-wrap-distance-right:36pt;mso-position-horizontal-relative:margin;mso-position-vertic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" o:allowincell="f" adj="2346" fillcolor="#4f81bd [3204]" strokecolor="#4f81bd [3204]" strokeweight="1pt">
            <v:shadow on="t" type="double" opacity=".5" color2="shadow add(102)" offset="3pt,-3pt" offset2="6pt,-6pt"/>
            <v:textbox inset="18pt,18pt,,18pt">
              <w:txbxContent>
                <w:p w:rsidR="00BC2CCA" w:rsidRDefault="00BC2CCA">
                  <w:pPr>
                    <w:jc w:val="right"/>
                    <w:rPr>
                      <w:i/>
                      <w:iCs/>
                      <w:color w:val="938953" w:themeColor="background2" w:themeShade="7F"/>
                    </w:rPr>
                  </w:pPr>
                  <w:r>
                    <w:rPr>
                      <w:i/>
                      <w:iCs/>
                      <w:color w:val="938953" w:themeColor="background2" w:themeShade="7F"/>
                    </w:rPr>
                    <w:t>Important:  The URL’s provided for Sandbox Boarding will not be used in the Production environment.  Production Boarding information will be provided to the Merchant following their certification, authorizing the Merchant to begin sending production traffic.  Contact your Technical Account Manager if you have any questions or concerns.</w:t>
                  </w:r>
                </w:p>
              </w:txbxContent>
            </v:textbox>
            <w10:wrap type="square" anchorx="margin" anchory="margin"/>
          </v:shape>
        </w:pict>
      </w:r>
      <w:r w:rsidR="00176E03">
        <w:t xml:space="preserve">The </w:t>
      </w:r>
      <w:proofErr w:type="spellStart"/>
      <w:r w:rsidR="00176E03">
        <w:t>Kount</w:t>
      </w:r>
      <w:proofErr w:type="spellEnd"/>
      <w:r w:rsidR="00176E03">
        <w:t xml:space="preserve"> Site Preferences </w:t>
      </w:r>
      <w:r w:rsidR="00A7516A">
        <w:t>will need to be filled into the fields within this page. The</w:t>
      </w:r>
      <w:r w:rsidR="00176E03">
        <w:t xml:space="preserve"> script file</w:t>
      </w:r>
      <w:r w:rsidR="00A7516A">
        <w:t xml:space="preserve"> will display the default values to the right of the screen, but does not populate the fields automatically</w:t>
      </w:r>
      <w:r w:rsidR="00176E03">
        <w:t>.  Verify the Site Preferences by navigating to</w:t>
      </w:r>
      <w:r w:rsidR="00227379">
        <w:t xml:space="preserve"> Site -&gt; Site Preferences -&gt; Custom Preferences</w:t>
      </w:r>
      <w:r w:rsidR="00717829">
        <w:t xml:space="preserve">.  Select </w:t>
      </w:r>
      <w:proofErr w:type="spellStart"/>
      <w:r w:rsidR="00717829">
        <w:t>Kount</w:t>
      </w:r>
      <w:proofErr w:type="spellEnd"/>
      <w:r w:rsidR="00717829">
        <w:t xml:space="preserve">.  The Custom Site Preferences page will display.  All Sandbox Boarding information needed for this page will be provided by your </w:t>
      </w:r>
      <w:proofErr w:type="spellStart"/>
      <w:r w:rsidR="00717829">
        <w:t>Kount</w:t>
      </w:r>
      <w:proofErr w:type="spellEnd"/>
      <w:r w:rsidR="00717829">
        <w:t xml:space="preserve"> Technical Account Manager at the conclusion of the initial </w:t>
      </w:r>
      <w:r w:rsidR="00F071D6">
        <w:t xml:space="preserve">Merchant </w:t>
      </w:r>
      <w:proofErr w:type="spellStart"/>
      <w:r w:rsidR="00717829">
        <w:t>KickOff</w:t>
      </w:r>
      <w:proofErr w:type="spellEnd"/>
      <w:r w:rsidR="00717829">
        <w:t xml:space="preserve"> Boarding Meeting.</w:t>
      </w:r>
    </w:p>
    <w:p w:rsidR="00F071D6" w:rsidRDefault="00F071D6" w:rsidP="00717829">
      <w:pPr>
        <w:ind w:left="1080"/>
      </w:pPr>
    </w:p>
    <w:p w:rsidR="00000000" w:rsidRDefault="00365CBA">
      <w:pPr>
        <w:ind w:left="1080"/>
        <w:jc w:val="center"/>
        <w:pPrChange w:id="294" w:author="Демонстрационная версия" w:date="2013-05-17T12:39:00Z">
          <w:pPr>
            <w:ind w:left="1080"/>
          </w:pPr>
        </w:pPrChange>
      </w:pPr>
      <w:del w:id="295" w:author="Демонстрационная версия" w:date="2013-05-17T12:36:00Z">
        <w:r>
          <w:rPr>
            <w:noProof/>
            <w:lang w:val="ru-RU" w:eastAsia="ru-RU"/>
          </w:rPr>
          <w:drawing>
            <wp:anchor distT="0" distB="0" distL="114300" distR="114300" simplePos="0" relativeHeight="251653632" behindDoc="1" locked="0" layoutInCell="1" allowOverlap="1">
              <wp:simplePos x="0" y="0"/>
              <wp:positionH relativeFrom="column">
                <wp:posOffset>803605</wp:posOffset>
              </wp:positionH>
              <wp:positionV relativeFrom="paragraph">
                <wp:posOffset>3475558</wp:posOffset>
              </wp:positionV>
              <wp:extent cx="5065014" cy="2209191"/>
              <wp:effectExtent l="19050" t="0" r="2286" b="0"/>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l="14605" t="16873" r="1660" b="19107"/>
                      <a:stretch>
                        <a:fillRect/>
                      </a:stretch>
                    </pic:blipFill>
                    <pic:spPr bwMode="auto">
                      <a:xfrm>
                        <a:off x="0" y="0"/>
                        <a:ext cx="5065014" cy="2209191"/>
                      </a:xfrm>
                      <a:prstGeom prst="rect">
                        <a:avLst/>
                      </a:prstGeom>
                      <a:noFill/>
                      <a:ln w="9525">
                        <a:noFill/>
                        <a:miter lim="800000"/>
                        <a:headEnd/>
                        <a:tailEnd/>
                      </a:ln>
                    </pic:spPr>
                  </pic:pic>
                </a:graphicData>
              </a:graphic>
            </wp:anchor>
          </w:drawing>
        </w:r>
        <w:commentRangeStart w:id="296"/>
        <w:r>
          <w:rPr>
            <w:noProof/>
            <w:lang w:val="ru-RU" w:eastAsia="ru-RU"/>
          </w:rPr>
          <w:drawing>
            <wp:inline distT="0" distB="0" distL="0" distR="0">
              <wp:extent cx="5269839" cy="3491537"/>
              <wp:effectExtent l="19050" t="0" r="7011"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271039" cy="3492332"/>
                      </a:xfrm>
                      <a:prstGeom prst="rect">
                        <a:avLst/>
                      </a:prstGeom>
                      <a:noFill/>
                      <a:ln w="9525">
                        <a:noFill/>
                        <a:miter lim="800000"/>
                        <a:headEnd/>
                        <a:tailEnd/>
                      </a:ln>
                    </pic:spPr>
                  </pic:pic>
                </a:graphicData>
              </a:graphic>
            </wp:inline>
          </w:drawing>
        </w:r>
      </w:del>
      <w:commentRangeEnd w:id="296"/>
      <w:r w:rsidR="00C67428">
        <w:rPr>
          <w:rStyle w:val="af3"/>
        </w:rPr>
        <w:commentReference w:id="296"/>
      </w:r>
      <w:r w:rsidR="00717829">
        <w:rPr>
          <w:rStyle w:val="af3"/>
        </w:rPr>
        <w:commentReference w:id="297"/>
      </w:r>
    </w:p>
    <w:p w:rsidR="00B17AC0" w:rsidRPr="00493F3C" w:rsidRDefault="00B17AC0" w:rsidP="00227379">
      <w:pPr>
        <w:pStyle w:val="Standard1"/>
        <w:ind w:left="2520"/>
      </w:pPr>
    </w:p>
    <w:p w:rsidR="00BB26FA" w:rsidRDefault="00365CBA" w:rsidP="00B17AC0">
      <w:pPr>
        <w:pStyle w:val="Standard1"/>
        <w:ind w:left="2160"/>
      </w:pPr>
      <w:ins w:id="298" w:author="Демонстрационная версия" w:date="2013-05-17T12:39:00Z">
        <w:r>
          <w:rPr>
            <w:noProof/>
            <w:lang w:val="ru-RU" w:eastAsia="ru-RU"/>
          </w:rPr>
          <w:lastRenderedPageBreak/>
          <w:drawing>
            <wp:anchor distT="0" distB="0" distL="114300" distR="114300" simplePos="0" relativeHeight="251684864" behindDoc="0" locked="0" layoutInCell="1" allowOverlap="1">
              <wp:simplePos x="0" y="0"/>
              <wp:positionH relativeFrom="column">
                <wp:posOffset>32965</wp:posOffset>
              </wp:positionH>
              <wp:positionV relativeFrom="paragraph">
                <wp:posOffset>-485030</wp:posOffset>
              </wp:positionV>
              <wp:extent cx="5928525" cy="4754880"/>
              <wp:effectExtent l="19050" t="0" r="0" b="0"/>
              <wp:wrapNone/>
              <wp:docPr id="2" name="Рисунок 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1" cstate="print"/>
                      <a:stretch>
                        <a:fillRect/>
                      </a:stretch>
                    </pic:blipFill>
                    <pic:spPr>
                      <a:xfrm>
                        <a:off x="0" y="0"/>
                        <a:ext cx="5928525" cy="4754880"/>
                      </a:xfrm>
                      <a:prstGeom prst="rect">
                        <a:avLst/>
                      </a:prstGeom>
                    </pic:spPr>
                  </pic:pic>
                </a:graphicData>
              </a:graphic>
            </wp:anchor>
          </w:drawing>
        </w:r>
      </w:ins>
    </w:p>
    <w:p w:rsidR="004E61FA" w:rsidRDefault="004E61FA" w:rsidP="00B17AC0">
      <w:pPr>
        <w:pStyle w:val="Standard1"/>
        <w:ind w:left="2160"/>
      </w:pPr>
    </w:p>
    <w:p w:rsidR="004E61FA" w:rsidRDefault="004E61FA" w:rsidP="00B17AC0">
      <w:pPr>
        <w:pStyle w:val="Standard1"/>
        <w:ind w:left="2160"/>
        <w:rPr>
          <w:ins w:id="299" w:author="Демонстрационная версия" w:date="2013-05-17T12:39:00Z"/>
        </w:rPr>
      </w:pPr>
    </w:p>
    <w:p w:rsidR="003B7749" w:rsidRDefault="003B7749" w:rsidP="00B17AC0">
      <w:pPr>
        <w:pStyle w:val="Standard1"/>
        <w:ind w:left="2160"/>
        <w:rPr>
          <w:ins w:id="300" w:author="Демонстрационная версия" w:date="2013-05-17T12:39:00Z"/>
        </w:rPr>
      </w:pPr>
    </w:p>
    <w:p w:rsidR="003B7749" w:rsidRDefault="003B7749" w:rsidP="00B17AC0">
      <w:pPr>
        <w:pStyle w:val="Standard1"/>
        <w:ind w:left="2160"/>
        <w:rPr>
          <w:ins w:id="301" w:author="Демонстрационная версия" w:date="2013-05-17T12:39:00Z"/>
        </w:rPr>
      </w:pPr>
    </w:p>
    <w:p w:rsidR="003B7749" w:rsidRDefault="003B7749" w:rsidP="00B17AC0">
      <w:pPr>
        <w:pStyle w:val="Standard1"/>
        <w:ind w:left="2160"/>
        <w:rPr>
          <w:ins w:id="302" w:author="Демонстрационная версия" w:date="2013-05-17T12:39:00Z"/>
        </w:rPr>
      </w:pPr>
    </w:p>
    <w:p w:rsidR="003B7749" w:rsidRDefault="003B7749" w:rsidP="00B17AC0">
      <w:pPr>
        <w:pStyle w:val="Standard1"/>
        <w:ind w:left="2160"/>
        <w:rPr>
          <w:ins w:id="303" w:author="Демонстрационная версия" w:date="2013-05-17T12:39:00Z"/>
        </w:rPr>
      </w:pPr>
    </w:p>
    <w:p w:rsidR="003B7749" w:rsidRDefault="003B7749" w:rsidP="00B17AC0">
      <w:pPr>
        <w:pStyle w:val="Standard1"/>
        <w:ind w:left="2160"/>
        <w:rPr>
          <w:ins w:id="304" w:author="Демонстрационная версия" w:date="2013-05-17T12:39:00Z"/>
        </w:rPr>
      </w:pPr>
    </w:p>
    <w:p w:rsidR="003B7749" w:rsidRDefault="003B7749" w:rsidP="00B17AC0">
      <w:pPr>
        <w:pStyle w:val="Standard1"/>
        <w:ind w:left="2160"/>
        <w:rPr>
          <w:ins w:id="305" w:author="Демонстрационная версия" w:date="2013-05-17T12:39:00Z"/>
        </w:rPr>
      </w:pPr>
    </w:p>
    <w:p w:rsidR="003B7749" w:rsidRDefault="003B7749" w:rsidP="00B17AC0">
      <w:pPr>
        <w:pStyle w:val="Standard1"/>
        <w:ind w:left="2160"/>
        <w:rPr>
          <w:ins w:id="306" w:author="Демонстрационная версия" w:date="2013-05-17T12:39:00Z"/>
        </w:rPr>
      </w:pPr>
    </w:p>
    <w:p w:rsidR="003B7749" w:rsidRDefault="003B7749" w:rsidP="00B17AC0">
      <w:pPr>
        <w:pStyle w:val="Standard1"/>
        <w:ind w:left="2160"/>
        <w:rPr>
          <w:ins w:id="307" w:author="Демонстрационная версия" w:date="2013-05-17T12:39:00Z"/>
        </w:rPr>
      </w:pPr>
    </w:p>
    <w:p w:rsidR="003B7749" w:rsidRDefault="003B7749" w:rsidP="00B17AC0">
      <w:pPr>
        <w:pStyle w:val="Standard1"/>
        <w:ind w:left="2160"/>
        <w:rPr>
          <w:ins w:id="308" w:author="Демонстрационная версия" w:date="2013-05-17T12:39:00Z"/>
        </w:rPr>
      </w:pPr>
    </w:p>
    <w:p w:rsidR="003B7749" w:rsidRDefault="003B7749" w:rsidP="00B17AC0">
      <w:pPr>
        <w:pStyle w:val="Standard1"/>
        <w:ind w:left="2160"/>
        <w:rPr>
          <w:ins w:id="309" w:author="Демонстрационная версия" w:date="2013-05-17T12:39:00Z"/>
        </w:rPr>
      </w:pPr>
    </w:p>
    <w:p w:rsidR="003B7749" w:rsidRDefault="003B7749" w:rsidP="00B17AC0">
      <w:pPr>
        <w:pStyle w:val="Standard1"/>
        <w:ind w:left="2160"/>
        <w:rPr>
          <w:ins w:id="310" w:author="Демонстрационная версия" w:date="2013-05-17T12:39:00Z"/>
        </w:rPr>
      </w:pPr>
    </w:p>
    <w:p w:rsidR="003B7749" w:rsidRDefault="003B7749" w:rsidP="00B17AC0">
      <w:pPr>
        <w:pStyle w:val="Standard1"/>
        <w:ind w:left="2160"/>
        <w:rPr>
          <w:ins w:id="311" w:author="Демонстрационная версия" w:date="2013-05-17T12:39:00Z"/>
        </w:rPr>
      </w:pPr>
    </w:p>
    <w:p w:rsidR="003B7749" w:rsidRDefault="003B7749" w:rsidP="00B17AC0">
      <w:pPr>
        <w:pStyle w:val="Standard1"/>
        <w:ind w:left="2160"/>
      </w:pPr>
    </w:p>
    <w:p w:rsidR="004E61FA" w:rsidDel="00CC5AE9" w:rsidRDefault="004E61FA" w:rsidP="00B17AC0">
      <w:pPr>
        <w:pStyle w:val="Standard1"/>
        <w:ind w:left="2160"/>
        <w:rPr>
          <w:del w:id="312" w:author="Демонстрационная версия" w:date="2013-05-17T12:37:00Z"/>
        </w:rPr>
      </w:pPr>
    </w:p>
    <w:p w:rsidR="00000000" w:rsidRDefault="00365CBA">
      <w:pPr>
        <w:pStyle w:val="Standard1"/>
        <w:rPr>
          <w:del w:id="313" w:author="Демонстрационная версия" w:date="2013-05-17T12:37:00Z"/>
        </w:rPr>
        <w:pPrChange w:id="314" w:author="Демонстрационная версия" w:date="2013-05-17T12:37:00Z">
          <w:pPr>
            <w:pStyle w:val="Standard1"/>
            <w:ind w:left="2160"/>
          </w:pPr>
        </w:pPrChange>
      </w:pPr>
    </w:p>
    <w:p w:rsidR="00E13AED" w:rsidDel="00CC5AE9" w:rsidRDefault="00E13AED" w:rsidP="00BC2CCA">
      <w:pPr>
        <w:pStyle w:val="Standard1"/>
        <w:rPr>
          <w:del w:id="315" w:author="Демонстрационная версия" w:date="2013-05-17T12:37:00Z"/>
        </w:rPr>
      </w:pPr>
    </w:p>
    <w:p w:rsidR="00E13AED" w:rsidRDefault="00717829" w:rsidP="00BC2CCA">
      <w:pPr>
        <w:pStyle w:val="1"/>
        <w:numPr>
          <w:ilvl w:val="0"/>
          <w:numId w:val="0"/>
        </w:numPr>
      </w:pPr>
      <w:bookmarkStart w:id="316" w:name="_Toc358635572"/>
      <w:r>
        <w:t xml:space="preserve">Certificate Conversion </w:t>
      </w:r>
      <w:r w:rsidR="006F3016">
        <w:t>and</w:t>
      </w:r>
      <w:r w:rsidR="005E532D">
        <w:t xml:space="preserve"> </w:t>
      </w:r>
      <w:r w:rsidR="006F3016">
        <w:t>C</w:t>
      </w:r>
      <w:r w:rsidR="00F774D4">
        <w:t xml:space="preserve">ertificate </w:t>
      </w:r>
      <w:r w:rsidR="006F3016">
        <w:t>&amp; Key File I</w:t>
      </w:r>
      <w:r w:rsidR="005E532D">
        <w:t>mport</w:t>
      </w:r>
      <w:r w:rsidR="00F774D4">
        <w:t xml:space="preserve"> </w:t>
      </w:r>
      <w:r w:rsidR="006F3016">
        <w:t>in</w:t>
      </w:r>
      <w:r w:rsidR="005E532D">
        <w:t>to Business Manager</w:t>
      </w:r>
      <w:bookmarkEnd w:id="316"/>
    </w:p>
    <w:p w:rsidR="00E13AED" w:rsidRDefault="002D33BE" w:rsidP="00BC2CCA">
      <w:r>
        <w:t xml:space="preserve">A RIS Certificate must be created, converted and imported into the </w:t>
      </w:r>
      <w:proofErr w:type="spellStart"/>
      <w:r>
        <w:t>Demandware</w:t>
      </w:r>
      <w:proofErr w:type="spellEnd"/>
      <w:r>
        <w:t xml:space="preserve"> Business Manager.  Further detail regarding the RIS Certificate can be obtained within the </w:t>
      </w:r>
      <w:proofErr w:type="spellStart"/>
      <w:r w:rsidR="00C02315">
        <w:t>Kount</w:t>
      </w:r>
      <w:proofErr w:type="spellEnd"/>
      <w:r>
        <w:t xml:space="preserve"> </w:t>
      </w:r>
      <w:r w:rsidR="00C02315">
        <w:t>Technical</w:t>
      </w:r>
      <w:r>
        <w:t xml:space="preserve"> </w:t>
      </w:r>
      <w:r w:rsidR="00C02315">
        <w:t>Specification</w:t>
      </w:r>
      <w:r>
        <w:t xml:space="preserve"> </w:t>
      </w:r>
      <w:r w:rsidR="00C02315">
        <w:t>Guide</w:t>
      </w:r>
      <w:r>
        <w:t xml:space="preserve"> and the Certificate Export and Conversion Guide. </w:t>
      </w:r>
    </w:p>
    <w:p w:rsidR="00E13AED" w:rsidRDefault="00EB18F1" w:rsidP="00BC2CCA">
      <w:pPr>
        <w:spacing w:after="0"/>
        <w:rPr>
          <w:i/>
        </w:rPr>
      </w:pPr>
      <w:r w:rsidRPr="00BC2CCA">
        <w:rPr>
          <w:i/>
        </w:rPr>
        <w:t>Note: The following instructions assume that</w:t>
      </w:r>
      <w:r w:rsidR="002D33BE">
        <w:rPr>
          <w:i/>
        </w:rPr>
        <w:t>:</w:t>
      </w:r>
    </w:p>
    <w:p w:rsidR="00E13AED" w:rsidRPr="00BC2CCA" w:rsidRDefault="00EB18F1" w:rsidP="00BC2CCA">
      <w:pPr>
        <w:pStyle w:val="ad"/>
        <w:numPr>
          <w:ilvl w:val="0"/>
          <w:numId w:val="44"/>
        </w:numPr>
        <w:spacing w:line="240" w:lineRule="auto"/>
        <w:rPr>
          <w:i/>
        </w:rPr>
      </w:pPr>
      <w:r w:rsidRPr="00BC2CCA">
        <w:rPr>
          <w:i/>
        </w:rPr>
        <w:t>A X.509 Self Signed certificate has been created from the Agent Web Console.</w:t>
      </w:r>
    </w:p>
    <w:p w:rsidR="00E13AED" w:rsidRPr="00BC2CCA" w:rsidRDefault="00EB18F1" w:rsidP="00BC2CCA">
      <w:pPr>
        <w:pStyle w:val="ad"/>
        <w:numPr>
          <w:ilvl w:val="0"/>
          <w:numId w:val="44"/>
        </w:numPr>
        <w:spacing w:line="240" w:lineRule="auto"/>
        <w:rPr>
          <w:i/>
        </w:rPr>
      </w:pPr>
      <w:proofErr w:type="spellStart"/>
      <w:r w:rsidRPr="00BC2CCA">
        <w:rPr>
          <w:i/>
        </w:rPr>
        <w:t>OpenSSL</w:t>
      </w:r>
      <w:proofErr w:type="spellEnd"/>
      <w:r w:rsidRPr="00BC2CCA">
        <w:rPr>
          <w:i/>
        </w:rPr>
        <w:t xml:space="preserve"> has been installed with no additional libraries</w:t>
      </w:r>
    </w:p>
    <w:p w:rsidR="00E13AED" w:rsidRDefault="00EB18F1" w:rsidP="00BC2CCA">
      <w:pPr>
        <w:pStyle w:val="ad"/>
        <w:numPr>
          <w:ilvl w:val="0"/>
          <w:numId w:val="44"/>
        </w:numPr>
        <w:spacing w:line="240" w:lineRule="auto"/>
        <w:rPr>
          <w:i/>
        </w:rPr>
      </w:pPr>
      <w:r w:rsidRPr="00BC2CCA">
        <w:rPr>
          <w:i/>
        </w:rPr>
        <w:t>The original .p12 or .</w:t>
      </w:r>
      <w:proofErr w:type="spellStart"/>
      <w:r w:rsidRPr="00BC2CCA">
        <w:rPr>
          <w:i/>
        </w:rPr>
        <w:t>pfx</w:t>
      </w:r>
      <w:proofErr w:type="spellEnd"/>
      <w:r w:rsidRPr="00BC2CCA">
        <w:rPr>
          <w:i/>
        </w:rPr>
        <w:t xml:space="preserve"> file reside within the </w:t>
      </w:r>
      <w:proofErr w:type="spellStart"/>
      <w:r w:rsidRPr="00BC2CCA">
        <w:rPr>
          <w:i/>
        </w:rPr>
        <w:t>OpenSSL</w:t>
      </w:r>
      <w:proofErr w:type="spellEnd"/>
      <w:r w:rsidRPr="00BC2CCA">
        <w:rPr>
          <w:i/>
        </w:rPr>
        <w:t xml:space="preserve"> directory (no friendly </w:t>
      </w:r>
      <w:proofErr w:type="spellStart"/>
      <w:r w:rsidRPr="00BC2CCA">
        <w:rPr>
          <w:i/>
        </w:rPr>
        <w:t>pathing</w:t>
      </w:r>
      <w:proofErr w:type="spellEnd"/>
      <w:r w:rsidRPr="00BC2CCA">
        <w:rPr>
          <w:i/>
        </w:rPr>
        <w:t>).</w:t>
      </w:r>
      <w:r w:rsidR="0012748C">
        <w:rPr>
          <w:i/>
        </w:rPr>
        <w:br/>
      </w:r>
      <w:r w:rsidR="0012748C">
        <w:rPr>
          <w:i/>
        </w:rPr>
        <w:br/>
      </w:r>
    </w:p>
    <w:p w:rsidR="00E13AED" w:rsidRDefault="002D33BE" w:rsidP="00BC2CCA">
      <w:pPr>
        <w:pStyle w:val="ad"/>
        <w:numPr>
          <w:ilvl w:val="0"/>
          <w:numId w:val="46"/>
        </w:numPr>
        <w:spacing w:line="240" w:lineRule="auto"/>
      </w:pPr>
      <w:r>
        <w:t>Convert the original .p12 to a .</w:t>
      </w:r>
      <w:proofErr w:type="spellStart"/>
      <w:r>
        <w:t>pem</w:t>
      </w:r>
      <w:proofErr w:type="spellEnd"/>
      <w:r>
        <w:t xml:space="preserve"> format certificate using the following command line instruction from </w:t>
      </w:r>
      <w:proofErr w:type="spellStart"/>
      <w:r>
        <w:t>OpenSSL</w:t>
      </w:r>
      <w:proofErr w:type="spellEnd"/>
      <w:r>
        <w:t>.</w:t>
      </w:r>
      <w:r>
        <w:br/>
      </w:r>
      <w:r w:rsidR="00E13AED">
        <w:rPr>
          <w:noProof/>
          <w:lang w:val="ru-RU" w:eastAsia="ru-RU"/>
        </w:rPr>
        <w:drawing>
          <wp:inline distT="0" distB="0" distL="0" distR="0">
            <wp:extent cx="5536972" cy="360325"/>
            <wp:effectExtent l="19050" t="0" r="6578"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5534991" cy="360196"/>
                    </a:xfrm>
                    <a:prstGeom prst="rect">
                      <a:avLst/>
                    </a:prstGeom>
                    <a:noFill/>
                    <a:ln w="9525">
                      <a:noFill/>
                      <a:miter lim="800000"/>
                      <a:headEnd/>
                      <a:tailEnd/>
                    </a:ln>
                  </pic:spPr>
                </pic:pic>
              </a:graphicData>
            </a:graphic>
          </wp:inline>
        </w:drawing>
      </w:r>
    </w:p>
    <w:p w:rsidR="00E13AED" w:rsidRDefault="0012748C" w:rsidP="00BC2CCA">
      <w:pPr>
        <w:spacing w:line="240" w:lineRule="auto"/>
        <w:ind w:left="1410"/>
      </w:pPr>
      <w:r>
        <w:t>Enter the password used to create the file during the initial export of the certificate from the browser. A “MAC verified OK” message will display if the password was entered correctly.</w:t>
      </w:r>
    </w:p>
    <w:p w:rsidR="00E13AED" w:rsidRDefault="00E13AED" w:rsidP="00BC2CCA">
      <w:pPr>
        <w:spacing w:line="240" w:lineRule="auto"/>
        <w:ind w:left="720"/>
      </w:pPr>
      <w:r>
        <w:rPr>
          <w:noProof/>
          <w:lang w:val="ru-RU" w:eastAsia="ru-RU"/>
        </w:rPr>
        <w:drawing>
          <wp:inline distT="0" distB="0" distL="0" distR="0">
            <wp:extent cx="2197456" cy="518100"/>
            <wp:effectExtent l="1905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2194762" cy="517465"/>
                    </a:xfrm>
                    <a:prstGeom prst="rect">
                      <a:avLst/>
                    </a:prstGeom>
                    <a:noFill/>
                    <a:ln w="9525">
                      <a:noFill/>
                      <a:miter lim="800000"/>
                      <a:headEnd/>
                      <a:tailEnd/>
                    </a:ln>
                  </pic:spPr>
                </pic:pic>
              </a:graphicData>
            </a:graphic>
          </wp:inline>
        </w:drawing>
      </w:r>
    </w:p>
    <w:p w:rsidR="00E13AED" w:rsidRDefault="0012748C" w:rsidP="00BC2CCA">
      <w:pPr>
        <w:pStyle w:val="ad"/>
        <w:numPr>
          <w:ilvl w:val="0"/>
          <w:numId w:val="46"/>
        </w:numPr>
      </w:pPr>
      <w:r>
        <w:lastRenderedPageBreak/>
        <w:t>To i</w:t>
      </w:r>
      <w:r w:rsidR="004A2C52">
        <w:t xml:space="preserve">mport </w:t>
      </w:r>
      <w:r>
        <w:t xml:space="preserve">the converted </w:t>
      </w:r>
      <w:r w:rsidR="004A2C52">
        <w:t xml:space="preserve">certificate and </w:t>
      </w:r>
      <w:r>
        <w:t>original .p12 or .</w:t>
      </w:r>
      <w:proofErr w:type="spellStart"/>
      <w:r>
        <w:t>pfx</w:t>
      </w:r>
      <w:proofErr w:type="spellEnd"/>
      <w:r>
        <w:t xml:space="preserve"> </w:t>
      </w:r>
      <w:r w:rsidR="004A2C52">
        <w:t xml:space="preserve">private key file </w:t>
      </w:r>
      <w:r w:rsidR="003B7E3A">
        <w:t>in</w:t>
      </w:r>
      <w:r w:rsidR="004A2C52">
        <w:t>to</w:t>
      </w:r>
      <w:r w:rsidR="003B7E3A">
        <w:t xml:space="preserve"> the</w:t>
      </w:r>
      <w:r w:rsidR="004A2C52">
        <w:t xml:space="preserve"> Business Manager</w:t>
      </w:r>
      <w:r>
        <w:t xml:space="preserve"> navigate to </w:t>
      </w:r>
      <w:r w:rsidR="004A2C52">
        <w:t>Administration</w:t>
      </w:r>
      <w:r>
        <w:t xml:space="preserve"> </w:t>
      </w:r>
      <w:r w:rsidR="004A2C52">
        <w:t>-</w:t>
      </w:r>
      <w:r>
        <w:t xml:space="preserve">&gt; </w:t>
      </w:r>
      <w:r w:rsidR="004A2C52">
        <w:t>Operations</w:t>
      </w:r>
      <w:r>
        <w:t xml:space="preserve"> </w:t>
      </w:r>
      <w:r w:rsidR="004A2C52">
        <w:t>-</w:t>
      </w:r>
      <w:r>
        <w:t xml:space="preserve">&gt; </w:t>
      </w:r>
      <w:r w:rsidR="004A2C52">
        <w:t>Private Key</w:t>
      </w:r>
      <w:r>
        <w:t>s</w:t>
      </w:r>
      <w:r w:rsidR="004A2C52">
        <w:t xml:space="preserve"> and Certificates</w:t>
      </w:r>
      <w:r>
        <w:t>.</w:t>
      </w:r>
    </w:p>
    <w:p w:rsidR="00E13AED" w:rsidRDefault="0012748C" w:rsidP="00BC2CCA">
      <w:pPr>
        <w:pStyle w:val="ad"/>
        <w:numPr>
          <w:ilvl w:val="0"/>
          <w:numId w:val="46"/>
        </w:numPr>
      </w:pPr>
      <w:r>
        <w:t xml:space="preserve">Select the </w:t>
      </w:r>
      <w:r w:rsidR="00EB18F1" w:rsidRPr="00BC2CCA">
        <w:rPr>
          <w:b/>
        </w:rPr>
        <w:t>Import</w:t>
      </w:r>
      <w:r>
        <w:t xml:space="preserve"> button</w:t>
      </w:r>
      <w:r w:rsidR="003B7E3A">
        <w:t xml:space="preserve"> (as shown below)</w:t>
      </w:r>
      <w:r>
        <w:t>.</w:t>
      </w:r>
    </w:p>
    <w:p w:rsidR="00E13AED" w:rsidRDefault="00E13AED" w:rsidP="00BC2CCA">
      <w:pPr>
        <w:ind w:left="1062" w:firstLine="708"/>
      </w:pPr>
      <w:r>
        <w:rPr>
          <w:noProof/>
          <w:lang w:val="ru-RU" w:eastAsia="ru-RU"/>
        </w:rPr>
        <w:drawing>
          <wp:inline distT="0" distB="0" distL="0" distR="0">
            <wp:extent cx="2387651" cy="898214"/>
            <wp:effectExtent l="1905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2385658" cy="897464"/>
                    </a:xfrm>
                    <a:prstGeom prst="rect">
                      <a:avLst/>
                    </a:prstGeom>
                    <a:noFill/>
                    <a:ln w="9525">
                      <a:noFill/>
                      <a:miter lim="800000"/>
                      <a:headEnd/>
                      <a:tailEnd/>
                    </a:ln>
                  </pic:spPr>
                </pic:pic>
              </a:graphicData>
            </a:graphic>
          </wp:inline>
        </w:drawing>
      </w:r>
    </w:p>
    <w:p w:rsidR="00E13AED" w:rsidRDefault="0012748C" w:rsidP="00BC2CCA">
      <w:pPr>
        <w:pStyle w:val="ad"/>
        <w:numPr>
          <w:ilvl w:val="0"/>
          <w:numId w:val="46"/>
        </w:numPr>
      </w:pPr>
      <w:r>
        <w:t xml:space="preserve">Browse to the location of the converted </w:t>
      </w:r>
      <w:proofErr w:type="spellStart"/>
      <w:r>
        <w:t>pem</w:t>
      </w:r>
      <w:proofErr w:type="spellEnd"/>
      <w:r>
        <w:t xml:space="preserve"> certificate file.</w:t>
      </w:r>
      <w:r w:rsidR="000C50CB">
        <w:t xml:space="preserve">  Enter </w:t>
      </w:r>
      <w:hyperlink r:id="rId25" w:history="1">
        <w:r w:rsidR="000C50CB" w:rsidRPr="005355E7">
          <w:rPr>
            <w:rStyle w:val="a7"/>
          </w:rPr>
          <w:t>https://risk.test.kount.net</w:t>
        </w:r>
      </w:hyperlink>
      <w:r w:rsidR="000C50CB">
        <w:t xml:space="preserve"> within the Alias field.  Select the Import button.</w:t>
      </w:r>
      <w:r w:rsidR="000C50CB">
        <w:br/>
      </w:r>
      <w:r w:rsidR="000C50CB">
        <w:br/>
      </w:r>
      <w:r w:rsidR="00E13AED">
        <w:rPr>
          <w:noProof/>
          <w:lang w:val="ru-RU" w:eastAsia="ru-RU"/>
        </w:rPr>
        <w:drawing>
          <wp:inline distT="0" distB="0" distL="0" distR="0">
            <wp:extent cx="3244610" cy="892455"/>
            <wp:effectExtent l="19050" t="0" r="0" b="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srcRect/>
                    <a:stretch>
                      <a:fillRect/>
                    </a:stretch>
                  </pic:blipFill>
                  <pic:spPr bwMode="auto">
                    <a:xfrm>
                      <a:off x="0" y="0"/>
                      <a:ext cx="3243239" cy="892078"/>
                    </a:xfrm>
                    <a:prstGeom prst="rect">
                      <a:avLst/>
                    </a:prstGeom>
                    <a:noFill/>
                    <a:ln w="9525">
                      <a:noFill/>
                      <a:miter lim="800000"/>
                      <a:headEnd/>
                      <a:tailEnd/>
                    </a:ln>
                  </pic:spPr>
                </pic:pic>
              </a:graphicData>
            </a:graphic>
          </wp:inline>
        </w:drawing>
      </w:r>
    </w:p>
    <w:p w:rsidR="00E13AED" w:rsidRDefault="000C50CB" w:rsidP="00BC2CCA">
      <w:pPr>
        <w:pStyle w:val="ad"/>
        <w:numPr>
          <w:ilvl w:val="0"/>
          <w:numId w:val="46"/>
        </w:numPr>
      </w:pPr>
      <w:r>
        <w:t>Select the Import button again.</w:t>
      </w:r>
      <w:r>
        <w:br/>
      </w:r>
      <w:r>
        <w:br/>
      </w:r>
      <w:r w:rsidR="00E13AED">
        <w:rPr>
          <w:noProof/>
          <w:lang w:val="ru-RU" w:eastAsia="ru-RU"/>
        </w:rPr>
        <w:drawing>
          <wp:inline distT="0" distB="0" distL="0" distR="0">
            <wp:extent cx="2387651" cy="898214"/>
            <wp:effectExtent l="1905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2385658" cy="897464"/>
                    </a:xfrm>
                    <a:prstGeom prst="rect">
                      <a:avLst/>
                    </a:prstGeom>
                    <a:noFill/>
                    <a:ln w="9525">
                      <a:noFill/>
                      <a:miter lim="800000"/>
                      <a:headEnd/>
                      <a:tailEnd/>
                    </a:ln>
                  </pic:spPr>
                </pic:pic>
              </a:graphicData>
            </a:graphic>
          </wp:inline>
        </w:drawing>
      </w:r>
      <w:r>
        <w:br/>
      </w:r>
    </w:p>
    <w:p w:rsidR="00E13AED" w:rsidRDefault="000C50CB" w:rsidP="00BC2CCA">
      <w:pPr>
        <w:pStyle w:val="ad"/>
        <w:numPr>
          <w:ilvl w:val="0"/>
          <w:numId w:val="46"/>
        </w:numPr>
      </w:pPr>
      <w:r>
        <w:t>Browse to the original .p12 or .</w:t>
      </w:r>
      <w:proofErr w:type="spellStart"/>
      <w:r>
        <w:t>pfx</w:t>
      </w:r>
      <w:proofErr w:type="spellEnd"/>
      <w:r>
        <w:t xml:space="preserve"> file that was exported from the browser.</w:t>
      </w:r>
      <w:r>
        <w:br/>
      </w:r>
      <w:r w:rsidR="00E13AED">
        <w:rPr>
          <w:noProof/>
          <w:lang w:val="ru-RU" w:eastAsia="ru-RU"/>
        </w:rPr>
        <w:drawing>
          <wp:inline distT="0" distB="0" distL="0" distR="0">
            <wp:extent cx="2058467" cy="483808"/>
            <wp:effectExtent l="19050" t="0" r="0" b="0"/>
            <wp:docPr id="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srcRect/>
                    <a:stretch>
                      <a:fillRect/>
                    </a:stretch>
                  </pic:blipFill>
                  <pic:spPr bwMode="auto">
                    <a:xfrm>
                      <a:off x="0" y="0"/>
                      <a:ext cx="2059672" cy="484091"/>
                    </a:xfrm>
                    <a:prstGeom prst="rect">
                      <a:avLst/>
                    </a:prstGeom>
                    <a:noFill/>
                    <a:ln w="9525">
                      <a:noFill/>
                      <a:miter lim="800000"/>
                      <a:headEnd/>
                      <a:tailEnd/>
                    </a:ln>
                  </pic:spPr>
                </pic:pic>
              </a:graphicData>
            </a:graphic>
          </wp:inline>
        </w:drawing>
      </w:r>
      <w:r>
        <w:br/>
      </w:r>
      <w:r>
        <w:br/>
        <w:t>As soon as you open the .p12 or .</w:t>
      </w:r>
      <w:proofErr w:type="spellStart"/>
      <w:r>
        <w:t>pfx</w:t>
      </w:r>
      <w:proofErr w:type="spellEnd"/>
      <w:r>
        <w:t xml:space="preserve"> file the dialog box will change.  Enter </w:t>
      </w:r>
      <w:proofErr w:type="spellStart"/>
      <w:r>
        <w:t>ris_private_key</w:t>
      </w:r>
      <w:proofErr w:type="spellEnd"/>
      <w:r>
        <w:t xml:space="preserve"> within the Alias field.  Enter the password that was used to create the certificate.  Enter </w:t>
      </w:r>
      <w:hyperlink r:id="rId28" w:history="1">
        <w:r w:rsidRPr="005355E7">
          <w:rPr>
            <w:rStyle w:val="a7"/>
          </w:rPr>
          <w:t>https://risk.test.kount.net</w:t>
        </w:r>
      </w:hyperlink>
      <w:r>
        <w:t xml:space="preserve"> within the Host Names field and choose the ADD button similar to the image below.  Select the Import button.</w:t>
      </w:r>
      <w:r>
        <w:br/>
      </w:r>
      <w:r>
        <w:br/>
      </w:r>
      <w:r w:rsidR="00E13AED">
        <w:rPr>
          <w:noProof/>
          <w:lang w:val="ru-RU" w:eastAsia="ru-RU"/>
        </w:rPr>
        <w:drawing>
          <wp:inline distT="0" distB="0" distL="0" distR="0">
            <wp:extent cx="3543453" cy="1244049"/>
            <wp:effectExtent l="19050" t="0" r="0" b="0"/>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srcRect/>
                    <a:stretch>
                      <a:fillRect/>
                    </a:stretch>
                  </pic:blipFill>
                  <pic:spPr bwMode="auto">
                    <a:xfrm>
                      <a:off x="0" y="0"/>
                      <a:ext cx="3541956" cy="1243523"/>
                    </a:xfrm>
                    <a:prstGeom prst="rect">
                      <a:avLst/>
                    </a:prstGeom>
                    <a:noFill/>
                    <a:ln w="9525">
                      <a:noFill/>
                      <a:miter lim="800000"/>
                      <a:headEnd/>
                      <a:tailEnd/>
                    </a:ln>
                  </pic:spPr>
                </pic:pic>
              </a:graphicData>
            </a:graphic>
          </wp:inline>
        </w:drawing>
      </w:r>
      <w:r>
        <w:br/>
      </w:r>
      <w:r>
        <w:br/>
        <w:t>The Private Ke</w:t>
      </w:r>
      <w:r w:rsidR="005D2E9C">
        <w:t xml:space="preserve">ys and Certificates will display below with grayed out dates and import </w:t>
      </w:r>
      <w:r w:rsidR="005D2E9C">
        <w:lastRenderedPageBreak/>
        <w:t xml:space="preserve">confirmation until the </w:t>
      </w:r>
      <w:proofErr w:type="spellStart"/>
      <w:r w:rsidR="005D2E9C">
        <w:t>Demandware</w:t>
      </w:r>
      <w:proofErr w:type="spellEnd"/>
      <w:r w:rsidR="005D2E9C">
        <w:t xml:space="preserve"> Sandbox is rebooted.  The </w:t>
      </w:r>
      <w:proofErr w:type="spellStart"/>
      <w:r w:rsidR="005D2E9C">
        <w:t>Demandware</w:t>
      </w:r>
      <w:proofErr w:type="spellEnd"/>
      <w:r w:rsidR="005D2E9C">
        <w:t xml:space="preserve"> Sandbox automatically reboots every night. </w:t>
      </w:r>
    </w:p>
    <w:p w:rsidR="00E13AED" w:rsidRDefault="00E13AED" w:rsidP="00BC2CCA">
      <w:pPr>
        <w:pStyle w:val="ad"/>
        <w:ind w:left="1770"/>
      </w:pPr>
    </w:p>
    <w:p w:rsidR="00774D3F" w:rsidRDefault="00E13AED" w:rsidP="00774D3F">
      <w:r>
        <w:rPr>
          <w:noProof/>
          <w:lang w:val="ru-RU" w:eastAsia="ru-RU"/>
        </w:rPr>
        <w:drawing>
          <wp:inline distT="0" distB="0" distL="0" distR="0">
            <wp:extent cx="6188710" cy="1302927"/>
            <wp:effectExtent l="19050" t="0" r="254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6188710" cy="1302927"/>
                    </a:xfrm>
                    <a:prstGeom prst="rect">
                      <a:avLst/>
                    </a:prstGeom>
                    <a:noFill/>
                    <a:ln w="9525">
                      <a:noFill/>
                      <a:miter lim="800000"/>
                      <a:headEnd/>
                      <a:tailEnd/>
                    </a:ln>
                  </pic:spPr>
                </pic:pic>
              </a:graphicData>
            </a:graphic>
          </wp:inline>
        </w:drawing>
      </w:r>
      <w:r w:rsidR="005D2E9C">
        <w:br/>
      </w:r>
      <w:r w:rsidR="00BE67E4">
        <w:br/>
      </w:r>
      <w:r w:rsidR="005D2E9C">
        <w:t xml:space="preserve">Below is how the Private Key and Certificate will display after the </w:t>
      </w:r>
      <w:proofErr w:type="spellStart"/>
      <w:r w:rsidR="005D2E9C">
        <w:t>Demandware</w:t>
      </w:r>
      <w:proofErr w:type="spellEnd"/>
      <w:r w:rsidR="005D2E9C">
        <w:t xml:space="preserve"> Sandbox has been rebooted.</w:t>
      </w:r>
    </w:p>
    <w:p w:rsidR="00176E03" w:rsidRDefault="00176E03" w:rsidP="00774D3F"/>
    <w:p w:rsidR="00176E03" w:rsidRDefault="00176E03" w:rsidP="00774D3F"/>
    <w:p w:rsidR="00176E03" w:rsidRDefault="00176E03" w:rsidP="00774D3F"/>
    <w:p w:rsidR="00774D3F" w:rsidRDefault="00A60331" w:rsidP="00774D3F">
      <w:r w:rsidRPr="00A60331">
        <w:rPr>
          <w:noProof/>
        </w:rPr>
        <w:pict>
          <v:shape id="AutoShape 3" o:spid="_x0000_s1027" type="#_x0000_t185" style="position:absolute;margin-left:178.8pt;margin-top:322.8pt;width:126.15pt;height:439.1pt;rotation:90;z-index:251682816;visibility:visible;mso-wrap-distance-right:36pt;mso-position-horizontal-relative:margin;mso-position-vertic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" o:allowincell="f" adj="2346" fillcolor="#4f81bd [3204]" strokecolor="#4f81bd [3204]" strokeweight="1pt">
            <v:shadow on="t" type="double" opacity=".5" color2="shadow add(102)" offset="3pt,-3pt" offset2="6pt,-6pt"/>
            <v:textbox inset="18pt,18pt,,18pt">
              <w:txbxContent>
                <w:p w:rsidR="00BC2CCA" w:rsidRDefault="00BC2CCA" w:rsidP="00BC2CCA">
                  <w:pPr>
                    <w:jc w:val="center"/>
                    <w:rPr>
                      <w:i/>
                      <w:iCs/>
                      <w:color w:val="938953" w:themeColor="background2" w:themeShade="7F"/>
                    </w:rPr>
                  </w:pPr>
                  <w:r>
                    <w:rPr>
                      <w:i/>
                      <w:iCs/>
                      <w:color w:val="938953" w:themeColor="background2" w:themeShade="7F"/>
                    </w:rPr>
                    <w:t xml:space="preserve">Important:  New Certificate and Key Files will need to be created for use within the Production environment. The URL’s provided for Sandbox Boarding will not be used in the Production environment.  Production Boarding information will be provided to the Merchant following their certification, </w:t>
                  </w:r>
                  <w:r>
                    <w:rPr>
                      <w:i/>
                      <w:iCs/>
                      <w:color w:val="938953" w:themeColor="background2" w:themeShade="7F"/>
                    </w:rPr>
                    <w:br/>
                    <w:t xml:space="preserve">authorizing the Merchant to begin sending production traffic.  </w:t>
                  </w:r>
                  <w:r>
                    <w:rPr>
                      <w:i/>
                      <w:iCs/>
                      <w:color w:val="938953" w:themeColor="background2" w:themeShade="7F"/>
                    </w:rPr>
                    <w:br/>
                    <w:t>Contact your Technical Account Manager if you have any questions or concerns.</w:t>
                  </w:r>
                </w:p>
              </w:txbxContent>
            </v:textbox>
            <w10:wrap type="topAndBottom" anchorx="margin" anchory="margin"/>
          </v:shape>
        </w:pict>
      </w:r>
      <w:r w:rsidR="00E13AED">
        <w:rPr>
          <w:noProof/>
          <w:lang w:val="ru-RU" w:eastAsia="ru-RU"/>
        </w:rPr>
        <w:drawing>
          <wp:anchor distT="0" distB="0" distL="114300" distR="114300" simplePos="0" relativeHeight="251660800" behindDoc="1" locked="0" layoutInCell="1" allowOverlap="1">
            <wp:simplePos x="0" y="0"/>
            <wp:positionH relativeFrom="column">
              <wp:posOffset>72390</wp:posOffset>
            </wp:positionH>
            <wp:positionV relativeFrom="paragraph">
              <wp:posOffset>-768350</wp:posOffset>
            </wp:positionV>
            <wp:extent cx="6188710" cy="979805"/>
            <wp:effectExtent l="19050" t="0" r="2540" b="0"/>
            <wp:wrapNone/>
            <wp:docPr id="15" name="Рисунок 14"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1" cstate="print"/>
                    <a:stretch>
                      <a:fillRect/>
                    </a:stretch>
                  </pic:blipFill>
                  <pic:spPr>
                    <a:xfrm>
                      <a:off x="0" y="0"/>
                      <a:ext cx="6188710" cy="979805"/>
                    </a:xfrm>
                    <a:prstGeom prst="rect">
                      <a:avLst/>
                    </a:prstGeom>
                  </pic:spPr>
                </pic:pic>
              </a:graphicData>
            </a:graphic>
          </wp:anchor>
        </w:drawing>
      </w:r>
    </w:p>
    <w:p w:rsidR="00774D3F" w:rsidRDefault="00774D3F" w:rsidP="00774D3F"/>
    <w:p w:rsidR="00BB7A33" w:rsidDel="0076594B" w:rsidRDefault="00BB7A33" w:rsidP="00774D3F">
      <w:pPr>
        <w:rPr>
          <w:del w:id="317" w:author="Демонстрационная версия" w:date="2013-05-17T12:40:00Z"/>
        </w:rPr>
      </w:pPr>
    </w:p>
    <w:p w:rsidR="00BB7A33" w:rsidDel="0076594B" w:rsidRDefault="00BB7A33" w:rsidP="00774D3F">
      <w:pPr>
        <w:rPr>
          <w:del w:id="318" w:author="Демонстрационная версия" w:date="2013-05-17T12:40:00Z"/>
        </w:rPr>
      </w:pPr>
    </w:p>
    <w:p w:rsidR="00E13AED" w:rsidRDefault="00C8358E" w:rsidP="00BC2CCA">
      <w:pPr>
        <w:rPr>
          <w:b/>
        </w:rPr>
      </w:pPr>
      <w:bookmarkStart w:id="319" w:name="_Toc358635573"/>
      <w:r>
        <w:rPr>
          <w:rStyle w:val="10"/>
        </w:rPr>
        <w:t>Configuring the Event Notification Service</w:t>
      </w:r>
      <w:bookmarkEnd w:id="319"/>
      <w:r w:rsidR="00717829" w:rsidRPr="00595A7E">
        <w:rPr>
          <w:b/>
        </w:rPr>
        <w:t xml:space="preserve"> </w:t>
      </w:r>
    </w:p>
    <w:p w:rsidR="00E13AED" w:rsidRDefault="00717829" w:rsidP="00BC2CCA">
      <w:pPr>
        <w:pStyle w:val="22"/>
        <w:rPr>
          <w:lang w:val="en-US"/>
        </w:rPr>
      </w:pPr>
      <w:r>
        <w:rPr>
          <w:lang w:val="en-US"/>
        </w:rPr>
        <w:t>To configur</w:t>
      </w:r>
      <w:r w:rsidR="005065E8">
        <w:rPr>
          <w:lang w:val="en-US"/>
        </w:rPr>
        <w:t>e</w:t>
      </w:r>
      <w:r>
        <w:rPr>
          <w:lang w:val="en-US"/>
        </w:rPr>
        <w:t xml:space="preserve"> </w:t>
      </w:r>
      <w:r w:rsidR="005065E8">
        <w:rPr>
          <w:lang w:val="en-US"/>
        </w:rPr>
        <w:t xml:space="preserve">the Event Notification Service (ENS) a Merchant URL will need to be set within </w:t>
      </w:r>
      <w:proofErr w:type="spellStart"/>
      <w:r w:rsidR="005065E8">
        <w:rPr>
          <w:lang w:val="en-US"/>
        </w:rPr>
        <w:t>Demandware</w:t>
      </w:r>
      <w:proofErr w:type="spellEnd"/>
      <w:r w:rsidR="005065E8">
        <w:rPr>
          <w:lang w:val="en-US"/>
        </w:rPr>
        <w:t xml:space="preserve"> and within the </w:t>
      </w:r>
      <w:proofErr w:type="spellStart"/>
      <w:r w:rsidR="005065E8">
        <w:rPr>
          <w:lang w:val="en-US"/>
        </w:rPr>
        <w:t>Kount</w:t>
      </w:r>
      <w:proofErr w:type="spellEnd"/>
      <w:r w:rsidR="005065E8">
        <w:rPr>
          <w:lang w:val="en-US"/>
        </w:rPr>
        <w:t xml:space="preserve"> Agent Web Console.</w:t>
      </w:r>
      <w:r>
        <w:rPr>
          <w:lang w:val="en-US"/>
        </w:rPr>
        <w:t xml:space="preserve"> </w:t>
      </w:r>
      <w:r w:rsidR="005065E8">
        <w:rPr>
          <w:lang w:val="en-US"/>
        </w:rPr>
        <w:t xml:space="preserve"> </w:t>
      </w:r>
      <w:r>
        <w:rPr>
          <w:lang w:val="en-US"/>
        </w:rPr>
        <w:t xml:space="preserve">All </w:t>
      </w:r>
      <w:r w:rsidR="005065E8">
        <w:rPr>
          <w:lang w:val="en-US"/>
        </w:rPr>
        <w:t>E</w:t>
      </w:r>
      <w:r>
        <w:rPr>
          <w:lang w:val="en-US"/>
        </w:rPr>
        <w:t xml:space="preserve">vent </w:t>
      </w:r>
      <w:r w:rsidR="005065E8">
        <w:rPr>
          <w:lang w:val="en-US"/>
        </w:rPr>
        <w:t>N</w:t>
      </w:r>
      <w:r>
        <w:rPr>
          <w:lang w:val="en-US"/>
        </w:rPr>
        <w:t xml:space="preserve">otifications will be sent </w:t>
      </w:r>
      <w:r w:rsidR="005065E8">
        <w:rPr>
          <w:lang w:val="en-US"/>
        </w:rPr>
        <w:t>to</w:t>
      </w:r>
      <w:r>
        <w:rPr>
          <w:lang w:val="en-US"/>
        </w:rPr>
        <w:t xml:space="preserve"> this URL</w:t>
      </w:r>
      <w:r w:rsidR="005065E8">
        <w:rPr>
          <w:lang w:val="en-US"/>
        </w:rPr>
        <w:t xml:space="preserve"> as an XML post</w:t>
      </w:r>
      <w:r>
        <w:rPr>
          <w:lang w:val="en-US"/>
        </w:rPr>
        <w:t>.</w:t>
      </w:r>
    </w:p>
    <w:p w:rsidR="00E13AED" w:rsidRDefault="00BB7A33" w:rsidP="00BC2CCA">
      <w:pPr>
        <w:pStyle w:val="22"/>
        <w:numPr>
          <w:ilvl w:val="0"/>
          <w:numId w:val="47"/>
        </w:numPr>
        <w:rPr>
          <w:lang w:val="en-US" w:eastAsia="en-US"/>
        </w:rPr>
      </w:pPr>
      <w:r>
        <w:rPr>
          <w:lang w:val="en-US" w:eastAsia="en-US"/>
        </w:rPr>
        <w:t>Identify the Merchant URL.  Use the example below to help discover your unique URL.</w:t>
      </w:r>
      <w:r>
        <w:rPr>
          <w:lang w:val="en-US" w:eastAsia="en-US"/>
        </w:rPr>
        <w:br/>
      </w:r>
      <w:r>
        <w:rPr>
          <w:lang w:val="en-US" w:eastAsia="en-US"/>
        </w:rPr>
        <w:br/>
      </w:r>
    </w:p>
    <w:p w:rsidR="00717829" w:rsidRDefault="00717829" w:rsidP="00717829">
      <w:pPr>
        <w:pStyle w:val="22"/>
        <w:rPr>
          <w:lang w:val="en-US" w:eastAsia="en-US"/>
        </w:rPr>
      </w:pPr>
      <w:r>
        <w:rPr>
          <w:lang w:val="en-US" w:eastAsia="en-US"/>
        </w:rPr>
        <w:t xml:space="preserve"> Example of </w:t>
      </w:r>
      <w:r w:rsidR="00784959">
        <w:rPr>
          <w:lang w:val="en-US" w:eastAsia="en-US"/>
        </w:rPr>
        <w:t>Event Notification System</w:t>
      </w:r>
      <w:r>
        <w:rPr>
          <w:lang w:val="en-US" w:eastAsia="en-US"/>
        </w:rPr>
        <w:t xml:space="preserve"> URL:</w:t>
      </w:r>
    </w:p>
    <w:p w:rsidR="00E13AED" w:rsidRDefault="00E13AED" w:rsidP="00BC2CCA">
      <w:pPr>
        <w:pStyle w:val="22"/>
        <w:ind w:left="0"/>
        <w:rPr>
          <w:lang w:val="en-US" w:eastAsia="en-US"/>
        </w:rPr>
      </w:pPr>
      <w:r>
        <w:rPr>
          <w:noProof/>
        </w:rPr>
        <w:drawing>
          <wp:inline distT="0" distB="0" distL="0" distR="0">
            <wp:extent cx="6699802" cy="708372"/>
            <wp:effectExtent l="19050" t="0" r="5798"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t="22175" b="71434"/>
                    <a:stretch>
                      <a:fillRect/>
                    </a:stretch>
                  </pic:blipFill>
                  <pic:spPr bwMode="auto">
                    <a:xfrm>
                      <a:off x="0" y="0"/>
                      <a:ext cx="6699802" cy="708372"/>
                    </a:xfrm>
                    <a:prstGeom prst="rect">
                      <a:avLst/>
                    </a:prstGeom>
                    <a:noFill/>
                    <a:ln w="9525">
                      <a:noFill/>
                      <a:miter lim="800000"/>
                      <a:headEnd/>
                      <a:tailEnd/>
                    </a:ln>
                  </pic:spPr>
                </pic:pic>
              </a:graphicData>
            </a:graphic>
          </wp:inline>
        </w:drawing>
      </w:r>
      <w:r w:rsidR="00A7516A">
        <w:rPr>
          <w:lang w:val="en-US" w:eastAsia="en-US"/>
        </w:rPr>
        <w:br/>
      </w:r>
      <w:r w:rsidR="00A7516A">
        <w:rPr>
          <w:lang w:val="en-US" w:eastAsia="en-US"/>
        </w:rPr>
        <w:lastRenderedPageBreak/>
        <w:t>The rest of the URL is primarily static values.  The “default” value may be different if the merchant is using another language aside from English.</w:t>
      </w:r>
      <w:r w:rsidR="00A7516A">
        <w:rPr>
          <w:lang w:val="en-US" w:eastAsia="en-US"/>
        </w:rPr>
        <w:br/>
      </w:r>
    </w:p>
    <w:p w:rsidR="00E13AED" w:rsidRDefault="00BB7A33" w:rsidP="00BC2CCA">
      <w:pPr>
        <w:pStyle w:val="ad"/>
        <w:numPr>
          <w:ilvl w:val="0"/>
          <w:numId w:val="47"/>
        </w:numPr>
      </w:pPr>
      <w:r>
        <w:t>Set the ENS URL</w:t>
      </w:r>
      <w:r w:rsidR="005065E8">
        <w:t xml:space="preserve"> within </w:t>
      </w:r>
      <w:proofErr w:type="spellStart"/>
      <w:r w:rsidR="005065E8">
        <w:t>Kount</w:t>
      </w:r>
      <w:proofErr w:type="spellEnd"/>
      <w:r w:rsidR="005065E8">
        <w:t>, navigate to the Fraud Control tab -&gt; Websites. Select the GEAR, (circled in the image below).</w:t>
      </w:r>
    </w:p>
    <w:p w:rsidR="00E13AED" w:rsidRDefault="00E13AED" w:rsidP="00BC2CCA">
      <w:r w:rsidRPr="00BD5332">
        <w:rPr>
          <w:noProof/>
          <w:lang w:val="ru-RU" w:eastAsia="ru-RU"/>
        </w:rPr>
        <w:drawing>
          <wp:inline distT="0" distB="0" distL="0" distR="0">
            <wp:extent cx="5196687" cy="1156362"/>
            <wp:effectExtent l="19050" t="0" r="3963"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5194041" cy="1155773"/>
                    </a:xfrm>
                    <a:prstGeom prst="rect">
                      <a:avLst/>
                    </a:prstGeom>
                    <a:noFill/>
                    <a:ln w="9525">
                      <a:noFill/>
                      <a:miter lim="800000"/>
                      <a:headEnd/>
                      <a:tailEnd/>
                    </a:ln>
                  </pic:spPr>
                </pic:pic>
              </a:graphicData>
            </a:graphic>
          </wp:inline>
        </w:drawing>
      </w:r>
      <w:r w:rsidR="005065E8">
        <w:t xml:space="preserve"> </w:t>
      </w:r>
    </w:p>
    <w:p w:rsidR="00E13AED" w:rsidRDefault="00BB7A33" w:rsidP="00BC2CCA">
      <w:pPr>
        <w:pStyle w:val="ad"/>
        <w:numPr>
          <w:ilvl w:val="0"/>
          <w:numId w:val="47"/>
        </w:numPr>
      </w:pPr>
      <w:r>
        <w:t>The Edit Row</w:t>
      </w:r>
      <w:r w:rsidR="005065E8">
        <w:t xml:space="preserve"> dialog will display.  </w:t>
      </w:r>
      <w:r>
        <w:t>Choose the ENS Enabled Radio button.  Enter the ENS URL (that is unique to your merchant account) within the Merchant ENS URL field.  Select the Update Website button.</w:t>
      </w:r>
    </w:p>
    <w:p w:rsidR="00E13AED" w:rsidRDefault="00E13AED" w:rsidP="00BC2CCA">
      <w:r w:rsidRPr="00BD5332">
        <w:rPr>
          <w:noProof/>
          <w:lang w:val="ru-RU" w:eastAsia="ru-RU"/>
        </w:rPr>
        <w:drawing>
          <wp:inline distT="0" distB="0" distL="0" distR="0">
            <wp:extent cx="1108859" cy="1828800"/>
            <wp:effectExtent l="19050" t="0" r="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rcRect/>
                    <a:stretch>
                      <a:fillRect/>
                    </a:stretch>
                  </pic:blipFill>
                  <pic:spPr bwMode="auto">
                    <a:xfrm>
                      <a:off x="0" y="0"/>
                      <a:ext cx="1107270" cy="1826179"/>
                    </a:xfrm>
                    <a:prstGeom prst="rect">
                      <a:avLst/>
                    </a:prstGeom>
                    <a:noFill/>
                    <a:ln w="9525">
                      <a:noFill/>
                      <a:miter lim="800000"/>
                      <a:headEnd/>
                      <a:tailEnd/>
                    </a:ln>
                  </pic:spPr>
                </pic:pic>
              </a:graphicData>
            </a:graphic>
          </wp:inline>
        </w:drawing>
      </w:r>
      <w:r w:rsidR="00A7516A">
        <w:t xml:space="preserve">      </w:t>
      </w:r>
      <w:r w:rsidR="00A7516A" w:rsidRPr="00BD5332">
        <w:rPr>
          <w:noProof/>
          <w:lang w:val="ru-RU" w:eastAsia="ru-RU"/>
        </w:rPr>
        <w:drawing>
          <wp:inline distT="0" distB="0" distL="0" distR="0">
            <wp:extent cx="3877089" cy="893569"/>
            <wp:effectExtent l="19050" t="0" r="9111"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srcRect/>
                    <a:stretch>
                      <a:fillRect/>
                    </a:stretch>
                  </pic:blipFill>
                  <pic:spPr bwMode="auto">
                    <a:xfrm>
                      <a:off x="0" y="0"/>
                      <a:ext cx="3875303" cy="893157"/>
                    </a:xfrm>
                    <a:prstGeom prst="rect">
                      <a:avLst/>
                    </a:prstGeom>
                    <a:noFill/>
                    <a:ln w="9525">
                      <a:noFill/>
                      <a:miter lim="800000"/>
                      <a:headEnd/>
                      <a:tailEnd/>
                    </a:ln>
                  </pic:spPr>
                </pic:pic>
              </a:graphicData>
            </a:graphic>
          </wp:inline>
        </w:drawing>
      </w:r>
    </w:p>
    <w:p w:rsidR="00E13AED" w:rsidRDefault="00BB7A33" w:rsidP="00BC2CCA">
      <w:r>
        <w:t>Notice the confirmation in the upper left stating the Website was successfully edited.</w:t>
      </w:r>
    </w:p>
    <w:p w:rsidR="00E13AED" w:rsidRDefault="00E13AED" w:rsidP="00BC2CCA"/>
    <w:p w:rsidR="00E13AED" w:rsidRDefault="00D45656" w:rsidP="00BC2CCA">
      <w:pPr>
        <w:pStyle w:val="1"/>
        <w:numPr>
          <w:ilvl w:val="0"/>
          <w:numId w:val="0"/>
        </w:numPr>
      </w:pPr>
      <w:r>
        <w:rPr>
          <w:sz w:val="16"/>
          <w:szCs w:val="16"/>
        </w:rPr>
        <w:br/>
      </w:r>
      <w:r>
        <w:rPr>
          <w:sz w:val="16"/>
          <w:szCs w:val="16"/>
        </w:rPr>
        <w:br/>
      </w:r>
      <w:bookmarkStart w:id="320" w:name="_Toc358635574"/>
      <w:r w:rsidR="00717829">
        <w:t xml:space="preserve">Assign the </w:t>
      </w:r>
      <w:r w:rsidR="00BB7A33">
        <w:t>C</w:t>
      </w:r>
      <w:r w:rsidR="00717829">
        <w:t xml:space="preserve">artridge to a </w:t>
      </w:r>
      <w:r w:rsidR="00BB7A33">
        <w:t>S</w:t>
      </w:r>
      <w:r w:rsidR="00717829">
        <w:t>ite</w:t>
      </w:r>
      <w:bookmarkEnd w:id="320"/>
    </w:p>
    <w:p w:rsidR="00DA1267" w:rsidRDefault="00DA1267" w:rsidP="00717829">
      <w:pPr>
        <w:ind w:left="708"/>
      </w:pPr>
      <w:r>
        <w:t>The Cartridge will need to be assigned to the Merchant’s website &amp; Business Manager.</w:t>
      </w:r>
    </w:p>
    <w:p w:rsidR="00E13AED" w:rsidRDefault="00DA1267" w:rsidP="00BC2CCA">
      <w:pPr>
        <w:pStyle w:val="ad"/>
        <w:numPr>
          <w:ilvl w:val="0"/>
          <w:numId w:val="48"/>
        </w:numPr>
      </w:pPr>
      <w:r>
        <w:t>Navigate to Administration -&gt; Sites -&gt; Manage Sites.  Select the appropriate site(s).</w:t>
      </w:r>
      <w:r w:rsidR="00717829">
        <w:t xml:space="preserve"> </w:t>
      </w:r>
    </w:p>
    <w:p w:rsidR="00E13AED" w:rsidRDefault="00717829" w:rsidP="00BC2CCA">
      <w:pPr>
        <w:pStyle w:val="ad"/>
        <w:numPr>
          <w:ilvl w:val="0"/>
          <w:numId w:val="48"/>
        </w:numPr>
      </w:pPr>
      <w:r>
        <w:t xml:space="preserve">Add </w:t>
      </w:r>
      <w:r w:rsidR="00E205A0">
        <w:t xml:space="preserve">the </w:t>
      </w:r>
      <w:r>
        <w:t xml:space="preserve">cartridge into the cartridge list for each site where </w:t>
      </w:r>
      <w:proofErr w:type="spellStart"/>
      <w:r>
        <w:t>Kount</w:t>
      </w:r>
      <w:proofErr w:type="spellEnd"/>
      <w:r>
        <w:t xml:space="preserve">  is needed</w:t>
      </w:r>
      <w:r w:rsidR="00DA1267">
        <w:t xml:space="preserve"> by including the following prefix within the cartridge field:</w:t>
      </w:r>
      <w:r w:rsidR="00DA1267">
        <w:br/>
      </w:r>
    </w:p>
    <w:p w:rsidR="00E13AED" w:rsidRPr="00BC2CCA" w:rsidRDefault="00EB18F1" w:rsidP="00BC2CCA">
      <w:pPr>
        <w:pStyle w:val="ad"/>
        <w:ind w:left="1068"/>
        <w:rPr>
          <w:rFonts w:ascii="Courier New" w:hAnsi="Courier New" w:cs="Courier New"/>
        </w:rPr>
      </w:pPr>
      <w:proofErr w:type="spellStart"/>
      <w:r w:rsidRPr="00BC2CCA">
        <w:rPr>
          <w:rFonts w:ascii="Courier New" w:hAnsi="Courier New" w:cs="Courier New"/>
        </w:rPr>
        <w:t>int_kount</w:t>
      </w:r>
      <w:proofErr w:type="spellEnd"/>
      <w:r w:rsidRPr="00BC2CCA">
        <w:rPr>
          <w:rFonts w:ascii="Courier New" w:hAnsi="Courier New" w:cs="Courier New"/>
        </w:rPr>
        <w:t>:</w:t>
      </w:r>
      <w:r w:rsidR="00DA1267">
        <w:rPr>
          <w:rFonts w:ascii="Courier New" w:hAnsi="Courier New" w:cs="Courier New"/>
        </w:rPr>
        <w:br/>
      </w:r>
    </w:p>
    <w:p w:rsidR="00E13AED" w:rsidRDefault="00E13AED" w:rsidP="00BC2CCA">
      <w:pPr>
        <w:pStyle w:val="ad"/>
        <w:numPr>
          <w:ilvl w:val="0"/>
          <w:numId w:val="48"/>
        </w:numPr>
      </w:pPr>
      <w:r>
        <w:rPr>
          <w:noProof/>
          <w:lang w:val="ru-RU" w:eastAsia="ru-RU"/>
        </w:rPr>
        <w:lastRenderedPageBreak/>
        <w:drawing>
          <wp:anchor distT="0" distB="0" distL="114300" distR="114300" simplePos="0" relativeHeight="251683840" behindDoc="0" locked="0" layoutInCell="1" allowOverlap="1">
            <wp:simplePos x="0" y="0"/>
            <wp:positionH relativeFrom="column">
              <wp:posOffset>20320</wp:posOffset>
            </wp:positionH>
            <wp:positionV relativeFrom="paragraph">
              <wp:posOffset>376555</wp:posOffset>
            </wp:positionV>
            <wp:extent cx="6189980" cy="1923415"/>
            <wp:effectExtent l="19050" t="0" r="1270" b="0"/>
            <wp:wrapTopAndBottom/>
            <wp:docPr id="26" name="Рисунок 1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6" cstate="print"/>
                    <a:stretch>
                      <a:fillRect/>
                    </a:stretch>
                  </pic:blipFill>
                  <pic:spPr>
                    <a:xfrm>
                      <a:off x="0" y="0"/>
                      <a:ext cx="6189980" cy="1923415"/>
                    </a:xfrm>
                    <a:prstGeom prst="rect">
                      <a:avLst/>
                    </a:prstGeom>
                  </pic:spPr>
                </pic:pic>
              </a:graphicData>
            </a:graphic>
          </wp:anchor>
        </w:drawing>
      </w:r>
      <w:r w:rsidR="00DA1267">
        <w:t>Select the Apply button.</w:t>
      </w:r>
    </w:p>
    <w:p w:rsidR="00DA1267" w:rsidRDefault="00DA1267" w:rsidP="00717829">
      <w:pPr>
        <w:ind w:left="708"/>
      </w:pPr>
    </w:p>
    <w:p w:rsidR="00E13AED" w:rsidRDefault="00E205A0" w:rsidP="00BC2CCA">
      <w:pPr>
        <w:pStyle w:val="ad"/>
        <w:numPr>
          <w:ilvl w:val="0"/>
          <w:numId w:val="48"/>
        </w:numPr>
      </w:pPr>
      <w:r>
        <w:t xml:space="preserve">Navigate to Administration -&gt; Sites -&gt; Manage Sites. Select </w:t>
      </w:r>
      <w:r w:rsidR="00EB18F1" w:rsidRPr="00BC2CCA">
        <w:rPr>
          <w:b/>
        </w:rPr>
        <w:t>Manage the Business Manager</w:t>
      </w:r>
      <w:r>
        <w:t xml:space="preserve"> site.</w:t>
      </w:r>
    </w:p>
    <w:p w:rsidR="00E13AED" w:rsidRDefault="00E13AED" w:rsidP="00BC2CCA">
      <w:pPr>
        <w:pStyle w:val="ad"/>
      </w:pPr>
    </w:p>
    <w:p w:rsidR="00E13AED" w:rsidRDefault="00E205A0" w:rsidP="00BC2CCA">
      <w:pPr>
        <w:pStyle w:val="ad"/>
        <w:numPr>
          <w:ilvl w:val="0"/>
          <w:numId w:val="48"/>
        </w:numPr>
      </w:pPr>
      <w:r>
        <w:t>Add the cartridge into the cartridge list for the Business Manager by including the following prefix within the cartridge field:</w:t>
      </w:r>
    </w:p>
    <w:p w:rsidR="00E13AED" w:rsidRDefault="00E13AED" w:rsidP="00BC2CCA">
      <w:pPr>
        <w:pStyle w:val="ad"/>
      </w:pPr>
    </w:p>
    <w:p w:rsidR="00E13AED" w:rsidRDefault="00E205A0" w:rsidP="00BC2CCA">
      <w:pPr>
        <w:pStyle w:val="ad"/>
        <w:ind w:left="1068"/>
      </w:pPr>
      <w:proofErr w:type="spellStart"/>
      <w:r w:rsidRPr="00DA1267">
        <w:rPr>
          <w:rFonts w:ascii="Courier New" w:hAnsi="Courier New" w:cs="Courier New"/>
        </w:rPr>
        <w:t>int_kount</w:t>
      </w:r>
      <w:proofErr w:type="spellEnd"/>
      <w:r w:rsidRPr="00DA1267">
        <w:rPr>
          <w:rFonts w:ascii="Courier New" w:hAnsi="Courier New" w:cs="Courier New"/>
        </w:rPr>
        <w:t>:</w:t>
      </w:r>
      <w:r>
        <w:rPr>
          <w:rFonts w:ascii="Courier New" w:hAnsi="Courier New" w:cs="Courier New"/>
        </w:rPr>
        <w:br/>
      </w:r>
    </w:p>
    <w:p w:rsidR="00E13AED" w:rsidRDefault="00E205A0" w:rsidP="00BC2CCA">
      <w:pPr>
        <w:pStyle w:val="ad"/>
        <w:numPr>
          <w:ilvl w:val="0"/>
          <w:numId w:val="48"/>
        </w:numPr>
      </w:pPr>
      <w:r>
        <w:t>Select the Apply button.</w:t>
      </w:r>
      <w:r>
        <w:br/>
      </w:r>
    </w:p>
    <w:p w:rsidR="00E13AED" w:rsidRDefault="00E13AED" w:rsidP="00BC2CCA">
      <w:pPr>
        <w:pStyle w:val="ad"/>
        <w:ind w:left="1068"/>
      </w:pPr>
      <w:r>
        <w:rPr>
          <w:noProof/>
          <w:lang w:val="ru-RU" w:eastAsia="ru-RU"/>
        </w:rPr>
        <w:drawing>
          <wp:inline distT="0" distB="0" distL="0" distR="0">
            <wp:extent cx="5169306" cy="1512951"/>
            <wp:effectExtent l="1905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169051" cy="1512876"/>
                    </a:xfrm>
                    <a:prstGeom prst="rect">
                      <a:avLst/>
                    </a:prstGeom>
                    <a:noFill/>
                    <a:ln w="9525">
                      <a:noFill/>
                      <a:miter lim="800000"/>
                      <a:headEnd/>
                      <a:tailEnd/>
                    </a:ln>
                  </pic:spPr>
                </pic:pic>
              </a:graphicData>
            </a:graphic>
          </wp:inline>
        </w:drawing>
      </w:r>
      <w:r w:rsidR="00E205A0">
        <w:br/>
      </w:r>
    </w:p>
    <w:p w:rsidR="00E13AED" w:rsidRDefault="0018232D" w:rsidP="00BC2CCA">
      <w:pPr>
        <w:pStyle w:val="af"/>
        <w:numPr>
          <w:ilvl w:val="0"/>
          <w:numId w:val="0"/>
        </w:numPr>
      </w:pPr>
      <w:bookmarkStart w:id="321" w:name="_Toc338404178"/>
      <w:r>
        <w:t>Custom Cod</w:t>
      </w:r>
      <w:r w:rsidR="00F95C70">
        <w:t>ing Requirements &amp; Instructions</w:t>
      </w:r>
      <w:bookmarkEnd w:id="321"/>
    </w:p>
    <w:p w:rsidR="00E13AED" w:rsidRDefault="00F95C70" w:rsidP="00BC2CCA">
      <w:pPr>
        <w:pStyle w:val="a8"/>
        <w:ind w:left="1080"/>
        <w:jc w:val="left"/>
        <w:rPr>
          <w:rFonts w:ascii="Calibri" w:hAnsi="Calibri"/>
        </w:rPr>
      </w:pPr>
      <w:r>
        <w:rPr>
          <w:rStyle w:val="hps"/>
          <w:rFonts w:ascii="Calibri" w:hAnsi="Calibri" w:cs="Calibri"/>
        </w:rPr>
        <w:t xml:space="preserve">There are portions of the </w:t>
      </w:r>
      <w:proofErr w:type="spellStart"/>
      <w:r>
        <w:rPr>
          <w:rStyle w:val="hps"/>
          <w:rFonts w:ascii="Calibri" w:hAnsi="Calibri" w:cs="Calibri"/>
        </w:rPr>
        <w:t>Kount</w:t>
      </w:r>
      <w:proofErr w:type="spellEnd"/>
      <w:r>
        <w:rPr>
          <w:rStyle w:val="hps"/>
          <w:rFonts w:ascii="Calibri" w:hAnsi="Calibri" w:cs="Calibri"/>
        </w:rPr>
        <w:t xml:space="preserve"> cartridge implementation that require </w:t>
      </w:r>
      <w:r w:rsidR="004A0FDC">
        <w:rPr>
          <w:rStyle w:val="hps"/>
          <w:rFonts w:ascii="Calibri" w:hAnsi="Calibri" w:cs="Calibri"/>
        </w:rPr>
        <w:t>additions to</w:t>
      </w:r>
      <w:r>
        <w:rPr>
          <w:rStyle w:val="hps"/>
          <w:rFonts w:ascii="Calibri" w:hAnsi="Calibri" w:cs="Calibri"/>
        </w:rPr>
        <w:t xml:space="preserve"> the internal coding</w:t>
      </w:r>
      <w:r w:rsidR="004A0FDC">
        <w:rPr>
          <w:rStyle w:val="hps"/>
          <w:rFonts w:ascii="Calibri" w:hAnsi="Calibri" w:cs="Calibri"/>
        </w:rPr>
        <w:t xml:space="preserve"> &amp; pipelines</w:t>
      </w:r>
      <w:r w:rsidR="00BE2CC0">
        <w:rPr>
          <w:rStyle w:val="hps"/>
          <w:rFonts w:ascii="Calibri" w:hAnsi="Calibri" w:cs="Calibri"/>
        </w:rPr>
        <w:t xml:space="preserve"> of the </w:t>
      </w:r>
      <w:proofErr w:type="spellStart"/>
      <w:r w:rsidR="00BE2CC0">
        <w:rPr>
          <w:rStyle w:val="hps"/>
          <w:rFonts w:ascii="Calibri" w:hAnsi="Calibri" w:cs="Calibri"/>
        </w:rPr>
        <w:t>Demandware</w:t>
      </w:r>
      <w:proofErr w:type="spellEnd"/>
      <w:r w:rsidR="00BE2CC0">
        <w:rPr>
          <w:rStyle w:val="hps"/>
          <w:rFonts w:ascii="Calibri" w:hAnsi="Calibri" w:cs="Calibri"/>
        </w:rPr>
        <w:t xml:space="preserve"> storefront code</w:t>
      </w:r>
      <w:r>
        <w:rPr>
          <w:rStyle w:val="hps"/>
          <w:rFonts w:ascii="Calibri" w:hAnsi="Calibri" w:cs="Calibri"/>
        </w:rPr>
        <w:t xml:space="preserve">.  Please consult with your </w:t>
      </w:r>
      <w:proofErr w:type="spellStart"/>
      <w:r>
        <w:rPr>
          <w:rStyle w:val="hps"/>
          <w:rFonts w:ascii="Calibri" w:hAnsi="Calibri" w:cs="Calibri"/>
        </w:rPr>
        <w:t>Demandware</w:t>
      </w:r>
      <w:proofErr w:type="spellEnd"/>
      <w:r>
        <w:rPr>
          <w:rStyle w:val="hps"/>
          <w:rFonts w:ascii="Calibri" w:hAnsi="Calibri" w:cs="Calibri"/>
        </w:rPr>
        <w:t xml:space="preserve"> development resources to complete this portion of the </w:t>
      </w:r>
      <w:proofErr w:type="spellStart"/>
      <w:r>
        <w:rPr>
          <w:rStyle w:val="hps"/>
          <w:rFonts w:ascii="Calibri" w:hAnsi="Calibri" w:cs="Calibri"/>
        </w:rPr>
        <w:t>Kount</w:t>
      </w:r>
      <w:proofErr w:type="spellEnd"/>
      <w:r>
        <w:rPr>
          <w:rStyle w:val="hps"/>
          <w:rFonts w:ascii="Calibri" w:hAnsi="Calibri" w:cs="Calibri"/>
        </w:rPr>
        <w:t xml:space="preserve"> integration.</w:t>
      </w:r>
    </w:p>
    <w:p w:rsidR="00E13AED" w:rsidRDefault="0018232D" w:rsidP="00BC2CCA">
      <w:pPr>
        <w:pStyle w:val="a8"/>
        <w:numPr>
          <w:ilvl w:val="6"/>
          <w:numId w:val="25"/>
        </w:numPr>
        <w:ind w:left="1440"/>
        <w:jc w:val="left"/>
        <w:rPr>
          <w:rStyle w:val="hps"/>
          <w:rFonts w:ascii="Calibri" w:hAnsi="Calibri" w:cs="Calibri"/>
        </w:rPr>
      </w:pPr>
      <w:r>
        <w:rPr>
          <w:rStyle w:val="hps"/>
          <w:rFonts w:ascii="Calibri" w:hAnsi="Calibri" w:cs="Calibri"/>
        </w:rPr>
        <w:lastRenderedPageBreak/>
        <w:t xml:space="preserve">Navigate </w:t>
      </w:r>
      <w:r w:rsidRPr="00D229EF">
        <w:rPr>
          <w:rStyle w:val="hps"/>
          <w:rFonts w:ascii="Calibri" w:hAnsi="Calibri" w:cs="Calibri"/>
        </w:rPr>
        <w:t xml:space="preserve">in </w:t>
      </w:r>
      <w:r w:rsidR="002E04C4" w:rsidRPr="00D229EF">
        <w:rPr>
          <w:rStyle w:val="hps"/>
          <w:rFonts w:ascii="Calibri" w:hAnsi="Calibri" w:cs="Calibri"/>
        </w:rPr>
        <w:t>Eclipse</w:t>
      </w:r>
      <w:r w:rsidR="00D45656">
        <w:rPr>
          <w:rStyle w:val="hps"/>
          <w:rFonts w:ascii="Calibri" w:hAnsi="Calibri" w:cs="Calibri"/>
        </w:rPr>
        <w:t xml:space="preserve"> </w:t>
      </w:r>
      <w:r>
        <w:rPr>
          <w:rStyle w:val="hps"/>
          <w:rFonts w:ascii="Calibri" w:hAnsi="Calibri" w:cs="Calibri"/>
        </w:rPr>
        <w:t>to your storefront cartridge.</w:t>
      </w:r>
      <w:r w:rsidR="00D45656">
        <w:rPr>
          <w:rStyle w:val="hps"/>
          <w:rFonts w:ascii="Calibri" w:hAnsi="Calibri" w:cs="Calibri"/>
        </w:rPr>
        <w:t xml:space="preserve"> Other </w:t>
      </w:r>
      <w:r w:rsidR="00F95C70">
        <w:rPr>
          <w:rStyle w:val="hps"/>
          <w:rFonts w:ascii="Calibri" w:hAnsi="Calibri" w:cs="Calibri"/>
        </w:rPr>
        <w:t>editor</w:t>
      </w:r>
      <w:r w:rsidR="00D45656">
        <w:rPr>
          <w:rStyle w:val="hps"/>
          <w:rFonts w:ascii="Calibri" w:hAnsi="Calibri" w:cs="Calibri"/>
        </w:rPr>
        <w:t>s maybe used, the</w:t>
      </w:r>
      <w:r w:rsidR="00F95C70">
        <w:rPr>
          <w:rStyle w:val="hps"/>
          <w:rFonts w:ascii="Calibri" w:hAnsi="Calibri" w:cs="Calibri"/>
        </w:rPr>
        <w:t xml:space="preserve"> following</w:t>
      </w:r>
      <w:r w:rsidR="00D45656">
        <w:rPr>
          <w:rStyle w:val="hps"/>
          <w:rFonts w:ascii="Calibri" w:hAnsi="Calibri" w:cs="Calibri"/>
        </w:rPr>
        <w:t xml:space="preserve"> steps are documented </w:t>
      </w:r>
      <w:r w:rsidR="00F95C70">
        <w:rPr>
          <w:rStyle w:val="hps"/>
          <w:rFonts w:ascii="Calibri" w:hAnsi="Calibri" w:cs="Calibri"/>
        </w:rPr>
        <w:t xml:space="preserve">for </w:t>
      </w:r>
      <w:r w:rsidR="00D45656">
        <w:rPr>
          <w:rStyle w:val="hps"/>
          <w:rFonts w:ascii="Calibri" w:hAnsi="Calibri" w:cs="Calibri"/>
        </w:rPr>
        <w:t>us</w:t>
      </w:r>
      <w:r w:rsidR="00F95C70">
        <w:rPr>
          <w:rStyle w:val="hps"/>
          <w:rFonts w:ascii="Calibri" w:hAnsi="Calibri" w:cs="Calibri"/>
        </w:rPr>
        <w:t>e with</w:t>
      </w:r>
      <w:r w:rsidR="00D45656">
        <w:rPr>
          <w:rStyle w:val="hps"/>
          <w:rFonts w:ascii="Calibri" w:hAnsi="Calibri" w:cs="Calibri"/>
        </w:rPr>
        <w:t xml:space="preserve"> Eclipse.  Please reference the </w:t>
      </w:r>
      <w:proofErr w:type="spellStart"/>
      <w:r w:rsidR="00D45656">
        <w:rPr>
          <w:rStyle w:val="hps"/>
          <w:rFonts w:ascii="Calibri" w:hAnsi="Calibri" w:cs="Calibri"/>
        </w:rPr>
        <w:t>Demandware</w:t>
      </w:r>
      <w:proofErr w:type="spellEnd"/>
      <w:r w:rsidR="00D45656">
        <w:rPr>
          <w:rStyle w:val="hps"/>
          <w:rFonts w:ascii="Calibri" w:hAnsi="Calibri" w:cs="Calibri"/>
        </w:rPr>
        <w:t xml:space="preserve"> Test Drive documentation for further information.</w:t>
      </w:r>
      <w:r w:rsidR="00D45656">
        <w:rPr>
          <w:rStyle w:val="hps"/>
          <w:rFonts w:ascii="Calibri" w:hAnsi="Calibri" w:cs="Calibri"/>
        </w:rPr>
        <w:br/>
      </w:r>
      <w:r w:rsidR="00D45656">
        <w:rPr>
          <w:rStyle w:val="hps"/>
          <w:rFonts w:ascii="Calibri" w:hAnsi="Calibri" w:cs="Calibri"/>
        </w:rPr>
        <w:br/>
      </w:r>
      <w:r w:rsidR="00E13AED" w:rsidRPr="00BD5332">
        <w:rPr>
          <w:rFonts w:cs="Calibri"/>
          <w:noProof/>
          <w:lang w:val="ru-RU" w:eastAsia="ru-RU"/>
        </w:rPr>
        <w:drawing>
          <wp:anchor distT="0" distB="0" distL="114300" distR="114300" simplePos="0" relativeHeight="251678720" behindDoc="0" locked="0" layoutInCell="1" allowOverlap="1">
            <wp:simplePos x="0" y="0"/>
            <wp:positionH relativeFrom="column">
              <wp:posOffset>935279</wp:posOffset>
            </wp:positionH>
            <wp:positionV relativeFrom="paragraph">
              <wp:posOffset>680314</wp:posOffset>
            </wp:positionV>
            <wp:extent cx="2685669" cy="2465222"/>
            <wp:effectExtent l="19050" t="0" r="381" b="0"/>
            <wp:wrapTopAndBottom/>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2685669" cy="2465222"/>
                    </a:xfrm>
                    <a:prstGeom prst="rect">
                      <a:avLst/>
                    </a:prstGeom>
                    <a:noFill/>
                    <a:ln w="9525">
                      <a:noFill/>
                      <a:miter lim="800000"/>
                      <a:headEnd/>
                      <a:tailEnd/>
                    </a:ln>
                  </pic:spPr>
                </pic:pic>
              </a:graphicData>
            </a:graphic>
          </wp:anchor>
        </w:drawing>
      </w:r>
    </w:p>
    <w:p w:rsidR="00E13AED" w:rsidRDefault="00E13AED" w:rsidP="00BC2CCA">
      <w:pPr>
        <w:pStyle w:val="a8"/>
        <w:numPr>
          <w:ilvl w:val="6"/>
          <w:numId w:val="25"/>
        </w:numPr>
        <w:ind w:left="1440"/>
        <w:jc w:val="left"/>
        <w:rPr>
          <w:rStyle w:val="hps"/>
          <w:rFonts w:ascii="Calibri" w:hAnsi="Calibri" w:cs="Calibri"/>
        </w:rPr>
      </w:pPr>
      <w:r w:rsidRPr="00BC2CCA">
        <w:rPr>
          <w:rFonts w:ascii="Calibri" w:hAnsi="Calibri" w:cs="Calibri"/>
          <w:noProof/>
          <w:lang w:val="ru-RU" w:eastAsia="ru-RU"/>
        </w:rPr>
        <w:drawing>
          <wp:anchor distT="0" distB="0" distL="114300" distR="114300" simplePos="0" relativeHeight="251675648" behindDoc="0" locked="0" layoutInCell="1" allowOverlap="1">
            <wp:simplePos x="0" y="0"/>
            <wp:positionH relativeFrom="column">
              <wp:posOffset>149860</wp:posOffset>
            </wp:positionH>
            <wp:positionV relativeFrom="paragraph">
              <wp:posOffset>542925</wp:posOffset>
            </wp:positionV>
            <wp:extent cx="6059805" cy="958215"/>
            <wp:effectExtent l="19050" t="0" r="0" b="0"/>
            <wp:wrapTopAndBottom/>
            <wp:docPr id="40" name="Рисунок 12"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9" cstate="print"/>
                    <a:srcRect r="2114"/>
                    <a:stretch>
                      <a:fillRect/>
                    </a:stretch>
                  </pic:blipFill>
                  <pic:spPr>
                    <a:xfrm>
                      <a:off x="0" y="0"/>
                      <a:ext cx="6059805" cy="958215"/>
                    </a:xfrm>
                    <a:prstGeom prst="rect">
                      <a:avLst/>
                    </a:prstGeom>
                  </pic:spPr>
                </pic:pic>
              </a:graphicData>
            </a:graphic>
          </wp:anchor>
        </w:drawing>
      </w:r>
      <w:r w:rsidR="00B07C97">
        <w:rPr>
          <w:rStyle w:val="hps"/>
          <w:rFonts w:ascii="Calibri" w:hAnsi="Calibri" w:cs="Calibri"/>
        </w:rPr>
        <w:t>O</w:t>
      </w:r>
      <w:r w:rsidR="0018232D">
        <w:rPr>
          <w:rStyle w:val="hps"/>
          <w:rFonts w:ascii="Calibri" w:hAnsi="Calibri" w:cs="Calibri"/>
        </w:rPr>
        <w:t xml:space="preserve">pen </w:t>
      </w:r>
      <w:r w:rsidR="00377438">
        <w:rPr>
          <w:rStyle w:val="hps"/>
          <w:rFonts w:ascii="Calibri" w:hAnsi="Calibri" w:cs="Calibri"/>
        </w:rPr>
        <w:t>the T</w:t>
      </w:r>
      <w:r w:rsidR="0018232D">
        <w:rPr>
          <w:rStyle w:val="hps"/>
          <w:rFonts w:ascii="Calibri" w:hAnsi="Calibri" w:cs="Calibri"/>
        </w:rPr>
        <w:t>emplate</w:t>
      </w:r>
      <w:r w:rsidR="00377438">
        <w:rPr>
          <w:rStyle w:val="hps"/>
          <w:rFonts w:ascii="Calibri" w:hAnsi="Calibri" w:cs="Calibri"/>
        </w:rPr>
        <w:t xml:space="preserve"> folder navigate to </w:t>
      </w:r>
      <w:r w:rsidR="0018232D" w:rsidRPr="002354F1">
        <w:rPr>
          <w:rStyle w:val="hps"/>
          <w:rFonts w:ascii="Calibri" w:hAnsi="Calibri" w:cs="Calibri"/>
        </w:rPr>
        <w:t>checkout/billing/</w:t>
      </w:r>
      <w:proofErr w:type="spellStart"/>
      <w:r w:rsidR="0018232D" w:rsidRPr="002354F1">
        <w:rPr>
          <w:rStyle w:val="hps"/>
          <w:rFonts w:ascii="Calibri" w:hAnsi="Calibri" w:cs="Calibri"/>
        </w:rPr>
        <w:t>billing.isml</w:t>
      </w:r>
      <w:proofErr w:type="spellEnd"/>
      <w:r w:rsidR="00B07C97">
        <w:rPr>
          <w:rStyle w:val="hps"/>
          <w:rFonts w:ascii="Calibri" w:hAnsi="Calibri" w:cs="Calibri"/>
        </w:rPr>
        <w:t xml:space="preserve"> </w:t>
      </w:r>
      <w:r w:rsidR="00D45656">
        <w:rPr>
          <w:rStyle w:val="hps"/>
          <w:rFonts w:ascii="Calibri" w:hAnsi="Calibri" w:cs="Calibri"/>
        </w:rPr>
        <w:t xml:space="preserve"> (as shown above) </w:t>
      </w:r>
      <w:r w:rsidR="00B07C97">
        <w:rPr>
          <w:rStyle w:val="hps"/>
          <w:rFonts w:ascii="Calibri" w:hAnsi="Calibri" w:cs="Calibri"/>
        </w:rPr>
        <w:t xml:space="preserve">and find </w:t>
      </w:r>
      <w:r w:rsidR="00D45656">
        <w:rPr>
          <w:rStyle w:val="hps"/>
          <w:rFonts w:ascii="Calibri" w:hAnsi="Calibri" w:cs="Calibri"/>
        </w:rPr>
        <w:t xml:space="preserve">the billing address </w:t>
      </w:r>
      <w:r w:rsidR="00B07C97">
        <w:rPr>
          <w:rStyle w:val="hps"/>
          <w:rFonts w:ascii="Calibri" w:hAnsi="Calibri" w:cs="Calibri"/>
        </w:rPr>
        <w:t xml:space="preserve">line that </w:t>
      </w:r>
      <w:r w:rsidR="00B07C97" w:rsidRPr="00B07C97">
        <w:rPr>
          <w:rStyle w:val="hps"/>
          <w:rFonts w:ascii="Calibri" w:hAnsi="Calibri" w:cs="Calibri"/>
        </w:rPr>
        <w:t>displayed in the screenshot</w:t>
      </w:r>
      <w:r w:rsidR="00D45656">
        <w:rPr>
          <w:rStyle w:val="hps"/>
          <w:rFonts w:ascii="Calibri" w:hAnsi="Calibri" w:cs="Calibri"/>
        </w:rPr>
        <w:t xml:space="preserve"> below.</w:t>
      </w:r>
    </w:p>
    <w:p w:rsidR="00E13AED" w:rsidRDefault="00E13AED" w:rsidP="00BC2CCA">
      <w:pPr>
        <w:pStyle w:val="a8"/>
        <w:jc w:val="left"/>
        <w:rPr>
          <w:rStyle w:val="hps"/>
          <w:rFonts w:ascii="Calibri" w:hAnsi="Calibri" w:cs="Calibri"/>
        </w:rPr>
      </w:pPr>
    </w:p>
    <w:p w:rsidR="00E13AED" w:rsidRDefault="00656FC9" w:rsidP="00BC2CCA">
      <w:pPr>
        <w:pStyle w:val="a8"/>
        <w:numPr>
          <w:ilvl w:val="6"/>
          <w:numId w:val="25"/>
        </w:numPr>
        <w:ind w:left="1440"/>
        <w:jc w:val="left"/>
        <w:rPr>
          <w:rStyle w:val="hps"/>
          <w:rFonts w:ascii="Calibri" w:hAnsi="Calibri" w:cs="Calibri"/>
        </w:rPr>
      </w:pPr>
      <w:r>
        <w:rPr>
          <w:rStyle w:val="hps"/>
          <w:rFonts w:ascii="Calibri" w:hAnsi="Calibri" w:cs="Calibri"/>
        </w:rPr>
        <w:t>Insert</w:t>
      </w:r>
      <w:r w:rsidR="0018232D">
        <w:rPr>
          <w:rStyle w:val="hps"/>
          <w:rFonts w:ascii="Calibri" w:hAnsi="Calibri" w:cs="Calibri"/>
        </w:rPr>
        <w:t xml:space="preserve"> </w:t>
      </w:r>
      <w:r w:rsidR="00D45656">
        <w:rPr>
          <w:rStyle w:val="hps"/>
          <w:rFonts w:ascii="Calibri" w:hAnsi="Calibri" w:cs="Calibri"/>
        </w:rPr>
        <w:t>these additional lines of</w:t>
      </w:r>
      <w:r w:rsidR="0018232D">
        <w:rPr>
          <w:rStyle w:val="hps"/>
          <w:rFonts w:ascii="Calibri" w:hAnsi="Calibri" w:cs="Calibri"/>
        </w:rPr>
        <w:t xml:space="preserve"> code</w:t>
      </w:r>
      <w:r w:rsidR="00D45656">
        <w:rPr>
          <w:rStyle w:val="hps"/>
          <w:rFonts w:ascii="Calibri" w:hAnsi="Calibri" w:cs="Calibri"/>
        </w:rPr>
        <w:t xml:space="preserve"> (as shown in the example)</w:t>
      </w:r>
      <w:r w:rsidR="0018232D">
        <w:rPr>
          <w:rStyle w:val="hps"/>
          <w:rFonts w:ascii="Calibri" w:hAnsi="Calibri" w:cs="Calibri"/>
        </w:rPr>
        <w:t xml:space="preserve"> and </w:t>
      </w:r>
      <w:r w:rsidR="00EB18F1" w:rsidRPr="00BC2CCA">
        <w:rPr>
          <w:rStyle w:val="hps"/>
          <w:rFonts w:ascii="Calibri" w:hAnsi="Calibri" w:cs="Calibri"/>
          <w:b/>
        </w:rPr>
        <w:t>save the file</w:t>
      </w:r>
      <w:r w:rsidR="003720CB">
        <w:rPr>
          <w:rStyle w:val="hps"/>
          <w:rFonts w:ascii="Calibri" w:hAnsi="Calibri" w:cs="Calibri"/>
          <w:b/>
        </w:rPr>
        <w:t>.</w:t>
      </w:r>
    </w:p>
    <w:p w:rsidR="000324BB" w:rsidRPr="000324BB" w:rsidRDefault="000324BB" w:rsidP="00F774D4">
      <w:pPr>
        <w:pStyle w:val="a8"/>
        <w:ind w:left="1440"/>
        <w:rPr>
          <w:rFonts w:ascii="Calibri" w:hAnsi="Calibri" w:cs="Calibri"/>
        </w:rPr>
      </w:pPr>
      <w:r w:rsidRPr="000324BB">
        <w:rPr>
          <w:rFonts w:ascii="Consolas" w:eastAsiaTheme="minorHAnsi" w:hAnsi="Consolas" w:cs="Consolas"/>
          <w:color w:val="008080"/>
          <w:sz w:val="20"/>
          <w:szCs w:val="20"/>
        </w:rPr>
        <w:t>&lt;</w:t>
      </w:r>
      <w:proofErr w:type="spellStart"/>
      <w:r w:rsidRPr="000324BB">
        <w:rPr>
          <w:rFonts w:ascii="Consolas" w:eastAsiaTheme="minorHAnsi" w:hAnsi="Consolas" w:cs="Consolas"/>
          <w:color w:val="3F7F7F"/>
          <w:sz w:val="20"/>
          <w:szCs w:val="20"/>
        </w:rPr>
        <w:t>isif</w:t>
      </w:r>
      <w:proofErr w:type="spellEnd"/>
      <w:r w:rsidRPr="000324BB">
        <w:rPr>
          <w:rFonts w:ascii="Consolas" w:eastAsiaTheme="minorHAnsi" w:hAnsi="Consolas" w:cs="Consolas"/>
          <w:sz w:val="20"/>
          <w:szCs w:val="20"/>
        </w:rPr>
        <w:t xml:space="preserve"> </w:t>
      </w:r>
      <w:r w:rsidRPr="000324BB">
        <w:rPr>
          <w:rFonts w:ascii="Consolas" w:eastAsiaTheme="minorHAnsi" w:hAnsi="Consolas" w:cs="Consolas"/>
          <w:color w:val="7F007F"/>
          <w:sz w:val="20"/>
          <w:szCs w:val="20"/>
        </w:rPr>
        <w:t>condition</w:t>
      </w:r>
      <w:r w:rsidRPr="000324BB">
        <w:rPr>
          <w:rFonts w:ascii="Consolas" w:eastAsiaTheme="minorHAnsi" w:hAnsi="Consolas" w:cs="Consolas"/>
          <w:color w:val="000000"/>
          <w:sz w:val="20"/>
          <w:szCs w:val="20"/>
        </w:rPr>
        <w:t>=</w:t>
      </w:r>
      <w:r w:rsidRPr="000324BB">
        <w:rPr>
          <w:rFonts w:ascii="Consolas" w:eastAsiaTheme="minorHAnsi" w:hAnsi="Consolas" w:cs="Consolas"/>
          <w:i/>
          <w:iCs/>
          <w:color w:val="2A00FF"/>
          <w:sz w:val="20"/>
          <w:szCs w:val="20"/>
        </w:rPr>
        <w:t>"${!empty(</w:t>
      </w:r>
      <w:proofErr w:type="spellStart"/>
      <w:r w:rsidRPr="000324BB">
        <w:rPr>
          <w:rFonts w:ascii="Consolas" w:eastAsiaTheme="minorHAnsi" w:hAnsi="Consolas" w:cs="Consolas"/>
          <w:i/>
          <w:iCs/>
          <w:color w:val="2A00FF"/>
          <w:sz w:val="20"/>
          <w:szCs w:val="20"/>
        </w:rPr>
        <w:t>pdict.KountOrderStatus</w:t>
      </w:r>
      <w:proofErr w:type="spellEnd"/>
      <w:r w:rsidRPr="000324BB">
        <w:rPr>
          <w:rFonts w:ascii="Consolas" w:eastAsiaTheme="minorHAnsi" w:hAnsi="Consolas" w:cs="Consolas"/>
          <w:i/>
          <w:iCs/>
          <w:color w:val="2A00FF"/>
          <w:sz w:val="20"/>
          <w:szCs w:val="20"/>
        </w:rPr>
        <w:t xml:space="preserve">) &amp;&amp; </w:t>
      </w:r>
      <w:proofErr w:type="spellStart"/>
      <w:r w:rsidRPr="000324BB">
        <w:rPr>
          <w:rFonts w:ascii="Consolas" w:eastAsiaTheme="minorHAnsi" w:hAnsi="Consolas" w:cs="Consolas"/>
          <w:i/>
          <w:iCs/>
          <w:color w:val="2A00FF"/>
          <w:sz w:val="20"/>
          <w:szCs w:val="20"/>
        </w:rPr>
        <w:t>pdict.KountOrderStatus</w:t>
      </w:r>
      <w:proofErr w:type="spellEnd"/>
      <w:r w:rsidRPr="000324BB">
        <w:rPr>
          <w:rFonts w:ascii="Consolas" w:eastAsiaTheme="minorHAnsi" w:hAnsi="Consolas" w:cs="Consolas"/>
          <w:i/>
          <w:iCs/>
          <w:color w:val="2A00FF"/>
          <w:sz w:val="20"/>
          <w:szCs w:val="20"/>
        </w:rPr>
        <w:t xml:space="preserve"> == 'DECLINED'}"</w:t>
      </w:r>
      <w:r w:rsidRPr="000324BB">
        <w:rPr>
          <w:rFonts w:ascii="Consolas" w:eastAsiaTheme="minorHAnsi" w:hAnsi="Consolas" w:cs="Consolas"/>
          <w:color w:val="008080"/>
          <w:sz w:val="20"/>
          <w:szCs w:val="20"/>
        </w:rPr>
        <w:t>&gt;</w:t>
      </w:r>
    </w:p>
    <w:p w:rsidR="000324BB" w:rsidRPr="000324BB" w:rsidRDefault="000324BB" w:rsidP="00F774D4">
      <w:pPr>
        <w:autoSpaceDE w:val="0"/>
        <w:autoSpaceDN w:val="0"/>
        <w:adjustRightInd w:val="0"/>
        <w:spacing w:after="0" w:line="240" w:lineRule="auto"/>
        <w:ind w:left="1440"/>
        <w:rPr>
          <w:rFonts w:ascii="Consolas" w:eastAsiaTheme="minorHAnsi" w:hAnsi="Consolas" w:cs="Consolas"/>
          <w:sz w:val="20"/>
          <w:szCs w:val="20"/>
        </w:rPr>
      </w:pPr>
      <w:r w:rsidRPr="000324BB">
        <w:rPr>
          <w:rFonts w:ascii="Consolas" w:eastAsiaTheme="minorHAnsi" w:hAnsi="Consolas" w:cs="Consolas"/>
          <w:color w:val="000000"/>
          <w:sz w:val="20"/>
          <w:szCs w:val="20"/>
        </w:rPr>
        <w:tab/>
      </w:r>
      <w:r w:rsidRPr="000324BB">
        <w:rPr>
          <w:rFonts w:ascii="Consolas" w:eastAsiaTheme="minorHAnsi" w:hAnsi="Consolas" w:cs="Consolas"/>
          <w:color w:val="008080"/>
          <w:sz w:val="20"/>
          <w:szCs w:val="20"/>
        </w:rPr>
        <w:t>&lt;</w:t>
      </w:r>
      <w:r w:rsidRPr="000324BB">
        <w:rPr>
          <w:rFonts w:ascii="Consolas" w:eastAsiaTheme="minorHAnsi" w:hAnsi="Consolas" w:cs="Consolas"/>
          <w:color w:val="3F7F7F"/>
          <w:sz w:val="20"/>
          <w:szCs w:val="20"/>
        </w:rPr>
        <w:t>div</w:t>
      </w:r>
      <w:r w:rsidRPr="000324BB">
        <w:rPr>
          <w:rFonts w:ascii="Consolas" w:eastAsiaTheme="minorHAnsi" w:hAnsi="Consolas" w:cs="Consolas"/>
          <w:sz w:val="20"/>
          <w:szCs w:val="20"/>
        </w:rPr>
        <w:t xml:space="preserve"> </w:t>
      </w:r>
      <w:r w:rsidRPr="000324BB">
        <w:rPr>
          <w:rFonts w:ascii="Consolas" w:eastAsiaTheme="minorHAnsi" w:hAnsi="Consolas" w:cs="Consolas"/>
          <w:color w:val="7F007F"/>
          <w:sz w:val="20"/>
          <w:szCs w:val="20"/>
        </w:rPr>
        <w:t>class</w:t>
      </w:r>
      <w:r w:rsidRPr="000324BB">
        <w:rPr>
          <w:rFonts w:ascii="Consolas" w:eastAsiaTheme="minorHAnsi" w:hAnsi="Consolas" w:cs="Consolas"/>
          <w:color w:val="000000"/>
          <w:sz w:val="20"/>
          <w:szCs w:val="20"/>
        </w:rPr>
        <w:t>=</w:t>
      </w:r>
      <w:r w:rsidRPr="000324BB">
        <w:rPr>
          <w:rFonts w:ascii="Consolas" w:eastAsiaTheme="minorHAnsi" w:hAnsi="Consolas" w:cs="Consolas"/>
          <w:i/>
          <w:iCs/>
          <w:color w:val="2A00FF"/>
          <w:sz w:val="20"/>
          <w:szCs w:val="20"/>
        </w:rPr>
        <w:t>"error-message"</w:t>
      </w:r>
      <w:r w:rsidRPr="000324BB">
        <w:rPr>
          <w:rFonts w:ascii="Consolas" w:eastAsiaTheme="minorHAnsi" w:hAnsi="Consolas" w:cs="Consolas"/>
          <w:color w:val="008080"/>
          <w:sz w:val="20"/>
          <w:szCs w:val="20"/>
        </w:rPr>
        <w:t>&gt;</w:t>
      </w:r>
    </w:p>
    <w:p w:rsidR="000324BB" w:rsidRDefault="000324BB" w:rsidP="00F774D4">
      <w:pPr>
        <w:autoSpaceDE w:val="0"/>
        <w:autoSpaceDN w:val="0"/>
        <w:adjustRightInd w:val="0"/>
        <w:spacing w:after="0" w:line="240" w:lineRule="auto"/>
        <w:ind w:left="1440"/>
        <w:rPr>
          <w:rFonts w:ascii="Consolas" w:eastAsiaTheme="minorHAnsi" w:hAnsi="Consolas" w:cs="Consolas"/>
          <w:color w:val="008080"/>
          <w:sz w:val="20"/>
          <w:szCs w:val="20"/>
        </w:rPr>
      </w:pPr>
      <w:r>
        <w:rPr>
          <w:rFonts w:ascii="Consolas" w:eastAsiaTheme="minorHAnsi" w:hAnsi="Consolas" w:cs="Consolas"/>
          <w:color w:val="3F7F7F"/>
          <w:sz w:val="20"/>
          <w:szCs w:val="20"/>
        </w:rPr>
        <w:t>&lt;</w:t>
      </w:r>
      <w:proofErr w:type="spellStart"/>
      <w:r>
        <w:rPr>
          <w:rFonts w:ascii="Consolas" w:eastAsiaTheme="minorHAnsi" w:hAnsi="Consolas" w:cs="Consolas"/>
          <w:color w:val="3F7F7F"/>
          <w:sz w:val="20"/>
          <w:szCs w:val="20"/>
        </w:rPr>
        <w:t>i</w:t>
      </w:r>
      <w:r w:rsidRPr="000324BB">
        <w:rPr>
          <w:rFonts w:ascii="Consolas" w:eastAsiaTheme="minorHAnsi" w:hAnsi="Consolas" w:cs="Consolas"/>
          <w:color w:val="3F7F7F"/>
          <w:sz w:val="20"/>
          <w:szCs w:val="20"/>
        </w:rPr>
        <w:t>sprint</w:t>
      </w:r>
      <w:proofErr w:type="spellEnd"/>
      <w:r w:rsidR="001317C5">
        <w:rPr>
          <w:rFonts w:ascii="Consolas" w:eastAsiaTheme="minorHAnsi" w:hAnsi="Consolas" w:cs="Consolas"/>
          <w:color w:val="3F7F7F"/>
          <w:sz w:val="20"/>
          <w:szCs w:val="20"/>
        </w:rPr>
        <w:t xml:space="preserve"> </w:t>
      </w:r>
      <w:r w:rsidRPr="000324BB">
        <w:rPr>
          <w:rFonts w:ascii="Consolas" w:eastAsiaTheme="minorHAnsi" w:hAnsi="Consolas" w:cs="Consolas"/>
          <w:color w:val="7F007F"/>
          <w:sz w:val="20"/>
          <w:szCs w:val="20"/>
        </w:rPr>
        <w:t>value</w:t>
      </w:r>
      <w:r w:rsidRPr="000324BB">
        <w:rPr>
          <w:rFonts w:ascii="Consolas" w:eastAsiaTheme="minorHAnsi" w:hAnsi="Consolas" w:cs="Consolas"/>
          <w:color w:val="000000"/>
          <w:sz w:val="20"/>
          <w:szCs w:val="20"/>
        </w:rPr>
        <w:t>=</w:t>
      </w:r>
      <w:r w:rsidRPr="000324BB">
        <w:rPr>
          <w:rFonts w:ascii="Consolas" w:eastAsiaTheme="minorHAnsi" w:hAnsi="Consolas" w:cs="Consolas"/>
          <w:i/>
          <w:iCs/>
          <w:color w:val="2A00FF"/>
          <w:sz w:val="20"/>
          <w:szCs w:val="20"/>
        </w:rPr>
        <w:t>"${</w:t>
      </w:r>
      <w:proofErr w:type="spellStart"/>
      <w:r w:rsidRPr="000324BB">
        <w:rPr>
          <w:rFonts w:ascii="Consolas" w:eastAsiaTheme="minorHAnsi" w:hAnsi="Consolas" w:cs="Consolas"/>
          <w:i/>
          <w:iCs/>
          <w:color w:val="2A00FF"/>
          <w:sz w:val="20"/>
          <w:szCs w:val="20"/>
        </w:rPr>
        <w:t>dw.web.Resource.msg</w:t>
      </w:r>
      <w:proofErr w:type="spellEnd"/>
      <w:r w:rsidRPr="000324BB">
        <w:rPr>
          <w:rFonts w:ascii="Consolas" w:eastAsiaTheme="minorHAnsi" w:hAnsi="Consolas" w:cs="Consolas"/>
          <w:i/>
          <w:iCs/>
          <w:color w:val="2A00FF"/>
          <w:sz w:val="20"/>
          <w:szCs w:val="20"/>
        </w:rPr>
        <w:t>('</w:t>
      </w:r>
      <w:proofErr w:type="spellStart"/>
      <w:r w:rsidRPr="000324BB">
        <w:rPr>
          <w:rFonts w:ascii="Consolas" w:eastAsiaTheme="minorHAnsi" w:hAnsi="Consolas" w:cs="Consolas"/>
          <w:i/>
          <w:iCs/>
          <w:color w:val="2A00FF"/>
          <w:sz w:val="20"/>
          <w:szCs w:val="20"/>
        </w:rPr>
        <w:t>kount.DECLINED','kount',null</w:t>
      </w:r>
      <w:proofErr w:type="spellEnd"/>
      <w:r w:rsidRPr="000324BB">
        <w:rPr>
          <w:rFonts w:ascii="Consolas" w:eastAsiaTheme="minorHAnsi" w:hAnsi="Consolas" w:cs="Consolas"/>
          <w:i/>
          <w:iCs/>
          <w:color w:val="2A00FF"/>
          <w:sz w:val="20"/>
          <w:szCs w:val="20"/>
        </w:rPr>
        <w:t>)}"</w:t>
      </w:r>
      <w:r w:rsidRPr="000324BB">
        <w:rPr>
          <w:rFonts w:ascii="Consolas" w:eastAsiaTheme="minorHAnsi" w:hAnsi="Consolas" w:cs="Consolas"/>
          <w:sz w:val="20"/>
          <w:szCs w:val="20"/>
        </w:rPr>
        <w:t xml:space="preserve"> </w:t>
      </w:r>
      <w:r w:rsidRPr="000324BB">
        <w:rPr>
          <w:rFonts w:ascii="Consolas" w:eastAsiaTheme="minorHAnsi" w:hAnsi="Consolas" w:cs="Consolas"/>
          <w:color w:val="7F007F"/>
          <w:sz w:val="20"/>
          <w:szCs w:val="20"/>
        </w:rPr>
        <w:t>encoding</w:t>
      </w:r>
      <w:r w:rsidRPr="000324BB">
        <w:rPr>
          <w:rFonts w:ascii="Consolas" w:eastAsiaTheme="minorHAnsi" w:hAnsi="Consolas" w:cs="Consolas"/>
          <w:color w:val="000000"/>
          <w:sz w:val="20"/>
          <w:szCs w:val="20"/>
        </w:rPr>
        <w:t>=</w:t>
      </w:r>
      <w:r w:rsidRPr="000324BB">
        <w:rPr>
          <w:rFonts w:ascii="Consolas" w:eastAsiaTheme="minorHAnsi" w:hAnsi="Consolas" w:cs="Consolas"/>
          <w:i/>
          <w:iCs/>
          <w:color w:val="2A00FF"/>
          <w:sz w:val="20"/>
          <w:szCs w:val="20"/>
        </w:rPr>
        <w:t>"off"</w:t>
      </w:r>
      <w:r w:rsidRPr="000324BB">
        <w:rPr>
          <w:rFonts w:ascii="Consolas" w:eastAsiaTheme="minorHAnsi" w:hAnsi="Consolas" w:cs="Consolas"/>
          <w:color w:val="008080"/>
          <w:sz w:val="20"/>
          <w:szCs w:val="20"/>
        </w:rPr>
        <w:t>/&gt;</w:t>
      </w:r>
      <w:r w:rsidRPr="000324BB">
        <w:rPr>
          <w:rFonts w:ascii="Consolas" w:eastAsiaTheme="minorHAnsi" w:hAnsi="Consolas" w:cs="Consolas"/>
          <w:color w:val="000000"/>
          <w:sz w:val="20"/>
          <w:szCs w:val="20"/>
        </w:rPr>
        <w:t xml:space="preserve">  </w:t>
      </w:r>
      <w:r w:rsidRPr="000324BB">
        <w:rPr>
          <w:rFonts w:ascii="Consolas" w:eastAsiaTheme="minorHAnsi" w:hAnsi="Consolas" w:cs="Consolas"/>
          <w:color w:val="000000"/>
          <w:sz w:val="20"/>
          <w:szCs w:val="20"/>
        </w:rPr>
        <w:tab/>
      </w:r>
      <w:r w:rsidRPr="000324BB">
        <w:rPr>
          <w:rFonts w:ascii="Consolas" w:eastAsiaTheme="minorHAnsi" w:hAnsi="Consolas" w:cs="Consolas"/>
          <w:color w:val="008080"/>
          <w:sz w:val="20"/>
          <w:szCs w:val="20"/>
        </w:rPr>
        <w:t>&lt;/</w:t>
      </w:r>
      <w:r w:rsidRPr="000324BB">
        <w:rPr>
          <w:rFonts w:ascii="Consolas" w:eastAsiaTheme="minorHAnsi" w:hAnsi="Consolas" w:cs="Consolas"/>
          <w:color w:val="3F7F7F"/>
          <w:sz w:val="20"/>
          <w:szCs w:val="20"/>
        </w:rPr>
        <w:t>div</w:t>
      </w:r>
      <w:r w:rsidRPr="000324BB">
        <w:rPr>
          <w:rFonts w:ascii="Consolas" w:eastAsiaTheme="minorHAnsi" w:hAnsi="Consolas" w:cs="Consolas"/>
          <w:color w:val="008080"/>
          <w:sz w:val="20"/>
          <w:szCs w:val="20"/>
        </w:rPr>
        <w:t>&gt;</w:t>
      </w:r>
    </w:p>
    <w:p w:rsidR="0018232D" w:rsidDel="006647E4" w:rsidRDefault="000324BB" w:rsidP="00F774D4">
      <w:pPr>
        <w:autoSpaceDE w:val="0"/>
        <w:autoSpaceDN w:val="0"/>
        <w:adjustRightInd w:val="0"/>
        <w:spacing w:after="0" w:line="240" w:lineRule="auto"/>
        <w:ind w:left="1440"/>
        <w:rPr>
          <w:del w:id="322" w:author="Демонстрационная версия" w:date="2013-05-17T12:42:00Z"/>
          <w:rFonts w:ascii="Consolas" w:eastAsiaTheme="minorHAnsi" w:hAnsi="Consolas" w:cs="Consolas"/>
          <w:color w:val="008080"/>
          <w:sz w:val="20"/>
          <w:szCs w:val="20"/>
        </w:rPr>
      </w:pPr>
      <w:r w:rsidRPr="000324BB">
        <w:rPr>
          <w:rFonts w:ascii="Consolas" w:eastAsiaTheme="minorHAnsi" w:hAnsi="Consolas" w:cs="Consolas"/>
          <w:color w:val="000000"/>
          <w:sz w:val="20"/>
          <w:szCs w:val="20"/>
        </w:rPr>
        <w:t xml:space="preserve"> </w:t>
      </w:r>
      <w:r w:rsidRPr="000324BB">
        <w:rPr>
          <w:rFonts w:ascii="Consolas" w:eastAsiaTheme="minorHAnsi" w:hAnsi="Consolas" w:cs="Consolas"/>
          <w:color w:val="008080"/>
          <w:sz w:val="20"/>
          <w:szCs w:val="20"/>
        </w:rPr>
        <w:t>&lt;/</w:t>
      </w:r>
      <w:proofErr w:type="spellStart"/>
      <w:r w:rsidRPr="000324BB">
        <w:rPr>
          <w:rFonts w:ascii="Consolas" w:eastAsiaTheme="minorHAnsi" w:hAnsi="Consolas" w:cs="Consolas"/>
          <w:color w:val="3F7F7F"/>
          <w:sz w:val="20"/>
          <w:szCs w:val="20"/>
        </w:rPr>
        <w:t>isif</w:t>
      </w:r>
      <w:proofErr w:type="spellEnd"/>
      <w:r w:rsidRPr="000324BB">
        <w:rPr>
          <w:rFonts w:ascii="Consolas" w:eastAsiaTheme="minorHAnsi" w:hAnsi="Consolas" w:cs="Consolas"/>
          <w:color w:val="008080"/>
          <w:sz w:val="20"/>
          <w:szCs w:val="20"/>
        </w:rPr>
        <w:t>&gt;</w:t>
      </w:r>
      <w:del w:id="323" w:author="Демонстрационная версия" w:date="2013-05-17T12:42:00Z">
        <w:r w:rsidR="00D45656" w:rsidDel="006647E4">
          <w:rPr>
            <w:rFonts w:ascii="Consolas" w:eastAsiaTheme="minorHAnsi" w:hAnsi="Consolas" w:cs="Consolas"/>
            <w:color w:val="008080"/>
            <w:sz w:val="20"/>
            <w:szCs w:val="20"/>
          </w:rPr>
          <w:br/>
        </w:r>
      </w:del>
      <w:r w:rsidR="00D45656">
        <w:rPr>
          <w:rFonts w:ascii="Consolas" w:eastAsiaTheme="minorHAnsi" w:hAnsi="Consolas" w:cs="Consolas"/>
          <w:color w:val="008080"/>
          <w:sz w:val="20"/>
          <w:szCs w:val="20"/>
        </w:rPr>
        <w:br/>
      </w:r>
    </w:p>
    <w:p w:rsidR="002D7539" w:rsidRDefault="002D7539">
      <w:pPr>
        <w:autoSpaceDE w:val="0"/>
        <w:autoSpaceDN w:val="0"/>
        <w:adjustRightInd w:val="0"/>
        <w:spacing w:after="0" w:line="240" w:lineRule="auto"/>
        <w:ind w:left="1440"/>
        <w:rPr>
          <w:rFonts w:ascii="Consolas" w:eastAsiaTheme="minorHAnsi" w:hAnsi="Consolas" w:cs="Consolas"/>
          <w:color w:val="008080"/>
          <w:sz w:val="20"/>
          <w:szCs w:val="20"/>
        </w:rPr>
      </w:pPr>
    </w:p>
    <w:p w:rsidR="00E13AED" w:rsidRDefault="00EB18F1" w:rsidP="00BC2CCA">
      <w:pPr>
        <w:pStyle w:val="a8"/>
        <w:numPr>
          <w:ilvl w:val="6"/>
          <w:numId w:val="25"/>
        </w:numPr>
        <w:ind w:left="1440"/>
        <w:jc w:val="left"/>
        <w:rPr>
          <w:rStyle w:val="hps"/>
          <w:rFonts w:ascii="Calibri" w:hAnsi="Calibri" w:cs="Calibri"/>
        </w:rPr>
      </w:pPr>
      <w:r w:rsidRPr="00BC2CCA">
        <w:rPr>
          <w:rStyle w:val="hps"/>
          <w:rFonts w:ascii="Calibri" w:hAnsi="Calibri" w:cs="Calibri"/>
        </w:rPr>
        <w:t>Remain</w:t>
      </w:r>
      <w:r w:rsidR="003720CB">
        <w:rPr>
          <w:rStyle w:val="hps"/>
          <w:rFonts w:cs="Calibri"/>
        </w:rPr>
        <w:t>ing</w:t>
      </w:r>
      <w:r w:rsidRPr="00BC2CCA">
        <w:rPr>
          <w:rStyle w:val="hps"/>
          <w:rFonts w:ascii="Calibri" w:hAnsi="Calibri" w:cs="Calibri"/>
        </w:rPr>
        <w:t xml:space="preserve"> within the</w:t>
      </w:r>
      <w:r w:rsidR="003720CB">
        <w:rPr>
          <w:rStyle w:val="hps"/>
          <w:rFonts w:cs="Calibri"/>
        </w:rPr>
        <w:t xml:space="preserve"> Template folder, navigate to </w:t>
      </w:r>
      <w:ins w:id="324" w:author="Демонстрационная версия" w:date="2013-05-17T12:41:00Z">
        <w:r w:rsidR="00365CBA">
          <w:rPr>
            <w:rFonts w:ascii="Calibri" w:hAnsi="Calibri" w:cs="Calibri"/>
            <w:noProof/>
            <w:lang w:val="ru-RU" w:eastAsia="ru-RU"/>
            <w:rPrChange w:id="325">
              <w:rPr>
                <w:noProof/>
                <w:lang w:val="ru-RU" w:eastAsia="ru-RU"/>
              </w:rPr>
            </w:rPrChange>
          </w:rPr>
          <w:drawing>
            <wp:inline distT="0" distB="0" distL="0" distR="0">
              <wp:extent cx="4767635" cy="683812"/>
              <wp:effectExtent l="19050" t="0" r="0" b="0"/>
              <wp:docPr id="3" name="Рисунок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0" cstate="print"/>
                      <a:stretch>
                        <a:fillRect/>
                      </a:stretch>
                    </pic:blipFill>
                    <pic:spPr>
                      <a:xfrm>
                        <a:off x="0" y="0"/>
                        <a:ext cx="4786802" cy="686561"/>
                      </a:xfrm>
                      <a:prstGeom prst="rect">
                        <a:avLst/>
                      </a:prstGeom>
                    </pic:spPr>
                  </pic:pic>
                </a:graphicData>
              </a:graphic>
            </wp:inline>
          </w:drawing>
        </w:r>
      </w:ins>
      <w:del w:id="326" w:author="Демонстрационная версия" w:date="2013-05-17T12:41:00Z">
        <w:r w:rsidR="00365CBA">
          <w:rPr>
            <w:rFonts w:ascii="Calibri" w:hAnsi="Calibri" w:cs="Calibri"/>
            <w:noProof/>
            <w:lang w:val="ru-RU" w:eastAsia="ru-RU"/>
            <w:rPrChange w:id="327">
              <w:rPr>
                <w:noProof/>
                <w:lang w:val="ru-RU" w:eastAsia="ru-RU"/>
              </w:rPr>
            </w:rPrChange>
          </w:rPr>
          <w:drawing>
            <wp:anchor distT="0" distB="0" distL="114300" distR="114300" simplePos="0" relativeHeight="251677696" behindDoc="1" locked="0" layoutInCell="1" allowOverlap="1">
              <wp:simplePos x="0" y="0"/>
              <wp:positionH relativeFrom="column">
                <wp:posOffset>642620</wp:posOffset>
              </wp:positionH>
              <wp:positionV relativeFrom="paragraph">
                <wp:posOffset>473710</wp:posOffset>
              </wp:positionV>
              <wp:extent cx="5020945" cy="445770"/>
              <wp:effectExtent l="19050" t="0" r="8255" b="0"/>
              <wp:wrapTopAndBottom/>
              <wp:docPr id="43" name="Рисунок 1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1" cstate="print"/>
                      <a:stretch>
                        <a:fillRect/>
                      </a:stretch>
                    </pic:blipFill>
                    <pic:spPr>
                      <a:xfrm>
                        <a:off x="0" y="0"/>
                        <a:ext cx="5020945" cy="445770"/>
                      </a:xfrm>
                      <a:prstGeom prst="rect">
                        <a:avLst/>
                      </a:prstGeom>
                    </pic:spPr>
                  </pic:pic>
                </a:graphicData>
              </a:graphic>
            </wp:anchor>
          </w:drawing>
        </w:r>
      </w:del>
      <w:r w:rsidR="00CA383A">
        <w:rPr>
          <w:rStyle w:val="hps"/>
          <w:rFonts w:ascii="Calibri" w:hAnsi="Calibri" w:cs="Calibri"/>
        </w:rPr>
        <w:t>checkout</w:t>
      </w:r>
      <w:r w:rsidR="0018232D" w:rsidRPr="002354F1">
        <w:rPr>
          <w:rStyle w:val="hps"/>
          <w:rFonts w:ascii="Calibri" w:hAnsi="Calibri" w:cs="Calibri"/>
        </w:rPr>
        <w:t>/</w:t>
      </w:r>
      <w:r w:rsidR="00CA383A">
        <w:rPr>
          <w:rStyle w:val="hps"/>
          <w:rFonts w:ascii="Calibri" w:hAnsi="Calibri" w:cs="Calibri"/>
        </w:rPr>
        <w:t>billing/</w:t>
      </w:r>
      <w:proofErr w:type="spellStart"/>
      <w:r w:rsidR="00CA383A">
        <w:rPr>
          <w:rStyle w:val="hps"/>
          <w:rFonts w:ascii="Calibri" w:hAnsi="Calibri" w:cs="Calibri"/>
        </w:rPr>
        <w:t>paymentmethods.isml</w:t>
      </w:r>
      <w:proofErr w:type="spellEnd"/>
      <w:r w:rsidR="005D7C5C">
        <w:rPr>
          <w:rStyle w:val="hps"/>
          <w:rFonts w:ascii="Calibri" w:hAnsi="Calibri" w:cs="Calibri"/>
        </w:rPr>
        <w:t xml:space="preserve"> and find line </w:t>
      </w:r>
      <w:r w:rsidR="005D7C5C" w:rsidRPr="00B07C97">
        <w:rPr>
          <w:rStyle w:val="hps"/>
          <w:rFonts w:ascii="Calibri" w:hAnsi="Calibri" w:cs="Calibri"/>
        </w:rPr>
        <w:t>displayed in the screenshot</w:t>
      </w:r>
      <w:r w:rsidR="003720CB">
        <w:rPr>
          <w:rStyle w:val="hps"/>
          <w:rFonts w:ascii="Calibri" w:hAnsi="Calibri" w:cs="Calibri"/>
        </w:rPr>
        <w:t xml:space="preserve"> below. (Tip: Turn on Line No.’s to locate.)</w:t>
      </w:r>
      <w:r w:rsidR="003720CB">
        <w:rPr>
          <w:rStyle w:val="hps"/>
          <w:rFonts w:ascii="Calibri" w:hAnsi="Calibri" w:cs="Calibri"/>
        </w:rPr>
        <w:br/>
      </w:r>
      <w:r w:rsidR="003720CB">
        <w:rPr>
          <w:rStyle w:val="hps"/>
          <w:rFonts w:ascii="Calibri" w:hAnsi="Calibri" w:cs="Calibri"/>
        </w:rPr>
        <w:br/>
      </w:r>
      <w:r w:rsidR="000753AF">
        <w:rPr>
          <w:rStyle w:val="hps"/>
          <w:rFonts w:ascii="Calibri" w:hAnsi="Calibri" w:cs="Calibri"/>
        </w:rPr>
        <w:t>I</w:t>
      </w:r>
      <w:r w:rsidR="000753AF" w:rsidRPr="003720CB">
        <w:rPr>
          <w:rStyle w:val="hps"/>
          <w:rFonts w:ascii="Calibri" w:hAnsi="Calibri" w:cs="Calibri"/>
        </w:rPr>
        <w:t xml:space="preserve">nsert </w:t>
      </w:r>
      <w:r w:rsidR="003720CB">
        <w:rPr>
          <w:rStyle w:val="hps"/>
          <w:rFonts w:ascii="Calibri" w:hAnsi="Calibri" w:cs="Calibri"/>
        </w:rPr>
        <w:t>the additional line of</w:t>
      </w:r>
      <w:r w:rsidR="000753AF" w:rsidRPr="003720CB">
        <w:rPr>
          <w:rStyle w:val="hps"/>
          <w:rFonts w:ascii="Calibri" w:hAnsi="Calibri" w:cs="Calibri"/>
        </w:rPr>
        <w:t xml:space="preserve"> code</w:t>
      </w:r>
      <w:r w:rsidR="003720CB">
        <w:rPr>
          <w:rStyle w:val="hps"/>
          <w:rFonts w:ascii="Calibri" w:hAnsi="Calibri" w:cs="Calibri"/>
        </w:rPr>
        <w:t xml:space="preserve"> (as shown in the example)</w:t>
      </w:r>
      <w:r w:rsidR="000753AF" w:rsidRPr="003720CB">
        <w:rPr>
          <w:rStyle w:val="hps"/>
          <w:rFonts w:ascii="Calibri" w:hAnsi="Calibri" w:cs="Calibri"/>
        </w:rPr>
        <w:t xml:space="preserve"> and </w:t>
      </w:r>
      <w:r w:rsidRPr="00BC2CCA">
        <w:rPr>
          <w:rStyle w:val="hps"/>
          <w:rFonts w:ascii="Calibri" w:hAnsi="Calibri" w:cs="Calibri"/>
          <w:b/>
        </w:rPr>
        <w:t>save the file</w:t>
      </w:r>
      <w:r w:rsidR="003720CB">
        <w:rPr>
          <w:rStyle w:val="hps"/>
          <w:rFonts w:ascii="Calibri" w:hAnsi="Calibri" w:cs="Calibri"/>
        </w:rPr>
        <w:t>.</w:t>
      </w:r>
    </w:p>
    <w:p w:rsidR="000753AF" w:rsidRPr="00BC2CCA" w:rsidRDefault="00EB18F1" w:rsidP="00F774D4">
      <w:pPr>
        <w:pStyle w:val="a8"/>
        <w:ind w:left="1440"/>
        <w:rPr>
          <w:rFonts w:ascii="Calibri" w:eastAsiaTheme="minorHAnsi" w:hAnsi="Calibri" w:cs="Calibri"/>
          <w:sz w:val="20"/>
          <w:szCs w:val="20"/>
        </w:rPr>
      </w:pPr>
      <w:r w:rsidRPr="00BC2CCA">
        <w:rPr>
          <w:rFonts w:ascii="Consolas" w:eastAsiaTheme="minorHAnsi" w:hAnsi="Consolas" w:cs="Consolas"/>
          <w:color w:val="3F7F7F"/>
          <w:sz w:val="20"/>
          <w:szCs w:val="20"/>
        </w:rPr>
        <w:t>&lt;</w:t>
      </w:r>
      <w:proofErr w:type="spellStart"/>
      <w:r w:rsidRPr="00BC2CCA">
        <w:rPr>
          <w:rFonts w:ascii="Consolas" w:eastAsiaTheme="minorHAnsi" w:hAnsi="Consolas" w:cs="Consolas"/>
          <w:color w:val="3F7F7F"/>
          <w:sz w:val="20"/>
          <w:szCs w:val="20"/>
        </w:rPr>
        <w:t>isinclude</w:t>
      </w:r>
      <w:proofErr w:type="spellEnd"/>
      <w:r w:rsidRPr="00BC2CCA">
        <w:rPr>
          <w:rFonts w:ascii="Calibri" w:eastAsiaTheme="minorHAnsi" w:hAnsi="Calibri" w:cs="Calibri"/>
          <w:sz w:val="20"/>
          <w:szCs w:val="20"/>
        </w:rPr>
        <w:t xml:space="preserve"> </w:t>
      </w:r>
      <w:proofErr w:type="spellStart"/>
      <w:r w:rsidRPr="00BC2CCA">
        <w:rPr>
          <w:rFonts w:ascii="Consolas" w:eastAsiaTheme="minorHAnsi" w:hAnsi="Consolas" w:cs="Consolas"/>
          <w:color w:val="7F007F"/>
          <w:sz w:val="20"/>
          <w:szCs w:val="20"/>
        </w:rPr>
        <w:t>url</w:t>
      </w:r>
      <w:proofErr w:type="spellEnd"/>
      <w:r w:rsidRPr="00BC2CCA">
        <w:rPr>
          <w:rFonts w:ascii="Consolas" w:eastAsiaTheme="minorHAnsi" w:hAnsi="Consolas" w:cs="Consolas"/>
          <w:i/>
          <w:iCs/>
          <w:color w:val="2A00FF"/>
          <w:sz w:val="20"/>
          <w:szCs w:val="20"/>
        </w:rPr>
        <w:t>="${URLUtils.url('K</w:t>
      </w:r>
      <w:del w:id="328" w:author="Демонстрационная версия" w:date="2013-05-17T12:41:00Z">
        <w:r w:rsidRPr="00BC2CCA" w:rsidDel="00EC31B5">
          <w:rPr>
            <w:rFonts w:ascii="Consolas" w:eastAsiaTheme="minorHAnsi" w:hAnsi="Consolas" w:cs="Consolas"/>
            <w:i/>
            <w:iCs/>
            <w:color w:val="2A00FF"/>
            <w:sz w:val="20"/>
            <w:szCs w:val="20"/>
          </w:rPr>
          <w:delText>ount</w:delText>
        </w:r>
      </w:del>
      <w:r w:rsidRPr="00BC2CCA">
        <w:rPr>
          <w:rFonts w:ascii="Consolas" w:eastAsiaTheme="minorHAnsi" w:hAnsi="Consolas" w:cs="Consolas"/>
          <w:i/>
          <w:iCs/>
          <w:color w:val="2A00FF"/>
          <w:sz w:val="20"/>
          <w:szCs w:val="20"/>
        </w:rPr>
        <w:t>-</w:t>
      </w:r>
      <w:proofErr w:type="spellStart"/>
      <w:r w:rsidRPr="00BC2CCA">
        <w:rPr>
          <w:rFonts w:ascii="Consolas" w:eastAsiaTheme="minorHAnsi" w:hAnsi="Consolas" w:cs="Consolas"/>
          <w:i/>
          <w:iCs/>
          <w:color w:val="2A00FF"/>
          <w:sz w:val="20"/>
          <w:szCs w:val="20"/>
        </w:rPr>
        <w:t>DataCollector</w:t>
      </w:r>
      <w:proofErr w:type="spellEnd"/>
      <w:r w:rsidRPr="00BC2CCA">
        <w:rPr>
          <w:rFonts w:ascii="Consolas" w:eastAsiaTheme="minorHAnsi" w:hAnsi="Consolas" w:cs="Consolas"/>
          <w:i/>
          <w:iCs/>
          <w:color w:val="2A00FF"/>
          <w:sz w:val="20"/>
          <w:szCs w:val="20"/>
        </w:rPr>
        <w:t>')}"/</w:t>
      </w:r>
      <w:r w:rsidRPr="00BC2CCA">
        <w:rPr>
          <w:rFonts w:ascii="Consolas" w:eastAsiaTheme="minorHAnsi" w:hAnsi="Consolas" w:cs="Consolas"/>
          <w:color w:val="3F7F7F"/>
          <w:sz w:val="20"/>
          <w:szCs w:val="20"/>
        </w:rPr>
        <w:t>&gt;</w:t>
      </w:r>
    </w:p>
    <w:p w:rsidR="0018232D" w:rsidRDefault="00F65DBC" w:rsidP="00F774D4">
      <w:pPr>
        <w:pStyle w:val="a8"/>
        <w:numPr>
          <w:ilvl w:val="6"/>
          <w:numId w:val="25"/>
        </w:numPr>
        <w:ind w:left="1440"/>
        <w:rPr>
          <w:rStyle w:val="hps"/>
          <w:rFonts w:ascii="Calibri" w:hAnsi="Calibri" w:cs="Calibri"/>
        </w:rPr>
      </w:pPr>
      <w:r w:rsidRPr="003720CB">
        <w:rPr>
          <w:rStyle w:val="hps"/>
          <w:rFonts w:ascii="Calibri" w:hAnsi="Calibri" w:cs="Calibri"/>
        </w:rPr>
        <w:lastRenderedPageBreak/>
        <w:t xml:space="preserve">Open </w:t>
      </w:r>
      <w:r w:rsidR="00F90F30">
        <w:rPr>
          <w:rStyle w:val="hps"/>
          <w:rFonts w:ascii="Calibri" w:hAnsi="Calibri" w:cs="Calibri"/>
        </w:rPr>
        <w:t>the P</w:t>
      </w:r>
      <w:r w:rsidRPr="003720CB">
        <w:rPr>
          <w:rStyle w:val="hps"/>
          <w:rFonts w:ascii="Calibri" w:hAnsi="Calibri" w:cs="Calibri"/>
        </w:rPr>
        <w:t>ipeline</w:t>
      </w:r>
      <w:r w:rsidR="00F90F30">
        <w:rPr>
          <w:rStyle w:val="hps"/>
          <w:rFonts w:ascii="Calibri" w:hAnsi="Calibri" w:cs="Calibri"/>
        </w:rPr>
        <w:t xml:space="preserve"> folder, navigate to</w:t>
      </w:r>
      <w:r w:rsidRPr="003720CB">
        <w:rPr>
          <w:rStyle w:val="hps"/>
          <w:rFonts w:ascii="Calibri" w:hAnsi="Calibri" w:cs="Calibri"/>
        </w:rPr>
        <w:t xml:space="preserve"> COPlaceOrde</w:t>
      </w:r>
      <w:r w:rsidR="00F90F30">
        <w:rPr>
          <w:rStyle w:val="hps"/>
          <w:rFonts w:ascii="Calibri" w:hAnsi="Calibri" w:cs="Calibri"/>
        </w:rPr>
        <w:t>r</w:t>
      </w:r>
      <w:r w:rsidRPr="003720CB">
        <w:rPr>
          <w:rStyle w:val="hps"/>
          <w:rFonts w:ascii="Calibri" w:hAnsi="Calibri" w:cs="Calibri"/>
        </w:rPr>
        <w:t>.xml (</w:t>
      </w:r>
      <w:r w:rsidR="00F90F30">
        <w:rPr>
          <w:rStyle w:val="hps"/>
          <w:rFonts w:ascii="Calibri" w:hAnsi="Calibri" w:cs="Calibri"/>
        </w:rPr>
        <w:t>Tip: U</w:t>
      </w:r>
      <w:r w:rsidRPr="003720CB">
        <w:rPr>
          <w:rStyle w:val="hps"/>
          <w:rFonts w:ascii="Calibri" w:hAnsi="Calibri" w:cs="Calibri"/>
        </w:rPr>
        <w:t xml:space="preserve">se </w:t>
      </w:r>
      <w:proofErr w:type="spellStart"/>
      <w:r w:rsidRPr="003720CB">
        <w:rPr>
          <w:rStyle w:val="hps"/>
          <w:rFonts w:ascii="Calibri" w:hAnsi="Calibri" w:cs="Calibri"/>
        </w:rPr>
        <w:t>Ctrl+Shift+R</w:t>
      </w:r>
      <w:proofErr w:type="spellEnd"/>
      <w:r w:rsidRPr="003720CB">
        <w:rPr>
          <w:rStyle w:val="hps"/>
          <w:rFonts w:ascii="Calibri" w:hAnsi="Calibri" w:cs="Calibri"/>
        </w:rPr>
        <w:t xml:space="preserve"> </w:t>
      </w:r>
      <w:r w:rsidR="00F90F30">
        <w:rPr>
          <w:rStyle w:val="hps"/>
          <w:rFonts w:ascii="Calibri" w:hAnsi="Calibri" w:cs="Calibri"/>
        </w:rPr>
        <w:t>to</w:t>
      </w:r>
      <w:r w:rsidRPr="003720CB">
        <w:rPr>
          <w:rStyle w:val="hps"/>
          <w:rFonts w:ascii="Calibri" w:hAnsi="Calibri" w:cs="Calibri"/>
        </w:rPr>
        <w:t xml:space="preserve"> search</w:t>
      </w:r>
      <w:r w:rsidR="00F90F30">
        <w:rPr>
          <w:rStyle w:val="hps"/>
          <w:rFonts w:ascii="Calibri" w:hAnsi="Calibri" w:cs="Calibri"/>
        </w:rPr>
        <w:t xml:space="preserve"> </w:t>
      </w:r>
      <w:r w:rsidR="00E355E4" w:rsidRPr="003720CB">
        <w:rPr>
          <w:rStyle w:val="hps"/>
          <w:rFonts w:ascii="Calibri" w:hAnsi="Calibri" w:cs="Calibri"/>
        </w:rPr>
        <w:t xml:space="preserve">if you </w:t>
      </w:r>
      <w:r w:rsidR="00F90F30">
        <w:rPr>
          <w:rStyle w:val="hps"/>
          <w:rFonts w:ascii="Calibri" w:hAnsi="Calibri" w:cs="Calibri"/>
        </w:rPr>
        <w:t xml:space="preserve">are </w:t>
      </w:r>
      <w:r w:rsidR="00E355E4" w:rsidRPr="003720CB">
        <w:rPr>
          <w:rStyle w:val="hps"/>
          <w:rFonts w:ascii="Calibri" w:hAnsi="Calibri" w:cs="Calibri"/>
        </w:rPr>
        <w:t>us</w:t>
      </w:r>
      <w:r w:rsidR="00F90F30">
        <w:rPr>
          <w:rStyle w:val="hps"/>
          <w:rFonts w:ascii="Calibri" w:hAnsi="Calibri" w:cs="Calibri"/>
        </w:rPr>
        <w:t>ing</w:t>
      </w:r>
      <w:r w:rsidR="00E355E4" w:rsidRPr="003720CB">
        <w:rPr>
          <w:rStyle w:val="hps"/>
          <w:rFonts w:ascii="Calibri" w:hAnsi="Calibri" w:cs="Calibri"/>
        </w:rPr>
        <w:t xml:space="preserve"> Ec</w:t>
      </w:r>
      <w:r w:rsidR="00E355E4">
        <w:rPr>
          <w:rStyle w:val="hps"/>
          <w:rFonts w:ascii="Calibri" w:hAnsi="Calibri" w:cs="Calibri"/>
        </w:rPr>
        <w:t>lipse</w:t>
      </w:r>
      <w:r>
        <w:rPr>
          <w:rStyle w:val="hps"/>
          <w:rFonts w:ascii="Calibri" w:hAnsi="Calibri" w:cs="Calibri"/>
        </w:rPr>
        <w:t>)</w:t>
      </w:r>
      <w:r w:rsidR="001A758D">
        <w:rPr>
          <w:rStyle w:val="hps"/>
          <w:rFonts w:ascii="Calibri" w:hAnsi="Calibri" w:cs="Calibri"/>
        </w:rPr>
        <w:t xml:space="preserve"> and insert Call Node</w:t>
      </w:r>
      <w:r w:rsidR="0059182B">
        <w:rPr>
          <w:rStyle w:val="hps"/>
          <w:rFonts w:ascii="Calibri" w:hAnsi="Calibri" w:cs="Calibri"/>
        </w:rPr>
        <w:t>, insert some changes</w:t>
      </w:r>
      <w:r w:rsidR="0018232D">
        <w:rPr>
          <w:rStyle w:val="hps"/>
          <w:rFonts w:ascii="Calibri" w:hAnsi="Calibri" w:cs="Calibri"/>
        </w:rPr>
        <w:t>:</w:t>
      </w:r>
    </w:p>
    <w:p w:rsidR="001C3D1C" w:rsidRDefault="00030271" w:rsidP="001C3D1C">
      <w:pPr>
        <w:pStyle w:val="a8"/>
        <w:numPr>
          <w:ilvl w:val="0"/>
          <w:numId w:val="36"/>
        </w:numPr>
        <w:rPr>
          <w:rStyle w:val="hps"/>
          <w:rFonts w:ascii="Calibri" w:hAnsi="Calibri" w:cs="Calibri"/>
        </w:rPr>
      </w:pPr>
      <w:r>
        <w:rPr>
          <w:rFonts w:ascii="Calibri" w:hAnsi="Calibri" w:cs="Calibri"/>
          <w:noProof/>
          <w:lang w:val="ru-RU" w:eastAsia="ru-RU"/>
        </w:rPr>
        <w:drawing>
          <wp:anchor distT="0" distB="0" distL="114300" distR="114300" simplePos="0" relativeHeight="251672576" behindDoc="0" locked="0" layoutInCell="1" allowOverlap="1">
            <wp:simplePos x="0" y="0"/>
            <wp:positionH relativeFrom="column">
              <wp:posOffset>66495</wp:posOffset>
            </wp:positionH>
            <wp:positionV relativeFrom="paragraph">
              <wp:posOffset>225197</wp:posOffset>
            </wp:positionV>
            <wp:extent cx="6191969" cy="2622431"/>
            <wp:effectExtent l="19050" t="0" r="0" b="0"/>
            <wp:wrapNone/>
            <wp:docPr id="21" name="Рисунок 2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2" cstate="print"/>
                    <a:stretch>
                      <a:fillRect/>
                    </a:stretch>
                  </pic:blipFill>
                  <pic:spPr>
                    <a:xfrm>
                      <a:off x="0" y="0"/>
                      <a:ext cx="6191969" cy="2622431"/>
                    </a:xfrm>
                    <a:prstGeom prst="rect">
                      <a:avLst/>
                    </a:prstGeom>
                  </pic:spPr>
                </pic:pic>
              </a:graphicData>
            </a:graphic>
          </wp:anchor>
        </w:drawing>
      </w:r>
      <w:r w:rsidR="0014006E">
        <w:rPr>
          <w:rStyle w:val="hps"/>
          <w:rFonts w:ascii="Calibri" w:hAnsi="Calibri" w:cs="Calibri"/>
        </w:rPr>
        <w:t xml:space="preserve">To create the </w:t>
      </w:r>
      <w:r w:rsidR="001C3D1C">
        <w:rPr>
          <w:rStyle w:val="hps"/>
          <w:rFonts w:ascii="Calibri" w:hAnsi="Calibri" w:cs="Calibri"/>
        </w:rPr>
        <w:t>Risk Inquiry Service(RIS)</w:t>
      </w:r>
      <w:r w:rsidR="0014006E">
        <w:rPr>
          <w:rStyle w:val="hps"/>
          <w:rFonts w:ascii="Calibri" w:hAnsi="Calibri" w:cs="Calibri"/>
        </w:rPr>
        <w:t xml:space="preserve"> post we must</w:t>
      </w:r>
      <w:r w:rsidR="001C3D1C">
        <w:rPr>
          <w:rStyle w:val="hps"/>
          <w:rFonts w:ascii="Calibri" w:hAnsi="Calibri" w:cs="Calibri"/>
        </w:rPr>
        <w:t xml:space="preserve"> </w:t>
      </w:r>
      <w:r w:rsidR="00812C96">
        <w:rPr>
          <w:rStyle w:val="hps"/>
          <w:rFonts w:ascii="Calibri" w:hAnsi="Calibri" w:cs="Calibri"/>
        </w:rPr>
        <w:t>insert K</w:t>
      </w:r>
      <w:del w:id="329" w:author="Демонстрационная версия" w:date="2013-05-17T12:42:00Z">
        <w:r w:rsidR="00812C96" w:rsidDel="00EA1625">
          <w:rPr>
            <w:rStyle w:val="hps"/>
            <w:rFonts w:ascii="Calibri" w:hAnsi="Calibri" w:cs="Calibri"/>
          </w:rPr>
          <w:delText>ount</w:delText>
        </w:r>
      </w:del>
      <w:r w:rsidR="00812C96">
        <w:rPr>
          <w:rStyle w:val="hps"/>
          <w:rFonts w:ascii="Calibri" w:hAnsi="Calibri" w:cs="Calibri"/>
        </w:rPr>
        <w:t>-</w:t>
      </w:r>
      <w:proofErr w:type="spellStart"/>
      <w:r w:rsidR="00812C96">
        <w:rPr>
          <w:rStyle w:val="hps"/>
          <w:rFonts w:ascii="Calibri" w:hAnsi="Calibri" w:cs="Calibri"/>
        </w:rPr>
        <w:t>PostRIS</w:t>
      </w:r>
      <w:proofErr w:type="spellEnd"/>
      <w:r w:rsidR="00F774D4">
        <w:rPr>
          <w:rStyle w:val="hps"/>
          <w:rFonts w:ascii="Calibri" w:hAnsi="Calibri" w:cs="Calibri"/>
        </w:rPr>
        <w:t xml:space="preserve"> </w:t>
      </w:r>
      <w:r w:rsidR="0014006E">
        <w:rPr>
          <w:rStyle w:val="hps"/>
          <w:rFonts w:ascii="Calibri" w:hAnsi="Calibri" w:cs="Calibri"/>
        </w:rPr>
        <w:t>C</w:t>
      </w:r>
      <w:r w:rsidR="00F774D4">
        <w:rPr>
          <w:rStyle w:val="hps"/>
          <w:rFonts w:ascii="Calibri" w:hAnsi="Calibri" w:cs="Calibri"/>
        </w:rPr>
        <w:t xml:space="preserve">all </w:t>
      </w:r>
      <w:r w:rsidR="0014006E">
        <w:rPr>
          <w:rStyle w:val="hps"/>
          <w:rFonts w:ascii="Calibri" w:hAnsi="Calibri" w:cs="Calibri"/>
        </w:rPr>
        <w:t>N</w:t>
      </w:r>
      <w:r w:rsidR="00F774D4">
        <w:rPr>
          <w:rStyle w:val="hps"/>
          <w:rFonts w:ascii="Calibri" w:hAnsi="Calibri" w:cs="Calibri"/>
        </w:rPr>
        <w:t>ode</w:t>
      </w:r>
    </w:p>
    <w:p w:rsidR="00030271" w:rsidRDefault="00030271" w:rsidP="001C3D1C">
      <w:pPr>
        <w:pStyle w:val="a8"/>
        <w:ind w:left="3240"/>
        <w:rPr>
          <w:rStyle w:val="hps"/>
          <w:rFonts w:ascii="Calibri" w:hAnsi="Calibri" w:cs="Calibri"/>
        </w:rPr>
      </w:pPr>
    </w:p>
    <w:p w:rsidR="00030271" w:rsidRDefault="00030271" w:rsidP="001C3D1C">
      <w:pPr>
        <w:pStyle w:val="a8"/>
        <w:ind w:left="3240"/>
        <w:rPr>
          <w:rStyle w:val="hps"/>
          <w:rFonts w:ascii="Calibri" w:hAnsi="Calibri" w:cs="Calibri"/>
        </w:rPr>
      </w:pPr>
    </w:p>
    <w:p w:rsidR="00030271" w:rsidRDefault="00030271" w:rsidP="001C3D1C">
      <w:pPr>
        <w:pStyle w:val="a8"/>
        <w:ind w:left="3240"/>
        <w:rPr>
          <w:rStyle w:val="hps"/>
          <w:rFonts w:ascii="Calibri" w:hAnsi="Calibri" w:cs="Calibri"/>
        </w:rPr>
      </w:pPr>
    </w:p>
    <w:p w:rsidR="00030271" w:rsidRDefault="00030271" w:rsidP="001C3D1C">
      <w:pPr>
        <w:pStyle w:val="a8"/>
        <w:ind w:left="3240"/>
        <w:rPr>
          <w:rStyle w:val="hps"/>
          <w:rFonts w:ascii="Calibri" w:hAnsi="Calibri" w:cs="Calibri"/>
        </w:rPr>
      </w:pPr>
    </w:p>
    <w:p w:rsidR="00030271" w:rsidRDefault="00030271" w:rsidP="001C3D1C">
      <w:pPr>
        <w:pStyle w:val="a8"/>
        <w:ind w:left="3240"/>
        <w:rPr>
          <w:rStyle w:val="hps"/>
          <w:rFonts w:ascii="Calibri" w:hAnsi="Calibri" w:cs="Calibri"/>
        </w:rPr>
      </w:pPr>
    </w:p>
    <w:p w:rsidR="00030271" w:rsidRDefault="00030271" w:rsidP="001C3D1C">
      <w:pPr>
        <w:pStyle w:val="a8"/>
        <w:ind w:left="3240"/>
        <w:rPr>
          <w:rStyle w:val="hps"/>
          <w:rFonts w:ascii="Calibri" w:hAnsi="Calibri" w:cs="Calibri"/>
        </w:rPr>
      </w:pPr>
    </w:p>
    <w:p w:rsidR="00030271" w:rsidRDefault="00030271" w:rsidP="001C3D1C">
      <w:pPr>
        <w:pStyle w:val="a8"/>
        <w:ind w:left="3240"/>
        <w:rPr>
          <w:rStyle w:val="hps"/>
          <w:rFonts w:ascii="Calibri" w:hAnsi="Calibri" w:cs="Calibri"/>
        </w:rPr>
      </w:pPr>
    </w:p>
    <w:p w:rsidR="00030271" w:rsidRDefault="00030271" w:rsidP="001C3D1C">
      <w:pPr>
        <w:pStyle w:val="a8"/>
        <w:ind w:left="3240"/>
        <w:rPr>
          <w:rStyle w:val="hps"/>
          <w:rFonts w:ascii="Calibri" w:hAnsi="Calibri" w:cs="Calibri"/>
        </w:rPr>
      </w:pPr>
    </w:p>
    <w:p w:rsidR="001C3D1C" w:rsidRDefault="001C3D1C" w:rsidP="00A326E8">
      <w:pPr>
        <w:pStyle w:val="a8"/>
        <w:rPr>
          <w:rStyle w:val="hps"/>
          <w:rFonts w:ascii="Calibri" w:hAnsi="Calibri" w:cs="Calibri"/>
        </w:rPr>
      </w:pPr>
    </w:p>
    <w:p w:rsidR="00E13AED" w:rsidRDefault="00F95C70" w:rsidP="00BC2CCA">
      <w:pPr>
        <w:pStyle w:val="a8"/>
        <w:numPr>
          <w:ilvl w:val="0"/>
          <w:numId w:val="36"/>
        </w:numPr>
        <w:jc w:val="left"/>
        <w:rPr>
          <w:rStyle w:val="hps"/>
          <w:rFonts w:ascii="Calibri" w:hAnsi="Calibri" w:cs="Calibri"/>
        </w:rPr>
      </w:pPr>
      <w:r>
        <w:rPr>
          <w:rStyle w:val="hps"/>
          <w:rFonts w:ascii="Calibri" w:hAnsi="Calibri" w:cs="Calibri"/>
        </w:rPr>
        <w:t>To</w:t>
      </w:r>
      <w:r w:rsidR="00196A48">
        <w:rPr>
          <w:rStyle w:val="hps"/>
          <w:rFonts w:ascii="Calibri" w:hAnsi="Calibri" w:cs="Calibri"/>
        </w:rPr>
        <w:t xml:space="preserve"> update </w:t>
      </w:r>
      <w:proofErr w:type="spellStart"/>
      <w:r w:rsidR="0014006E">
        <w:rPr>
          <w:rStyle w:val="hps"/>
          <w:rFonts w:ascii="Calibri" w:hAnsi="Calibri" w:cs="Calibri"/>
        </w:rPr>
        <w:t>Demandware</w:t>
      </w:r>
      <w:proofErr w:type="spellEnd"/>
      <w:r w:rsidR="0014006E">
        <w:rPr>
          <w:rStyle w:val="hps"/>
          <w:rFonts w:ascii="Calibri" w:hAnsi="Calibri" w:cs="Calibri"/>
        </w:rPr>
        <w:t xml:space="preserve"> with the results of the </w:t>
      </w:r>
      <w:proofErr w:type="spellStart"/>
      <w:r w:rsidR="0014006E">
        <w:rPr>
          <w:rStyle w:val="hps"/>
          <w:rFonts w:ascii="Calibri" w:hAnsi="Calibri" w:cs="Calibri"/>
        </w:rPr>
        <w:t>Kount</w:t>
      </w:r>
      <w:proofErr w:type="spellEnd"/>
      <w:r w:rsidR="0014006E">
        <w:rPr>
          <w:rStyle w:val="hps"/>
          <w:rFonts w:ascii="Calibri" w:hAnsi="Calibri" w:cs="Calibri"/>
        </w:rPr>
        <w:t xml:space="preserve"> Risk Evaluation, we must</w:t>
      </w:r>
      <w:r w:rsidR="000505C8">
        <w:rPr>
          <w:rStyle w:val="hps"/>
          <w:rFonts w:ascii="Calibri" w:hAnsi="Calibri" w:cs="Calibri"/>
        </w:rPr>
        <w:t xml:space="preserve"> insert</w:t>
      </w:r>
      <w:r w:rsidR="0014006E">
        <w:rPr>
          <w:rStyle w:val="hps"/>
          <w:rFonts w:ascii="Calibri" w:hAnsi="Calibri" w:cs="Calibri"/>
        </w:rPr>
        <w:t xml:space="preserve"> a</w:t>
      </w:r>
      <w:r w:rsidR="000505C8">
        <w:rPr>
          <w:rStyle w:val="hps"/>
          <w:rFonts w:ascii="Calibri" w:hAnsi="Calibri" w:cs="Calibri"/>
        </w:rPr>
        <w:t xml:space="preserve"> K</w:t>
      </w:r>
      <w:del w:id="330" w:author="Демонстрационная версия" w:date="2013-05-17T12:42:00Z">
        <w:r w:rsidR="000505C8" w:rsidDel="00296783">
          <w:rPr>
            <w:rStyle w:val="hps"/>
            <w:rFonts w:ascii="Calibri" w:hAnsi="Calibri" w:cs="Calibri"/>
          </w:rPr>
          <w:delText>ount</w:delText>
        </w:r>
      </w:del>
      <w:r w:rsidR="000505C8">
        <w:rPr>
          <w:rStyle w:val="hps"/>
          <w:rFonts w:ascii="Calibri" w:hAnsi="Calibri" w:cs="Calibri"/>
        </w:rPr>
        <w:t>-</w:t>
      </w:r>
      <w:proofErr w:type="spellStart"/>
      <w:r w:rsidR="000505C8">
        <w:rPr>
          <w:rStyle w:val="hps"/>
          <w:rFonts w:ascii="Calibri" w:hAnsi="Calibri" w:cs="Calibri"/>
        </w:rPr>
        <w:t>UpdateOrder</w:t>
      </w:r>
      <w:proofErr w:type="spellEnd"/>
      <w:r w:rsidR="00F774D4">
        <w:rPr>
          <w:rStyle w:val="hps"/>
          <w:rFonts w:ascii="Calibri" w:hAnsi="Calibri" w:cs="Calibri"/>
        </w:rPr>
        <w:t xml:space="preserve"> </w:t>
      </w:r>
      <w:r w:rsidR="0014006E">
        <w:rPr>
          <w:rStyle w:val="hps"/>
          <w:rFonts w:ascii="Calibri" w:hAnsi="Calibri" w:cs="Calibri"/>
        </w:rPr>
        <w:t>C</w:t>
      </w:r>
      <w:r w:rsidR="00F774D4">
        <w:rPr>
          <w:rStyle w:val="hps"/>
          <w:rFonts w:ascii="Calibri" w:hAnsi="Calibri" w:cs="Calibri"/>
        </w:rPr>
        <w:t xml:space="preserve">all </w:t>
      </w:r>
      <w:r w:rsidR="0014006E">
        <w:rPr>
          <w:rStyle w:val="hps"/>
          <w:rFonts w:ascii="Calibri" w:hAnsi="Calibri" w:cs="Calibri"/>
        </w:rPr>
        <w:t>N</w:t>
      </w:r>
      <w:r w:rsidR="00F774D4">
        <w:rPr>
          <w:rStyle w:val="hps"/>
          <w:rFonts w:ascii="Calibri" w:hAnsi="Calibri" w:cs="Calibri"/>
        </w:rPr>
        <w:t>ode</w:t>
      </w:r>
    </w:p>
    <w:p w:rsidR="00196A48" w:rsidRDefault="00A84B42" w:rsidP="008C2B84">
      <w:pPr>
        <w:pStyle w:val="a8"/>
        <w:rPr>
          <w:rStyle w:val="hps"/>
          <w:rFonts w:ascii="Calibri" w:hAnsi="Calibri" w:cs="Calibri"/>
        </w:rPr>
      </w:pPr>
      <w:r>
        <w:rPr>
          <w:rFonts w:ascii="Calibri" w:hAnsi="Calibri" w:cs="Calibri"/>
          <w:noProof/>
          <w:lang w:val="ru-RU" w:eastAsia="ru-RU"/>
        </w:rPr>
        <w:drawing>
          <wp:inline distT="0" distB="0" distL="0" distR="0">
            <wp:extent cx="6188710" cy="2545715"/>
            <wp:effectExtent l="19050" t="0" r="2540" b="0"/>
            <wp:docPr id="22" name="Рисунок 2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3" cstate="print"/>
                    <a:stretch>
                      <a:fillRect/>
                    </a:stretch>
                  </pic:blipFill>
                  <pic:spPr>
                    <a:xfrm>
                      <a:off x="0" y="0"/>
                      <a:ext cx="6188710" cy="2545715"/>
                    </a:xfrm>
                    <a:prstGeom prst="rect">
                      <a:avLst/>
                    </a:prstGeom>
                  </pic:spPr>
                </pic:pic>
              </a:graphicData>
            </a:graphic>
          </wp:inline>
        </w:drawing>
      </w:r>
    </w:p>
    <w:p w:rsidR="00E13AED" w:rsidRDefault="0014006E" w:rsidP="00BC2CCA">
      <w:pPr>
        <w:pStyle w:val="a8"/>
        <w:numPr>
          <w:ilvl w:val="0"/>
          <w:numId w:val="36"/>
        </w:numPr>
        <w:jc w:val="left"/>
        <w:rPr>
          <w:rStyle w:val="hps"/>
          <w:rFonts w:ascii="Calibri" w:hAnsi="Calibri" w:cs="Calibri"/>
        </w:rPr>
      </w:pPr>
      <w:r>
        <w:rPr>
          <w:rStyle w:val="hps"/>
          <w:rFonts w:ascii="Calibri" w:hAnsi="Calibri" w:cs="Calibri"/>
        </w:rPr>
        <w:t xml:space="preserve">A value must also be defined for order number. </w:t>
      </w:r>
      <w:r w:rsidR="00321691">
        <w:rPr>
          <w:rStyle w:val="hps"/>
          <w:rFonts w:ascii="Calibri" w:hAnsi="Calibri" w:cs="Calibri"/>
        </w:rPr>
        <w:t xml:space="preserve">Find Start Node </w:t>
      </w:r>
      <w:proofErr w:type="spellStart"/>
      <w:r w:rsidR="00321691">
        <w:rPr>
          <w:rStyle w:val="hps"/>
          <w:rFonts w:ascii="Calibri" w:hAnsi="Calibri" w:cs="Calibri"/>
        </w:rPr>
        <w:t>COPlaceOrder-CreateOrder</w:t>
      </w:r>
      <w:proofErr w:type="spellEnd"/>
      <w:r w:rsidR="00321691">
        <w:rPr>
          <w:rStyle w:val="hps"/>
          <w:rFonts w:ascii="Calibri" w:hAnsi="Calibri" w:cs="Calibri"/>
        </w:rPr>
        <w:t xml:space="preserve"> and insert value for </w:t>
      </w:r>
      <w:proofErr w:type="spellStart"/>
      <w:r w:rsidR="00321691">
        <w:rPr>
          <w:rStyle w:val="hps"/>
          <w:rFonts w:ascii="Calibri" w:hAnsi="Calibri" w:cs="Calibri"/>
        </w:rPr>
        <w:t>pipelet</w:t>
      </w:r>
      <w:proofErr w:type="spellEnd"/>
      <w:r w:rsidR="00321691">
        <w:rPr>
          <w:rStyle w:val="hps"/>
          <w:rFonts w:ascii="Calibri" w:hAnsi="Calibri" w:cs="Calibri"/>
        </w:rPr>
        <w:t xml:space="preserve"> </w:t>
      </w:r>
      <w:r w:rsidR="00321691" w:rsidRPr="0029434E">
        <w:rPr>
          <w:rStyle w:val="hps"/>
          <w:rFonts w:ascii="Calibri" w:hAnsi="Calibri" w:cs="Calibri"/>
        </w:rPr>
        <w:t>CreateOrder2,</w:t>
      </w:r>
      <w:r w:rsidR="00321691">
        <w:rPr>
          <w:rStyle w:val="hps"/>
          <w:rFonts w:ascii="Calibri" w:hAnsi="Calibri" w:cs="Calibri"/>
        </w:rPr>
        <w:t xml:space="preserve"> </w:t>
      </w:r>
      <w:r w:rsidR="00F95C70">
        <w:rPr>
          <w:rStyle w:val="hps"/>
          <w:rFonts w:ascii="Calibri" w:hAnsi="Calibri" w:cs="Calibri"/>
        </w:rPr>
        <w:t xml:space="preserve">the value for the </w:t>
      </w:r>
      <w:proofErr w:type="spellStart"/>
      <w:r w:rsidR="00EB18F1" w:rsidRPr="00BC2CCA">
        <w:rPr>
          <w:rStyle w:val="hps"/>
          <w:rFonts w:ascii="Calibri" w:hAnsi="Calibri" w:cs="Calibri"/>
          <w:i/>
        </w:rPr>
        <w:t>OrderNo</w:t>
      </w:r>
      <w:proofErr w:type="spellEnd"/>
      <w:r w:rsidR="00F95C70">
        <w:rPr>
          <w:rStyle w:val="hps"/>
          <w:rFonts w:ascii="Calibri" w:hAnsi="Calibri" w:cs="Calibri"/>
        </w:rPr>
        <w:t xml:space="preserve"> Property</w:t>
      </w:r>
      <w:r w:rsidR="00321691">
        <w:rPr>
          <w:rStyle w:val="hps"/>
          <w:rFonts w:ascii="Calibri" w:hAnsi="Calibri" w:cs="Calibri"/>
        </w:rPr>
        <w:t xml:space="preserve"> </w:t>
      </w:r>
      <w:r w:rsidR="00F95C70">
        <w:rPr>
          <w:rStyle w:val="hps"/>
          <w:rFonts w:ascii="Calibri" w:hAnsi="Calibri" w:cs="Calibri"/>
        </w:rPr>
        <w:t xml:space="preserve">equals </w:t>
      </w:r>
      <w:proofErr w:type="spellStart"/>
      <w:r w:rsidR="00EB18F1" w:rsidRPr="00BC2CCA">
        <w:rPr>
          <w:rStyle w:val="hps"/>
          <w:rFonts w:ascii="Calibri" w:hAnsi="Calibri" w:cs="Calibri"/>
          <w:b/>
        </w:rPr>
        <w:t>OrderNo</w:t>
      </w:r>
      <w:proofErr w:type="spellEnd"/>
    </w:p>
    <w:p w:rsidR="009F7F49" w:rsidRDefault="009F7F49" w:rsidP="009F7F49">
      <w:pPr>
        <w:pStyle w:val="a8"/>
        <w:rPr>
          <w:rStyle w:val="hps"/>
          <w:rFonts w:ascii="Calibri" w:hAnsi="Calibri" w:cs="Calibri"/>
        </w:rPr>
      </w:pPr>
    </w:p>
    <w:p w:rsidR="009F7F49" w:rsidRDefault="009F7F49" w:rsidP="009F7F49">
      <w:pPr>
        <w:pStyle w:val="a8"/>
        <w:rPr>
          <w:rStyle w:val="hps"/>
          <w:rFonts w:ascii="Calibri" w:hAnsi="Calibri" w:cs="Calibri"/>
        </w:rPr>
      </w:pPr>
    </w:p>
    <w:p w:rsidR="009F7F49" w:rsidRDefault="009F7F49" w:rsidP="009F7F49">
      <w:pPr>
        <w:pStyle w:val="a8"/>
        <w:rPr>
          <w:rStyle w:val="hps"/>
          <w:rFonts w:ascii="Calibri" w:hAnsi="Calibri" w:cs="Calibri"/>
        </w:rPr>
      </w:pPr>
    </w:p>
    <w:p w:rsidR="009F7F49" w:rsidRDefault="009F7F49" w:rsidP="009F7F49">
      <w:pPr>
        <w:pStyle w:val="a8"/>
        <w:rPr>
          <w:rStyle w:val="hps"/>
          <w:rFonts w:ascii="Calibri" w:hAnsi="Calibri" w:cs="Calibri"/>
        </w:rPr>
      </w:pPr>
    </w:p>
    <w:p w:rsidR="009F7F49" w:rsidRDefault="009F7F49" w:rsidP="009F7F49">
      <w:pPr>
        <w:pStyle w:val="a8"/>
        <w:rPr>
          <w:rStyle w:val="hps"/>
          <w:rFonts w:ascii="Calibri" w:hAnsi="Calibri" w:cs="Calibri"/>
        </w:rPr>
      </w:pPr>
    </w:p>
    <w:p w:rsidR="009F7F49" w:rsidRDefault="00365CBA" w:rsidP="009F7F49">
      <w:pPr>
        <w:pStyle w:val="a8"/>
        <w:rPr>
          <w:rStyle w:val="hps"/>
          <w:rFonts w:ascii="Calibri" w:hAnsi="Calibri" w:cs="Calibri"/>
        </w:rPr>
      </w:pPr>
      <w:ins w:id="331" w:author="Демонстрационная версия" w:date="2013-05-17T12:43:00Z">
        <w:r>
          <w:rPr>
            <w:rFonts w:ascii="Calibri" w:hAnsi="Calibri" w:cs="Calibri"/>
            <w:noProof/>
            <w:lang w:val="ru-RU" w:eastAsia="ru-RU"/>
            <w:rPrChange w:id="332">
              <w:rPr>
                <w:noProof/>
                <w:lang w:val="ru-RU" w:eastAsia="ru-RU"/>
              </w:rPr>
            </w:rPrChange>
          </w:rPr>
          <w:lastRenderedPageBreak/>
          <w:drawing>
            <wp:anchor distT="0" distB="0" distL="114300" distR="114300" simplePos="0" relativeHeight="251666432" behindDoc="1" locked="0" layoutInCell="1" allowOverlap="1">
              <wp:simplePos x="0" y="0"/>
              <wp:positionH relativeFrom="column">
                <wp:posOffset>438481</wp:posOffset>
              </wp:positionH>
              <wp:positionV relativeFrom="paragraph">
                <wp:posOffset>-373711</wp:posOffset>
              </wp:positionV>
              <wp:extent cx="5419339" cy="3045349"/>
              <wp:effectExtent l="19050" t="0" r="0" b="0"/>
              <wp:wrapNone/>
              <wp:docPr id="4" name="Рисунок 3" descr="Без имени-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 имени-1.png"/>
                      <pic:cNvPicPr/>
                    </pic:nvPicPr>
                    <pic:blipFill>
                      <a:blip r:embed="rId44" cstate="print"/>
                      <a:stretch>
                        <a:fillRect/>
                      </a:stretch>
                    </pic:blipFill>
                    <pic:spPr>
                      <a:xfrm>
                        <a:off x="0" y="0"/>
                        <a:ext cx="5419339" cy="3045349"/>
                      </a:xfrm>
                      <a:prstGeom prst="rect">
                        <a:avLst/>
                      </a:prstGeom>
                    </pic:spPr>
                  </pic:pic>
                </a:graphicData>
              </a:graphic>
            </wp:anchor>
          </w:drawing>
        </w:r>
      </w:ins>
    </w:p>
    <w:p w:rsidR="009F7F49" w:rsidRDefault="009F7F49" w:rsidP="009F7F49">
      <w:pPr>
        <w:pStyle w:val="a8"/>
        <w:rPr>
          <w:ins w:id="333" w:author="Демонстрационная версия" w:date="2013-05-17T12:43:00Z"/>
          <w:rStyle w:val="hps"/>
          <w:rFonts w:ascii="Calibri" w:hAnsi="Calibri" w:cs="Calibri"/>
        </w:rPr>
      </w:pPr>
    </w:p>
    <w:p w:rsidR="00F005C1" w:rsidRDefault="00F005C1" w:rsidP="009F7F49">
      <w:pPr>
        <w:pStyle w:val="a8"/>
        <w:rPr>
          <w:ins w:id="334" w:author="Демонстрационная версия" w:date="2013-05-17T12:43:00Z"/>
          <w:rStyle w:val="hps"/>
          <w:rFonts w:ascii="Calibri" w:hAnsi="Calibri" w:cs="Calibri"/>
        </w:rPr>
      </w:pPr>
    </w:p>
    <w:p w:rsidR="00F005C1" w:rsidRDefault="00F005C1" w:rsidP="009F7F49">
      <w:pPr>
        <w:pStyle w:val="a8"/>
        <w:rPr>
          <w:ins w:id="335" w:author="Демонстрационная версия" w:date="2013-05-17T12:43:00Z"/>
          <w:rStyle w:val="hps"/>
          <w:rFonts w:ascii="Calibri" w:hAnsi="Calibri" w:cs="Calibri"/>
        </w:rPr>
      </w:pPr>
    </w:p>
    <w:p w:rsidR="00F005C1" w:rsidRDefault="00F005C1" w:rsidP="009F7F49">
      <w:pPr>
        <w:pStyle w:val="a8"/>
        <w:rPr>
          <w:ins w:id="336" w:author="Демонстрационная версия" w:date="2013-05-17T12:43:00Z"/>
          <w:rStyle w:val="hps"/>
          <w:rFonts w:ascii="Calibri" w:hAnsi="Calibri" w:cs="Calibri"/>
        </w:rPr>
      </w:pPr>
    </w:p>
    <w:p w:rsidR="00F005C1" w:rsidRDefault="00F005C1" w:rsidP="009F7F49">
      <w:pPr>
        <w:pStyle w:val="a8"/>
        <w:rPr>
          <w:ins w:id="337" w:author="Демонстрационная версия" w:date="2013-05-17T12:43:00Z"/>
          <w:rStyle w:val="hps"/>
          <w:rFonts w:ascii="Calibri" w:hAnsi="Calibri" w:cs="Calibri"/>
        </w:rPr>
      </w:pPr>
    </w:p>
    <w:p w:rsidR="00F005C1" w:rsidRDefault="00F005C1" w:rsidP="009F7F49">
      <w:pPr>
        <w:pStyle w:val="a8"/>
        <w:rPr>
          <w:rStyle w:val="hps"/>
          <w:rFonts w:ascii="Calibri" w:hAnsi="Calibri" w:cs="Calibri"/>
        </w:rPr>
      </w:pPr>
    </w:p>
    <w:p w:rsidR="009F7F49" w:rsidRDefault="009F7F49" w:rsidP="009F7F49">
      <w:pPr>
        <w:pStyle w:val="a8"/>
        <w:rPr>
          <w:rStyle w:val="hps"/>
          <w:rFonts w:ascii="Calibri" w:hAnsi="Calibri" w:cs="Calibri"/>
        </w:rPr>
      </w:pPr>
    </w:p>
    <w:p w:rsidR="009F7F49" w:rsidRDefault="009F7F49" w:rsidP="009F7F49">
      <w:pPr>
        <w:pStyle w:val="a8"/>
        <w:rPr>
          <w:rStyle w:val="hps"/>
          <w:rFonts w:ascii="Calibri" w:hAnsi="Calibri" w:cs="Calibri"/>
        </w:rPr>
      </w:pPr>
    </w:p>
    <w:p w:rsidR="009F1FF5" w:rsidRDefault="009F1FF5" w:rsidP="009F7F49">
      <w:pPr>
        <w:pStyle w:val="a8"/>
        <w:rPr>
          <w:rStyle w:val="hps"/>
          <w:rFonts w:ascii="Calibri" w:hAnsi="Calibri" w:cs="Calibri"/>
        </w:rPr>
      </w:pPr>
    </w:p>
    <w:p w:rsidR="0018232D" w:rsidRDefault="0018232D" w:rsidP="0018232D">
      <w:pPr>
        <w:pStyle w:val="2"/>
      </w:pPr>
      <w:bookmarkStart w:id="338" w:name="_Toc338404179"/>
      <w:bookmarkStart w:id="339" w:name="_Toc358635575"/>
      <w:r>
        <w:t>External Interfaces</w:t>
      </w:r>
      <w:bookmarkEnd w:id="338"/>
      <w:bookmarkEnd w:id="339"/>
    </w:p>
    <w:p w:rsidR="00DB7AA5" w:rsidRDefault="00DB7AA5" w:rsidP="00DB7AA5">
      <w:pPr>
        <w:ind w:left="1080"/>
      </w:pPr>
      <w:r>
        <w:t xml:space="preserve">The cartridge uses Event Notification System to </w:t>
      </w:r>
      <w:r w:rsidRPr="00DB7AA5">
        <w:t xml:space="preserve">synchronization </w:t>
      </w:r>
      <w:r>
        <w:t xml:space="preserve">with the </w:t>
      </w:r>
      <w:commentRangeStart w:id="340"/>
      <w:commentRangeStart w:id="341"/>
      <w:proofErr w:type="spellStart"/>
      <w:r>
        <w:t>Kount</w:t>
      </w:r>
      <w:commentRangeEnd w:id="340"/>
      <w:proofErr w:type="spellEnd"/>
      <w:r w:rsidR="00F95C70">
        <w:rPr>
          <w:rStyle w:val="af3"/>
        </w:rPr>
        <w:commentReference w:id="340"/>
      </w:r>
      <w:commentRangeEnd w:id="341"/>
      <w:r w:rsidR="00C67428">
        <w:rPr>
          <w:rStyle w:val="af3"/>
        </w:rPr>
        <w:commentReference w:id="341"/>
      </w:r>
      <w:r>
        <w:t>.</w:t>
      </w:r>
    </w:p>
    <w:p w:rsidR="00DB7AA5" w:rsidRDefault="00DB7AA5" w:rsidP="00DB7AA5">
      <w:pPr>
        <w:ind w:left="372" w:firstLine="708"/>
        <w:rPr>
          <w:b/>
        </w:rPr>
      </w:pPr>
      <w:r>
        <w:rPr>
          <w:b/>
        </w:rPr>
        <w:t>Callback Pipelines:</w:t>
      </w:r>
    </w:p>
    <w:p w:rsidR="00DB7AA5" w:rsidRDefault="00DB7AA5" w:rsidP="00DB7AA5">
      <w:pPr>
        <w:ind w:left="1080"/>
      </w:pPr>
      <w:r>
        <w:t xml:space="preserve">For ENS we have set events and the </w:t>
      </w:r>
      <w:proofErr w:type="spellStart"/>
      <w:r>
        <w:t>Kount</w:t>
      </w:r>
      <w:proofErr w:type="spellEnd"/>
      <w:r>
        <w:t xml:space="preserve"> service notifies </w:t>
      </w:r>
      <w:proofErr w:type="spellStart"/>
      <w:r>
        <w:t>Demandware</w:t>
      </w:r>
      <w:proofErr w:type="spellEnd"/>
      <w:r>
        <w:t xml:space="preserve"> using callback. There </w:t>
      </w:r>
      <w:r w:rsidR="005C2CC2">
        <w:t>are several</w:t>
      </w:r>
      <w:r>
        <w:t xml:space="preserve"> callback pipelines that process the </w:t>
      </w:r>
      <w:r w:rsidR="005C2CC2">
        <w:t>following changes</w:t>
      </w:r>
      <w:r>
        <w:t>:</w:t>
      </w:r>
    </w:p>
    <w:p w:rsidR="00DB7AA5" w:rsidRDefault="00DB7AA5" w:rsidP="00DB7AA5">
      <w:pPr>
        <w:pStyle w:val="ad"/>
        <w:numPr>
          <w:ilvl w:val="0"/>
          <w:numId w:val="36"/>
        </w:numPr>
      </w:pPr>
      <w:proofErr w:type="spellStart"/>
      <w:r>
        <w:t>KountENS</w:t>
      </w:r>
      <w:proofErr w:type="spellEnd"/>
      <w:r>
        <w:t>-</w:t>
      </w:r>
      <w:r w:rsidRPr="00DB7AA5">
        <w:t xml:space="preserve"> </w:t>
      </w:r>
      <w:proofErr w:type="spellStart"/>
      <w:r w:rsidRPr="00DB7AA5">
        <w:t>EventClassifications</w:t>
      </w:r>
      <w:proofErr w:type="spellEnd"/>
      <w:r>
        <w:t xml:space="preserve"> – </w:t>
      </w:r>
      <w:r w:rsidR="005C2CC2">
        <w:t xml:space="preserve">determining </w:t>
      </w:r>
      <w:r w:rsidRPr="00DB7AA5">
        <w:t xml:space="preserve"> what kind </w:t>
      </w:r>
      <w:r>
        <w:t>of event comes</w:t>
      </w:r>
    </w:p>
    <w:p w:rsidR="00DB7AA5" w:rsidRDefault="005D5D5E" w:rsidP="00DB7AA5">
      <w:pPr>
        <w:pStyle w:val="ad"/>
        <w:numPr>
          <w:ilvl w:val="0"/>
          <w:numId w:val="36"/>
        </w:numPr>
      </w:pPr>
      <w:proofErr w:type="spellStart"/>
      <w:r>
        <w:t>KountENS</w:t>
      </w:r>
      <w:proofErr w:type="spellEnd"/>
      <w:r>
        <w:t>-</w:t>
      </w:r>
      <w:r w:rsidRPr="005D5D5E">
        <w:t xml:space="preserve"> </w:t>
      </w:r>
      <w:proofErr w:type="spellStart"/>
      <w:r w:rsidRPr="005D5D5E">
        <w:t>SpecialAlertTransaction</w:t>
      </w:r>
      <w:proofErr w:type="spellEnd"/>
      <w:r>
        <w:t xml:space="preserve">, </w:t>
      </w:r>
      <w:proofErr w:type="spellStart"/>
      <w:r w:rsidRPr="005D5D5E">
        <w:t>WorkflowStatusEdit</w:t>
      </w:r>
      <w:proofErr w:type="spellEnd"/>
      <w:r>
        <w:t xml:space="preserve">, </w:t>
      </w:r>
      <w:proofErr w:type="spellStart"/>
      <w:r w:rsidRPr="005D5D5E">
        <w:t>WorkflowReevaluate</w:t>
      </w:r>
      <w:proofErr w:type="spellEnd"/>
      <w:r>
        <w:t xml:space="preserve">, </w:t>
      </w:r>
      <w:proofErr w:type="spellStart"/>
      <w:r w:rsidRPr="005D5D5E">
        <w:t>RiskChangeScor</w:t>
      </w:r>
      <w:proofErr w:type="spellEnd"/>
      <w:r>
        <w:t xml:space="preserve">, </w:t>
      </w:r>
      <w:proofErr w:type="spellStart"/>
      <w:r w:rsidRPr="005D5D5E">
        <w:t>RiskChangeReply</w:t>
      </w:r>
      <w:proofErr w:type="spellEnd"/>
      <w:r>
        <w:t xml:space="preserve">, </w:t>
      </w:r>
      <w:proofErr w:type="spellStart"/>
      <w:r w:rsidRPr="005D5D5E">
        <w:t>RiskChangeVelo</w:t>
      </w:r>
      <w:proofErr w:type="spellEnd"/>
      <w:r>
        <w:t xml:space="preserve">, </w:t>
      </w:r>
      <w:proofErr w:type="spellStart"/>
      <w:r w:rsidRPr="005D5D5E">
        <w:t>RiskChangeVmax</w:t>
      </w:r>
      <w:proofErr w:type="spellEnd"/>
      <w:r>
        <w:t xml:space="preserve">, </w:t>
      </w:r>
      <w:proofErr w:type="spellStart"/>
      <w:r w:rsidRPr="005D5D5E">
        <w:t>RiskChangeGeox</w:t>
      </w:r>
      <w:proofErr w:type="spellEnd"/>
      <w:r>
        <w:t xml:space="preserve">, </w:t>
      </w:r>
      <w:proofErr w:type="spellStart"/>
      <w:r w:rsidRPr="005D5D5E">
        <w:t>RiskChangeNetw</w:t>
      </w:r>
      <w:proofErr w:type="spellEnd"/>
      <w:r>
        <w:t xml:space="preserve">, </w:t>
      </w:r>
      <w:proofErr w:type="spellStart"/>
      <w:r w:rsidRPr="005D5D5E">
        <w:t>RiskChangeReas</w:t>
      </w:r>
      <w:proofErr w:type="spellEnd"/>
      <w:r>
        <w:t xml:space="preserve"> - </w:t>
      </w:r>
      <w:r w:rsidRPr="005D5D5E">
        <w:t xml:space="preserve">appropriate event </w:t>
      </w:r>
      <w:commentRangeStart w:id="342"/>
      <w:commentRangeStart w:id="343"/>
      <w:r w:rsidRPr="005D5D5E">
        <w:t>handlers</w:t>
      </w:r>
      <w:commentRangeEnd w:id="342"/>
      <w:commentRangeEnd w:id="343"/>
      <w:r w:rsidR="00C67428">
        <w:rPr>
          <w:rStyle w:val="af3"/>
        </w:rPr>
        <w:commentReference w:id="342"/>
      </w:r>
      <w:r w:rsidR="00BF7934">
        <w:rPr>
          <w:rStyle w:val="af3"/>
        </w:rPr>
        <w:commentReference w:id="343"/>
      </w:r>
      <w:r w:rsidRPr="005D5D5E">
        <w:t xml:space="preserve"> </w:t>
      </w:r>
    </w:p>
    <w:p w:rsidR="00B00194" w:rsidRDefault="00B00194" w:rsidP="00B00194">
      <w:pPr>
        <w:pStyle w:val="ad"/>
        <w:ind w:left="1494"/>
      </w:pPr>
    </w:p>
    <w:p w:rsidR="005C2CC2" w:rsidRPr="005C2CC2" w:rsidRDefault="005C2CC2" w:rsidP="005C2CC2">
      <w:pPr>
        <w:pStyle w:val="ad"/>
        <w:ind w:left="1800"/>
        <w:rPr>
          <w:rFonts w:ascii="Arial" w:hAnsi="Arial" w:cs="Arial"/>
          <w:b/>
          <w:color w:val="000000"/>
          <w:sz w:val="34"/>
          <w:szCs w:val="34"/>
        </w:rPr>
      </w:pPr>
      <w:bookmarkStart w:id="344" w:name="_Toc245264376"/>
      <w:bookmarkEnd w:id="275"/>
    </w:p>
    <w:p w:rsidR="005C2CC2" w:rsidRDefault="005C2CC2">
      <w:r>
        <w:br w:type="page"/>
      </w:r>
    </w:p>
    <w:p w:rsidR="0018232D" w:rsidRDefault="009F64EA" w:rsidP="009F64EA">
      <w:pPr>
        <w:pStyle w:val="1"/>
      </w:pPr>
      <w:bookmarkStart w:id="345" w:name="_Toc338404181"/>
      <w:r>
        <w:lastRenderedPageBreak/>
        <w:t xml:space="preserve"> </w:t>
      </w:r>
      <w:bookmarkStart w:id="346" w:name="_Toc358635576"/>
      <w:r w:rsidR="0018232D">
        <w:t>Operations, Maintenance</w:t>
      </w:r>
      <w:bookmarkEnd w:id="345"/>
      <w:bookmarkEnd w:id="346"/>
    </w:p>
    <w:p w:rsidR="0018232D" w:rsidRPr="003E41E2" w:rsidRDefault="0018232D" w:rsidP="0018232D"/>
    <w:p w:rsidR="0018232D" w:rsidRPr="00F10C2D" w:rsidRDefault="0018232D" w:rsidP="0018232D">
      <w:pPr>
        <w:pStyle w:val="2"/>
      </w:pPr>
      <w:bookmarkStart w:id="347" w:name="_Toc338404182"/>
      <w:bookmarkStart w:id="348" w:name="_Toc358635577"/>
      <w:r>
        <w:t>Data Storage</w:t>
      </w:r>
      <w:bookmarkEnd w:id="347"/>
      <w:bookmarkEnd w:id="348"/>
    </w:p>
    <w:p w:rsidR="0018232D" w:rsidRDefault="0018232D" w:rsidP="0018232D">
      <w:pPr>
        <w:pStyle w:val="Standard1"/>
        <w:ind w:left="1080"/>
      </w:pPr>
    </w:p>
    <w:p w:rsidR="00E13AED" w:rsidRDefault="00360357" w:rsidP="00BC2CCA">
      <w:pPr>
        <w:ind w:left="1080"/>
      </w:pPr>
      <w:bookmarkStart w:id="349" w:name="_Toc338404183"/>
      <w:r>
        <w:t>All needed data is stored on Orde</w:t>
      </w:r>
      <w:r w:rsidRPr="00D70EE0">
        <w:t xml:space="preserve">r level in </w:t>
      </w:r>
      <w:r w:rsidRPr="00D70EE0">
        <w:rPr>
          <w:rFonts w:asciiTheme="minorHAnsi" w:hAnsiTheme="minorHAnsi" w:cstheme="minorHAnsi"/>
        </w:rPr>
        <w:t>custom fields</w:t>
      </w:r>
      <w:r w:rsidR="005C2CC2">
        <w:rPr>
          <w:rFonts w:asciiTheme="minorHAnsi" w:hAnsiTheme="minorHAnsi" w:cstheme="minorHAnsi"/>
        </w:rPr>
        <w:t>:</w:t>
      </w:r>
      <w:r w:rsidRPr="00D70EE0">
        <w:rPr>
          <w:rFonts w:asciiTheme="minorHAnsi" w:hAnsiTheme="minorHAnsi" w:cstheme="minorHAnsi"/>
        </w:rPr>
        <w:t xml:space="preserve"> </w:t>
      </w:r>
      <w:proofErr w:type="spellStart"/>
      <w:r w:rsidRPr="00D70EE0">
        <w:rPr>
          <w:rFonts w:asciiTheme="minorHAnsi" w:hAnsiTheme="minorHAnsi" w:cstheme="minorHAnsi"/>
          <w:bCs/>
          <w:color w:val="000000"/>
          <w:shd w:val="clear" w:color="auto" w:fill="FFFFFF"/>
        </w:rPr>
        <w:t>Kount</w:t>
      </w:r>
      <w:proofErr w:type="spellEnd"/>
      <w:r w:rsidRPr="00D70EE0">
        <w:rPr>
          <w:rFonts w:asciiTheme="minorHAnsi" w:hAnsiTheme="minorHAnsi" w:cstheme="minorHAnsi"/>
          <w:bCs/>
          <w:color w:val="000000"/>
          <w:shd w:val="clear" w:color="auto" w:fill="FFFFFF"/>
        </w:rPr>
        <w:t xml:space="preserve"> Order Status,</w:t>
      </w:r>
      <w:r w:rsidR="00D70EE0" w:rsidRPr="00D70EE0">
        <w:rPr>
          <w:rFonts w:asciiTheme="minorHAnsi" w:hAnsiTheme="minorHAnsi" w:cstheme="minorHAnsi"/>
          <w:bCs/>
          <w:color w:val="000000"/>
          <w:shd w:val="clear" w:color="auto" w:fill="FFFFFF"/>
        </w:rPr>
        <w:t xml:space="preserve"> </w:t>
      </w:r>
      <w:proofErr w:type="spellStart"/>
      <w:r w:rsidR="00D70EE0" w:rsidRPr="00D70EE0">
        <w:rPr>
          <w:rFonts w:asciiTheme="minorHAnsi" w:hAnsiTheme="minorHAnsi" w:cstheme="minorHAnsi"/>
          <w:bCs/>
          <w:color w:val="000000"/>
          <w:shd w:val="clear" w:color="auto" w:fill="FFFFFF"/>
        </w:rPr>
        <w:t>Kount</w:t>
      </w:r>
      <w:proofErr w:type="spellEnd"/>
      <w:r w:rsidR="00D70EE0" w:rsidRPr="00D70EE0">
        <w:rPr>
          <w:rFonts w:asciiTheme="minorHAnsi" w:hAnsiTheme="minorHAnsi" w:cstheme="minorHAnsi"/>
          <w:bCs/>
          <w:color w:val="000000"/>
          <w:shd w:val="clear" w:color="auto" w:fill="FFFFFF"/>
        </w:rPr>
        <w:t xml:space="preserve"> Order Transaction ID, </w:t>
      </w:r>
      <w:proofErr w:type="spellStart"/>
      <w:r w:rsidR="00D70EE0" w:rsidRPr="00D70EE0">
        <w:rPr>
          <w:rFonts w:asciiTheme="minorHAnsi" w:hAnsiTheme="minorHAnsi" w:cstheme="minorHAnsi"/>
          <w:bCs/>
          <w:color w:val="000000"/>
          <w:shd w:val="clear" w:color="auto" w:fill="FFFFFF"/>
        </w:rPr>
        <w:t>Kount</w:t>
      </w:r>
      <w:proofErr w:type="spellEnd"/>
      <w:r w:rsidR="00D70EE0" w:rsidRPr="00D70EE0">
        <w:rPr>
          <w:rFonts w:asciiTheme="minorHAnsi" w:hAnsiTheme="minorHAnsi" w:cstheme="minorHAnsi"/>
          <w:bCs/>
          <w:color w:val="000000"/>
          <w:shd w:val="clear" w:color="auto" w:fill="FFFFFF"/>
        </w:rPr>
        <w:t xml:space="preserve"> Order REAS, </w:t>
      </w:r>
      <w:proofErr w:type="spellStart"/>
      <w:r w:rsidR="00D70EE0" w:rsidRPr="00D70EE0">
        <w:rPr>
          <w:rFonts w:asciiTheme="minorHAnsi" w:hAnsiTheme="minorHAnsi" w:cstheme="minorHAnsi"/>
          <w:bCs/>
          <w:color w:val="000000"/>
          <w:shd w:val="clear" w:color="auto" w:fill="FFFFFF"/>
        </w:rPr>
        <w:t>Kount</w:t>
      </w:r>
      <w:proofErr w:type="spellEnd"/>
      <w:r w:rsidR="00D70EE0" w:rsidRPr="00D70EE0">
        <w:rPr>
          <w:rFonts w:asciiTheme="minorHAnsi" w:hAnsiTheme="minorHAnsi" w:cstheme="minorHAnsi"/>
          <w:bCs/>
          <w:color w:val="000000"/>
          <w:shd w:val="clear" w:color="auto" w:fill="FFFFFF"/>
        </w:rPr>
        <w:t xml:space="preserve"> Order GEOX, </w:t>
      </w:r>
      <w:proofErr w:type="spellStart"/>
      <w:r w:rsidR="00D70EE0" w:rsidRPr="00D70EE0">
        <w:rPr>
          <w:rFonts w:asciiTheme="minorHAnsi" w:hAnsiTheme="minorHAnsi" w:cstheme="minorHAnsi"/>
          <w:bCs/>
          <w:color w:val="000000"/>
          <w:shd w:val="clear" w:color="auto" w:fill="FFFFFF"/>
        </w:rPr>
        <w:t>Kount</w:t>
      </w:r>
      <w:proofErr w:type="spellEnd"/>
      <w:r w:rsidR="00D70EE0" w:rsidRPr="00D70EE0">
        <w:rPr>
          <w:rFonts w:asciiTheme="minorHAnsi" w:hAnsiTheme="minorHAnsi" w:cstheme="minorHAnsi"/>
          <w:bCs/>
          <w:color w:val="000000"/>
          <w:shd w:val="clear" w:color="auto" w:fill="FFFFFF"/>
        </w:rPr>
        <w:t xml:space="preserve"> Order NETW, </w:t>
      </w:r>
      <w:proofErr w:type="spellStart"/>
      <w:r w:rsidR="00D70EE0" w:rsidRPr="00D70EE0">
        <w:rPr>
          <w:rFonts w:asciiTheme="minorHAnsi" w:hAnsiTheme="minorHAnsi" w:cstheme="minorHAnsi"/>
          <w:bCs/>
          <w:color w:val="000000"/>
          <w:shd w:val="clear" w:color="auto" w:fill="FFFFFF"/>
        </w:rPr>
        <w:t>Kount</w:t>
      </w:r>
      <w:proofErr w:type="spellEnd"/>
      <w:r w:rsidR="00D70EE0" w:rsidRPr="00D70EE0">
        <w:rPr>
          <w:rFonts w:asciiTheme="minorHAnsi" w:hAnsiTheme="minorHAnsi" w:cstheme="minorHAnsi"/>
          <w:bCs/>
          <w:color w:val="000000"/>
          <w:shd w:val="clear" w:color="auto" w:fill="FFFFFF"/>
        </w:rPr>
        <w:t xml:space="preserve"> Order SCOR, </w:t>
      </w:r>
      <w:proofErr w:type="spellStart"/>
      <w:r w:rsidR="00D70EE0" w:rsidRPr="00D70EE0">
        <w:rPr>
          <w:rFonts w:asciiTheme="minorHAnsi" w:hAnsiTheme="minorHAnsi" w:cstheme="minorHAnsi"/>
          <w:bCs/>
          <w:color w:val="000000"/>
          <w:shd w:val="clear" w:color="auto" w:fill="FFFFFF"/>
        </w:rPr>
        <w:t>Kount</w:t>
      </w:r>
      <w:proofErr w:type="spellEnd"/>
      <w:r w:rsidR="00D70EE0" w:rsidRPr="00D70EE0">
        <w:rPr>
          <w:rFonts w:asciiTheme="minorHAnsi" w:hAnsiTheme="minorHAnsi" w:cstheme="minorHAnsi"/>
          <w:bCs/>
          <w:color w:val="000000"/>
          <w:shd w:val="clear" w:color="auto" w:fill="FFFFFF"/>
        </w:rPr>
        <w:t xml:space="preserve"> Order VELO, </w:t>
      </w:r>
      <w:proofErr w:type="spellStart"/>
      <w:r w:rsidR="00D70EE0" w:rsidRPr="00D70EE0">
        <w:rPr>
          <w:rFonts w:asciiTheme="minorHAnsi" w:hAnsiTheme="minorHAnsi" w:cstheme="minorHAnsi"/>
          <w:bCs/>
          <w:color w:val="000000"/>
          <w:shd w:val="clear" w:color="auto" w:fill="FFFFFF"/>
        </w:rPr>
        <w:t>Kount</w:t>
      </w:r>
      <w:proofErr w:type="spellEnd"/>
      <w:r w:rsidR="00D70EE0" w:rsidRPr="00D70EE0">
        <w:rPr>
          <w:rFonts w:asciiTheme="minorHAnsi" w:hAnsiTheme="minorHAnsi" w:cstheme="minorHAnsi"/>
          <w:bCs/>
          <w:color w:val="000000"/>
          <w:shd w:val="clear" w:color="auto" w:fill="FFFFFF"/>
        </w:rPr>
        <w:t xml:space="preserve"> Order VMAX</w:t>
      </w:r>
      <w:r w:rsidRPr="00D70EE0">
        <w:rPr>
          <w:rFonts w:asciiTheme="minorHAnsi" w:hAnsiTheme="minorHAnsi" w:cstheme="minorHAnsi"/>
        </w:rPr>
        <w:t>.</w:t>
      </w:r>
    </w:p>
    <w:p w:rsidR="0018232D" w:rsidRPr="00F10C2D" w:rsidRDefault="0018232D" w:rsidP="0018232D">
      <w:pPr>
        <w:pStyle w:val="2"/>
      </w:pPr>
      <w:bookmarkStart w:id="350" w:name="_Toc358635578"/>
      <w:r>
        <w:t>Availability</w:t>
      </w:r>
      <w:bookmarkEnd w:id="349"/>
      <w:bookmarkEnd w:id="350"/>
    </w:p>
    <w:p w:rsidR="0018232D" w:rsidRDefault="0018232D" w:rsidP="0018232D">
      <w:pPr>
        <w:pStyle w:val="a8"/>
        <w:ind w:left="1080"/>
        <w:rPr>
          <w:rStyle w:val="ae"/>
          <w:rFonts w:ascii="Trebuchet MS" w:hAnsi="Trebuchet MS"/>
          <w:iCs/>
          <w:color w:val="808080"/>
          <w:sz w:val="18"/>
          <w:szCs w:val="18"/>
        </w:rPr>
      </w:pPr>
    </w:p>
    <w:p w:rsidR="0018232D" w:rsidRPr="003C1703" w:rsidRDefault="0018232D" w:rsidP="0018232D">
      <w:pPr>
        <w:pStyle w:val="Standard1"/>
        <w:ind w:left="372" w:firstLine="708"/>
        <w:rPr>
          <w:sz w:val="22"/>
        </w:rPr>
      </w:pPr>
      <w:r w:rsidRPr="003C1703">
        <w:rPr>
          <w:rStyle w:val="ae"/>
          <w:rFonts w:ascii="Calibri" w:hAnsi="Calibri" w:cs="Calibri"/>
          <w:iCs/>
          <w:sz w:val="22"/>
          <w:szCs w:val="18"/>
        </w:rPr>
        <w:t>Intentionally left blank.</w:t>
      </w:r>
    </w:p>
    <w:p w:rsidR="0018232D" w:rsidRPr="00F10C2D" w:rsidRDefault="0018232D" w:rsidP="0018232D">
      <w:pPr>
        <w:pStyle w:val="2"/>
      </w:pPr>
      <w:bookmarkStart w:id="351" w:name="_Toc338404184"/>
      <w:bookmarkStart w:id="352" w:name="_Toc358635579"/>
      <w:r>
        <w:t>Support</w:t>
      </w:r>
      <w:bookmarkEnd w:id="351"/>
      <w:bookmarkEnd w:id="352"/>
    </w:p>
    <w:p w:rsidR="00780CD0" w:rsidRDefault="00780CD0" w:rsidP="00780CD0">
      <w:pPr>
        <w:ind w:left="1080"/>
        <w:rPr>
          <w:sz w:val="24"/>
          <w:szCs w:val="24"/>
        </w:rPr>
      </w:pPr>
      <w:bookmarkStart w:id="353" w:name="_Toc279703491"/>
      <w:bookmarkStart w:id="354" w:name="_Toc279703584"/>
      <w:bookmarkEnd w:id="344"/>
      <w:r w:rsidRPr="00780CD0">
        <w:rPr>
          <w:sz w:val="24"/>
          <w:szCs w:val="24"/>
        </w:rPr>
        <w:t xml:space="preserve"> </w:t>
      </w:r>
      <w:proofErr w:type="spellStart"/>
      <w:r>
        <w:rPr>
          <w:sz w:val="24"/>
          <w:szCs w:val="24"/>
        </w:rPr>
        <w:t>Kount</w:t>
      </w:r>
      <w:proofErr w:type="spellEnd"/>
      <w:r>
        <w:rPr>
          <w:sz w:val="24"/>
          <w:szCs w:val="24"/>
        </w:rPr>
        <w:t xml:space="preserve"> Operations</w:t>
      </w:r>
    </w:p>
    <w:p w:rsidR="00780CD0" w:rsidRDefault="00780CD0" w:rsidP="00780CD0">
      <w:pPr>
        <w:ind w:left="1080"/>
        <w:rPr>
          <w:sz w:val="24"/>
          <w:szCs w:val="24"/>
        </w:rPr>
      </w:pPr>
      <w:r>
        <w:rPr>
          <w:sz w:val="24"/>
          <w:szCs w:val="24"/>
        </w:rPr>
        <w:t>24 x 7 x 365</w:t>
      </w:r>
    </w:p>
    <w:p w:rsidR="00780CD0" w:rsidRDefault="00780CD0" w:rsidP="00780CD0">
      <w:pPr>
        <w:ind w:left="1080"/>
        <w:rPr>
          <w:sz w:val="24"/>
          <w:szCs w:val="24"/>
        </w:rPr>
      </w:pPr>
      <w:r>
        <w:rPr>
          <w:sz w:val="24"/>
          <w:szCs w:val="24"/>
        </w:rPr>
        <w:t>1-866-940-6722</w:t>
      </w:r>
    </w:p>
    <w:p w:rsidR="00780CD0" w:rsidRDefault="00A60331" w:rsidP="00780CD0">
      <w:pPr>
        <w:ind w:left="1080"/>
        <w:rPr>
          <w:sz w:val="24"/>
          <w:szCs w:val="24"/>
        </w:rPr>
      </w:pPr>
      <w:hyperlink r:id="rId45" w:history="1">
        <w:r w:rsidR="00780CD0">
          <w:rPr>
            <w:rStyle w:val="a7"/>
            <w:color w:val="auto"/>
          </w:rPr>
          <w:t>support@kount.com</w:t>
        </w:r>
      </w:hyperlink>
    </w:p>
    <w:p w:rsidR="0018232D" w:rsidRDefault="0018232D" w:rsidP="0018232D">
      <w:pPr>
        <w:ind w:left="1080"/>
      </w:pPr>
    </w:p>
    <w:p w:rsidR="0018232D" w:rsidRDefault="0018232D" w:rsidP="0018232D">
      <w:pPr>
        <w:rPr>
          <w:rFonts w:ascii="Cambria" w:hAnsi="Cambria"/>
          <w:b/>
          <w:bCs/>
          <w:color w:val="365F91"/>
          <w:sz w:val="24"/>
          <w:szCs w:val="24"/>
        </w:rPr>
      </w:pPr>
      <w:r>
        <w:br w:type="page"/>
      </w:r>
    </w:p>
    <w:p w:rsidR="0018232D" w:rsidRDefault="0018232D" w:rsidP="0018232D">
      <w:pPr>
        <w:pStyle w:val="1"/>
      </w:pPr>
      <w:bookmarkStart w:id="355" w:name="_Toc338404185"/>
      <w:bookmarkStart w:id="356" w:name="_Toc358635580"/>
      <w:bookmarkEnd w:id="353"/>
      <w:bookmarkEnd w:id="354"/>
      <w:r>
        <w:lastRenderedPageBreak/>
        <w:t>User Guide</w:t>
      </w:r>
      <w:bookmarkEnd w:id="355"/>
      <w:bookmarkEnd w:id="356"/>
    </w:p>
    <w:p w:rsidR="0018232D" w:rsidRDefault="0018232D" w:rsidP="0018232D">
      <w:pPr>
        <w:pStyle w:val="dmcFlietext"/>
        <w:ind w:left="1416"/>
      </w:pPr>
    </w:p>
    <w:p w:rsidR="0018232D" w:rsidRDefault="0018232D" w:rsidP="0018232D">
      <w:pPr>
        <w:pStyle w:val="2"/>
      </w:pPr>
      <w:bookmarkStart w:id="357" w:name="_Toc338404186"/>
      <w:bookmarkStart w:id="358" w:name="_Toc358635581"/>
      <w:r>
        <w:t>Roles, Responsibilities</w:t>
      </w:r>
      <w:bookmarkEnd w:id="357"/>
      <w:bookmarkEnd w:id="358"/>
    </w:p>
    <w:p w:rsidR="0018232D" w:rsidRDefault="0018232D" w:rsidP="0018232D">
      <w:pPr>
        <w:pStyle w:val="dmcFlietext"/>
      </w:pPr>
    </w:p>
    <w:p w:rsidR="0018232D" w:rsidRPr="003C1703" w:rsidRDefault="0018232D" w:rsidP="0018232D">
      <w:pPr>
        <w:pStyle w:val="dmcFlietext"/>
        <w:ind w:firstLine="229"/>
        <w:rPr>
          <w:i/>
        </w:rPr>
      </w:pPr>
      <w:r w:rsidRPr="003C1703">
        <w:rPr>
          <w:i/>
        </w:rPr>
        <w:t>Intentionally left blank.</w:t>
      </w:r>
    </w:p>
    <w:p w:rsidR="0018232D" w:rsidRPr="002861CC" w:rsidRDefault="0018232D" w:rsidP="0018232D">
      <w:pPr>
        <w:pStyle w:val="dmcFlietext"/>
        <w:ind w:firstLine="229"/>
      </w:pPr>
    </w:p>
    <w:p w:rsidR="0018232D" w:rsidRDefault="0018232D" w:rsidP="0018232D">
      <w:pPr>
        <w:pStyle w:val="2"/>
      </w:pPr>
      <w:bookmarkStart w:id="359" w:name="_Toc338404187"/>
      <w:bookmarkStart w:id="360" w:name="_Toc265049819"/>
      <w:bookmarkStart w:id="361" w:name="_Toc358635582"/>
      <w:r>
        <w:t>Business Manager</w:t>
      </w:r>
      <w:bookmarkEnd w:id="359"/>
      <w:bookmarkEnd w:id="361"/>
    </w:p>
    <w:p w:rsidR="0018232D" w:rsidRDefault="0018232D" w:rsidP="0018232D">
      <w:pPr>
        <w:pStyle w:val="a8"/>
        <w:ind w:left="1080"/>
        <w:rPr>
          <w:rStyle w:val="ae"/>
          <w:rFonts w:ascii="Trebuchet MS" w:hAnsi="Trebuchet MS"/>
          <w:iCs/>
          <w:color w:val="808080"/>
          <w:sz w:val="18"/>
          <w:szCs w:val="18"/>
        </w:rPr>
      </w:pPr>
      <w:bookmarkStart w:id="362" w:name="_Toc279703497"/>
      <w:bookmarkStart w:id="363" w:name="_Toc279703590"/>
      <w:bookmarkEnd w:id="360"/>
    </w:p>
    <w:p w:rsidR="0018232D" w:rsidRPr="00954C5C" w:rsidRDefault="0018232D" w:rsidP="0018232D">
      <w:pPr>
        <w:pStyle w:val="a8"/>
        <w:ind w:left="1080"/>
        <w:rPr>
          <w:rStyle w:val="ae"/>
          <w:rFonts w:ascii="Calibri" w:hAnsi="Calibri" w:cs="Calibri"/>
          <w:iCs/>
          <w:szCs w:val="18"/>
        </w:rPr>
      </w:pPr>
      <w:r w:rsidRPr="00954C5C">
        <w:rPr>
          <w:rStyle w:val="ae"/>
          <w:rFonts w:ascii="Calibri" w:hAnsi="Calibri" w:cs="Calibri"/>
          <w:iCs/>
          <w:szCs w:val="18"/>
        </w:rPr>
        <w:t xml:space="preserve">Configuration options described above, in 3.1. </w:t>
      </w:r>
    </w:p>
    <w:p w:rsidR="0018232D" w:rsidRDefault="0018232D" w:rsidP="0018232D">
      <w:pPr>
        <w:pStyle w:val="2"/>
      </w:pPr>
      <w:bookmarkStart w:id="364" w:name="_Toc338404188"/>
      <w:bookmarkStart w:id="365" w:name="_Toc358635583"/>
      <w:r>
        <w:t>Storefront Functionality</w:t>
      </w:r>
      <w:bookmarkEnd w:id="364"/>
      <w:bookmarkEnd w:id="365"/>
    </w:p>
    <w:p w:rsidR="0018232D" w:rsidRDefault="0018232D" w:rsidP="0018232D">
      <w:pPr>
        <w:pStyle w:val="a8"/>
        <w:ind w:left="1080"/>
        <w:rPr>
          <w:rStyle w:val="ae"/>
          <w:rFonts w:ascii="Trebuchet MS" w:hAnsi="Trebuchet MS"/>
          <w:iCs/>
          <w:color w:val="808080"/>
          <w:sz w:val="18"/>
          <w:szCs w:val="18"/>
        </w:rPr>
      </w:pPr>
    </w:p>
    <w:p w:rsidR="00BF6C0E" w:rsidRPr="003C1703" w:rsidRDefault="00BF6C0E" w:rsidP="00BF6C0E">
      <w:pPr>
        <w:pStyle w:val="dmcFlietext"/>
        <w:ind w:firstLine="229"/>
        <w:rPr>
          <w:i/>
        </w:rPr>
      </w:pPr>
      <w:r w:rsidRPr="003C1703">
        <w:rPr>
          <w:i/>
        </w:rPr>
        <w:t>Intentionally left blank.</w:t>
      </w:r>
    </w:p>
    <w:p w:rsidR="0018232D" w:rsidRDefault="0018232D" w:rsidP="0018232D">
      <w:pPr>
        <w:rPr>
          <w:rStyle w:val="ae"/>
          <w:rFonts w:ascii="Trebuchet MS" w:hAnsi="Trebuchet MS"/>
          <w:iCs/>
          <w:color w:val="808080"/>
          <w:sz w:val="18"/>
          <w:szCs w:val="18"/>
        </w:rPr>
      </w:pPr>
      <w:r>
        <w:rPr>
          <w:rStyle w:val="ae"/>
          <w:rFonts w:ascii="Trebuchet MS" w:hAnsi="Trebuchet MS"/>
          <w:iCs/>
          <w:color w:val="808080"/>
          <w:sz w:val="18"/>
          <w:szCs w:val="18"/>
        </w:rPr>
        <w:br w:type="page"/>
      </w:r>
    </w:p>
    <w:p w:rsidR="0018232D" w:rsidRDefault="0018232D" w:rsidP="0018232D">
      <w:pPr>
        <w:pStyle w:val="1"/>
      </w:pPr>
      <w:bookmarkStart w:id="366" w:name="_Toc338404189"/>
      <w:bookmarkStart w:id="367" w:name="_Toc358635584"/>
      <w:bookmarkEnd w:id="362"/>
      <w:bookmarkEnd w:id="363"/>
      <w:r>
        <w:lastRenderedPageBreak/>
        <w:t>Known Issues</w:t>
      </w:r>
      <w:bookmarkEnd w:id="366"/>
      <w:bookmarkEnd w:id="367"/>
    </w:p>
    <w:p w:rsidR="0018232D" w:rsidRDefault="0018232D" w:rsidP="0018232D">
      <w:pPr>
        <w:spacing w:after="0" w:line="240" w:lineRule="auto"/>
        <w:ind w:left="360"/>
        <w:rPr>
          <w:rFonts w:ascii="Trebuchet MS" w:hAnsi="Trebuchet MS"/>
          <w:i/>
          <w:iCs/>
          <w:color w:val="808080"/>
          <w:sz w:val="18"/>
          <w:szCs w:val="18"/>
        </w:rPr>
      </w:pPr>
      <w:bookmarkStart w:id="368" w:name="_Toc279703500"/>
      <w:bookmarkStart w:id="369" w:name="_Toc279703593"/>
    </w:p>
    <w:p w:rsidR="0018232D" w:rsidRPr="003C1703" w:rsidRDefault="0018232D" w:rsidP="0018232D">
      <w:pPr>
        <w:pStyle w:val="dmcFlietext"/>
        <w:ind w:firstLine="229"/>
        <w:rPr>
          <w:i/>
        </w:rPr>
      </w:pPr>
      <w:r w:rsidRPr="003C1703">
        <w:rPr>
          <w:i/>
        </w:rPr>
        <w:t>Intentionally left blank.</w:t>
      </w:r>
    </w:p>
    <w:p w:rsidR="0018232D" w:rsidRDefault="0018232D" w:rsidP="0018232D">
      <w:pPr>
        <w:rPr>
          <w:rFonts w:ascii="Cambria" w:hAnsi="Cambria"/>
          <w:b/>
          <w:color w:val="000000"/>
          <w:sz w:val="32"/>
          <w:szCs w:val="32"/>
        </w:rPr>
      </w:pPr>
    </w:p>
    <w:p w:rsidR="0018232D" w:rsidRDefault="0018232D" w:rsidP="0018232D">
      <w:pPr>
        <w:pStyle w:val="1"/>
      </w:pPr>
      <w:bookmarkStart w:id="370" w:name="_Toc338404190"/>
      <w:bookmarkStart w:id="371" w:name="_Toc358635585"/>
      <w:bookmarkEnd w:id="368"/>
      <w:bookmarkEnd w:id="369"/>
      <w:r>
        <w:t>Release History</w:t>
      </w:r>
      <w:bookmarkEnd w:id="370"/>
      <w:bookmarkEnd w:id="371"/>
    </w:p>
    <w:p w:rsidR="0018232D" w:rsidRDefault="0018232D" w:rsidP="0018232D">
      <w:pPr>
        <w:pStyle w:val="dmcNummerierung"/>
        <w:numPr>
          <w:ilvl w:val="0"/>
          <w:numId w:val="0"/>
        </w:numPr>
        <w:ind w:left="1208"/>
      </w:pPr>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A0"/>
      </w:tblPr>
      <w:tblGrid>
        <w:gridCol w:w="1684"/>
        <w:gridCol w:w="1646"/>
        <w:gridCol w:w="6254"/>
      </w:tblGrid>
      <w:tr w:rsidR="0018232D" w:rsidRPr="00130659" w:rsidTr="00084D14">
        <w:tc>
          <w:tcPr>
            <w:tcW w:w="1684" w:type="dxa"/>
            <w:tcMar>
              <w:top w:w="58" w:type="dxa"/>
              <w:left w:w="115" w:type="dxa"/>
              <w:right w:w="115" w:type="dxa"/>
            </w:tcMar>
          </w:tcPr>
          <w:p w:rsidR="0018232D" w:rsidRPr="00130659" w:rsidRDefault="0018232D" w:rsidP="00084D14">
            <w:pPr>
              <w:pStyle w:val="a8"/>
              <w:keepNext/>
              <w:spacing w:line="276" w:lineRule="auto"/>
              <w:rPr>
                <w:rFonts w:ascii="Trebuchet MS" w:hAnsi="Trebuchet MS"/>
                <w:b/>
                <w:sz w:val="18"/>
                <w:szCs w:val="18"/>
              </w:rPr>
            </w:pPr>
            <w:bookmarkStart w:id="372" w:name="_Toc279703501"/>
            <w:bookmarkStart w:id="373" w:name="_Toc279703594"/>
            <w:r w:rsidRPr="00130659">
              <w:rPr>
                <w:rFonts w:ascii="Trebuchet MS" w:hAnsi="Trebuchet MS"/>
                <w:b/>
                <w:sz w:val="18"/>
                <w:szCs w:val="18"/>
              </w:rPr>
              <w:t>Version</w:t>
            </w:r>
          </w:p>
        </w:tc>
        <w:tc>
          <w:tcPr>
            <w:tcW w:w="1646" w:type="dxa"/>
            <w:tcMar>
              <w:top w:w="58" w:type="dxa"/>
              <w:left w:w="115" w:type="dxa"/>
              <w:right w:w="115" w:type="dxa"/>
            </w:tcMar>
          </w:tcPr>
          <w:p w:rsidR="0018232D" w:rsidRPr="00130659" w:rsidRDefault="0018232D" w:rsidP="00084D14">
            <w:pPr>
              <w:pStyle w:val="a8"/>
              <w:keepNext/>
              <w:spacing w:line="276" w:lineRule="auto"/>
              <w:rPr>
                <w:rFonts w:ascii="Trebuchet MS" w:hAnsi="Trebuchet MS"/>
                <w:b/>
                <w:sz w:val="18"/>
                <w:szCs w:val="18"/>
              </w:rPr>
            </w:pPr>
            <w:r w:rsidRPr="00130659">
              <w:rPr>
                <w:rFonts w:ascii="Trebuchet MS" w:hAnsi="Trebuchet MS"/>
                <w:b/>
                <w:sz w:val="18"/>
                <w:szCs w:val="18"/>
              </w:rPr>
              <w:t>Date</w:t>
            </w:r>
          </w:p>
        </w:tc>
        <w:tc>
          <w:tcPr>
            <w:tcW w:w="6254" w:type="dxa"/>
            <w:tcMar>
              <w:top w:w="58" w:type="dxa"/>
              <w:left w:w="115" w:type="dxa"/>
              <w:right w:w="115" w:type="dxa"/>
            </w:tcMar>
          </w:tcPr>
          <w:p w:rsidR="0018232D" w:rsidRPr="00130659" w:rsidRDefault="0018232D" w:rsidP="00084D14">
            <w:pPr>
              <w:pStyle w:val="a8"/>
              <w:keepNext/>
              <w:spacing w:line="276" w:lineRule="auto"/>
              <w:rPr>
                <w:rFonts w:ascii="Trebuchet MS" w:hAnsi="Trebuchet MS"/>
                <w:b/>
                <w:sz w:val="18"/>
                <w:szCs w:val="18"/>
              </w:rPr>
            </w:pPr>
            <w:r w:rsidRPr="00130659">
              <w:rPr>
                <w:rFonts w:ascii="Trebuchet MS" w:hAnsi="Trebuchet MS"/>
                <w:b/>
                <w:sz w:val="18"/>
                <w:szCs w:val="18"/>
              </w:rPr>
              <w:t>Changes</w:t>
            </w:r>
          </w:p>
        </w:tc>
      </w:tr>
      <w:tr w:rsidR="0018232D" w:rsidRPr="00130659" w:rsidTr="00084D14">
        <w:tc>
          <w:tcPr>
            <w:tcW w:w="1684" w:type="dxa"/>
            <w:tcMar>
              <w:top w:w="58" w:type="dxa"/>
              <w:left w:w="115" w:type="dxa"/>
              <w:right w:w="115" w:type="dxa"/>
            </w:tcMar>
          </w:tcPr>
          <w:p w:rsidR="0018232D" w:rsidRPr="00130659" w:rsidRDefault="0018232D" w:rsidP="00084D14">
            <w:pPr>
              <w:pStyle w:val="a8"/>
              <w:keepNext/>
              <w:rPr>
                <w:rFonts w:ascii="Trebuchet MS" w:hAnsi="Trebuchet MS"/>
                <w:sz w:val="18"/>
                <w:szCs w:val="18"/>
              </w:rPr>
            </w:pPr>
            <w:r w:rsidRPr="00130659">
              <w:rPr>
                <w:rFonts w:ascii="Trebuchet MS" w:hAnsi="Trebuchet MS"/>
                <w:sz w:val="18"/>
                <w:szCs w:val="18"/>
              </w:rPr>
              <w:t>1.0.0</w:t>
            </w:r>
          </w:p>
        </w:tc>
        <w:tc>
          <w:tcPr>
            <w:tcW w:w="1646" w:type="dxa"/>
            <w:tcMar>
              <w:top w:w="58" w:type="dxa"/>
              <w:left w:w="115" w:type="dxa"/>
              <w:right w:w="115" w:type="dxa"/>
            </w:tcMar>
          </w:tcPr>
          <w:p w:rsidR="0018232D" w:rsidRPr="00130659" w:rsidRDefault="00557880" w:rsidP="00557880">
            <w:pPr>
              <w:pStyle w:val="a8"/>
              <w:keepNext/>
              <w:rPr>
                <w:rFonts w:ascii="Trebuchet MS" w:hAnsi="Trebuchet MS"/>
                <w:sz w:val="18"/>
                <w:szCs w:val="18"/>
              </w:rPr>
            </w:pPr>
            <w:r>
              <w:rPr>
                <w:rFonts w:ascii="Trebuchet MS" w:hAnsi="Trebuchet MS"/>
                <w:sz w:val="18"/>
                <w:szCs w:val="18"/>
              </w:rPr>
              <w:t>April</w:t>
            </w:r>
            <w:r w:rsidR="0018232D" w:rsidRPr="00130659">
              <w:rPr>
                <w:rFonts w:ascii="Trebuchet MS" w:hAnsi="Trebuchet MS"/>
                <w:sz w:val="18"/>
                <w:szCs w:val="18"/>
              </w:rPr>
              <w:t xml:space="preserve"> </w:t>
            </w:r>
            <w:r>
              <w:rPr>
                <w:rFonts w:ascii="Trebuchet MS" w:hAnsi="Trebuchet MS"/>
                <w:sz w:val="18"/>
                <w:szCs w:val="18"/>
              </w:rPr>
              <w:t>9</w:t>
            </w:r>
            <w:r w:rsidR="0018232D" w:rsidRPr="00130659">
              <w:rPr>
                <w:rFonts w:ascii="Trebuchet MS" w:hAnsi="Trebuchet MS"/>
                <w:sz w:val="18"/>
                <w:szCs w:val="18"/>
              </w:rPr>
              <w:t>, 201</w:t>
            </w:r>
            <w:r>
              <w:rPr>
                <w:rFonts w:ascii="Trebuchet MS" w:hAnsi="Trebuchet MS"/>
                <w:sz w:val="18"/>
                <w:szCs w:val="18"/>
              </w:rPr>
              <w:t>3</w:t>
            </w:r>
          </w:p>
        </w:tc>
        <w:tc>
          <w:tcPr>
            <w:tcW w:w="6254" w:type="dxa"/>
            <w:tcMar>
              <w:top w:w="58" w:type="dxa"/>
              <w:left w:w="115" w:type="dxa"/>
              <w:right w:w="115" w:type="dxa"/>
            </w:tcMar>
          </w:tcPr>
          <w:p w:rsidR="0018232D" w:rsidRPr="00130659" w:rsidRDefault="0018232D" w:rsidP="00084D14">
            <w:pPr>
              <w:pStyle w:val="a8"/>
              <w:keepNext/>
              <w:rPr>
                <w:rFonts w:ascii="Trebuchet MS" w:hAnsi="Trebuchet MS"/>
                <w:sz w:val="18"/>
                <w:szCs w:val="18"/>
              </w:rPr>
            </w:pPr>
            <w:r w:rsidRPr="00130659">
              <w:rPr>
                <w:rFonts w:ascii="Trebuchet MS" w:hAnsi="Trebuchet MS"/>
                <w:sz w:val="18"/>
                <w:szCs w:val="18"/>
              </w:rPr>
              <w:t>Initial release</w:t>
            </w:r>
          </w:p>
        </w:tc>
      </w:tr>
      <w:bookmarkEnd w:id="372"/>
      <w:bookmarkEnd w:id="373"/>
    </w:tbl>
    <w:p w:rsidR="0018232D" w:rsidRPr="002861CC" w:rsidRDefault="0018232D" w:rsidP="0018232D">
      <w:pPr>
        <w:pStyle w:val="dmcFlietext"/>
      </w:pPr>
    </w:p>
    <w:p w:rsidR="00DF02B8" w:rsidRDefault="00DF02B8">
      <w:r>
        <w:br w:type="page"/>
      </w:r>
    </w:p>
    <w:p w:rsidR="00E13AED" w:rsidRDefault="00DF02B8" w:rsidP="00BC2CCA">
      <w:pPr>
        <w:pStyle w:val="ab"/>
      </w:pPr>
      <w:r>
        <w:lastRenderedPageBreak/>
        <w:t>Appendix A</w:t>
      </w:r>
      <w:r w:rsidR="009110E9">
        <w:t>: Manual Integration Steps</w:t>
      </w:r>
    </w:p>
    <w:p w:rsidR="00DF02B8" w:rsidRDefault="00DF02B8" w:rsidP="00DF02B8">
      <w:pPr>
        <w:ind w:left="1080"/>
        <w:rPr>
          <w:b/>
        </w:rPr>
      </w:pPr>
      <w:r>
        <w:rPr>
          <w:b/>
        </w:rPr>
        <w:t>Create System Object Definitions (manual integration method)</w:t>
      </w:r>
    </w:p>
    <w:p w:rsidR="00DF02B8" w:rsidRDefault="00DF02B8" w:rsidP="00DF02B8">
      <w:pPr>
        <w:ind w:left="1080"/>
      </w:pPr>
      <w:r>
        <w:t>1. Create the following system object definitions:</w:t>
      </w:r>
    </w:p>
    <w:p w:rsidR="00DF02B8" w:rsidRDefault="00DF02B8" w:rsidP="00DF02B8">
      <w:pPr>
        <w:ind w:left="1080"/>
      </w:pPr>
    </w:p>
    <w:p w:rsidR="00DF02B8" w:rsidRDefault="00E13AED" w:rsidP="00DF02B8">
      <w:pPr>
        <w:ind w:left="1080"/>
      </w:pPr>
      <w:r>
        <w:rPr>
          <w:noProof/>
          <w:lang w:val="ru-RU" w:eastAsia="ru-RU"/>
        </w:rPr>
        <w:drawing>
          <wp:anchor distT="0" distB="0" distL="114300" distR="114300" simplePos="0" relativeHeight="251674624" behindDoc="0" locked="0" layoutInCell="1" allowOverlap="1">
            <wp:simplePos x="0" y="0"/>
            <wp:positionH relativeFrom="column">
              <wp:posOffset>75122</wp:posOffset>
            </wp:positionH>
            <wp:positionV relativeFrom="paragraph">
              <wp:posOffset>-276046</wp:posOffset>
            </wp:positionV>
            <wp:extent cx="6122957" cy="3191774"/>
            <wp:effectExtent l="19050" t="0" r="0" b="0"/>
            <wp:wrapNone/>
            <wp:docPr id="16" name="Рисунок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6" cstate="print"/>
                    <a:stretch>
                      <a:fillRect/>
                    </a:stretch>
                  </pic:blipFill>
                  <pic:spPr>
                    <a:xfrm>
                      <a:off x="0" y="0"/>
                      <a:ext cx="6122957" cy="3191774"/>
                    </a:xfrm>
                    <a:prstGeom prst="rect">
                      <a:avLst/>
                    </a:prstGeom>
                  </pic:spPr>
                </pic:pic>
              </a:graphicData>
            </a:graphic>
          </wp:anchor>
        </w:drawing>
      </w:r>
    </w:p>
    <w:p w:rsidR="00DF02B8" w:rsidRDefault="00DF02B8" w:rsidP="00DF02B8">
      <w:pPr>
        <w:ind w:left="1080"/>
      </w:pPr>
    </w:p>
    <w:p w:rsidR="00DF02B8" w:rsidRDefault="00DF02B8" w:rsidP="00DF02B8">
      <w:pPr>
        <w:ind w:left="1080"/>
      </w:pPr>
    </w:p>
    <w:p w:rsidR="00DF02B8" w:rsidRDefault="00DF02B8" w:rsidP="00DF02B8">
      <w:pPr>
        <w:ind w:left="1080"/>
      </w:pPr>
    </w:p>
    <w:p w:rsidR="00DF02B8" w:rsidRDefault="00DF02B8" w:rsidP="00DF02B8">
      <w:pPr>
        <w:ind w:left="1080"/>
      </w:pPr>
    </w:p>
    <w:p w:rsidR="00DF02B8" w:rsidRDefault="00DF02B8" w:rsidP="00DF02B8">
      <w:pPr>
        <w:ind w:left="1080"/>
      </w:pPr>
    </w:p>
    <w:p w:rsidR="00DF02B8" w:rsidRDefault="00DF02B8" w:rsidP="00DF02B8">
      <w:pPr>
        <w:ind w:left="1080"/>
      </w:pPr>
    </w:p>
    <w:p w:rsidR="00DF02B8" w:rsidRDefault="00DF02B8" w:rsidP="00DF02B8">
      <w:pPr>
        <w:ind w:left="1080"/>
      </w:pPr>
    </w:p>
    <w:p w:rsidR="00DF02B8" w:rsidRDefault="00DF02B8" w:rsidP="00DF02B8">
      <w:pPr>
        <w:ind w:left="1080"/>
      </w:pPr>
    </w:p>
    <w:p w:rsidR="00DF02B8" w:rsidRPr="00023ECE" w:rsidRDefault="00DF02B8" w:rsidP="00DF02B8">
      <w:pPr>
        <w:pStyle w:val="Standard1"/>
        <w:numPr>
          <w:ilvl w:val="0"/>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Order</w:t>
      </w:r>
    </w:p>
    <w:p w:rsidR="00DF02B8" w:rsidRPr="00023ECE" w:rsidRDefault="00DF02B8" w:rsidP="00DF02B8">
      <w:pPr>
        <w:pStyle w:val="Standard1"/>
        <w:numPr>
          <w:ilvl w:val="1"/>
          <w:numId w:val="29"/>
        </w:numPr>
        <w:spacing w:after="0" w:line="240" w:lineRule="auto"/>
        <w:rPr>
          <w:rFonts w:asciiTheme="minorHAnsi" w:hAnsiTheme="minorHAnsi" w:cstheme="minorHAnsi"/>
          <w:sz w:val="22"/>
          <w:szCs w:val="22"/>
        </w:rPr>
      </w:pPr>
      <w:proofErr w:type="spellStart"/>
      <w:r w:rsidRPr="00023ECE">
        <w:rPr>
          <w:rFonts w:asciiTheme="minorHAnsi" w:hAnsiTheme="minorHAnsi" w:cstheme="minorHAnsi"/>
          <w:sz w:val="22"/>
          <w:szCs w:val="22"/>
        </w:rPr>
        <w:t>Kount</w:t>
      </w:r>
      <w:proofErr w:type="spellEnd"/>
      <w:r w:rsidRPr="00023ECE">
        <w:rPr>
          <w:rFonts w:asciiTheme="minorHAnsi" w:hAnsiTheme="minorHAnsi" w:cstheme="minorHAnsi"/>
          <w:sz w:val="22"/>
          <w:szCs w:val="22"/>
        </w:rPr>
        <w:t xml:space="preserve"> Order Status</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id: </w:t>
      </w:r>
      <w:proofErr w:type="spellStart"/>
      <w:r w:rsidRPr="00023ECE">
        <w:rPr>
          <w:rFonts w:asciiTheme="minorHAnsi" w:hAnsiTheme="minorHAnsi" w:cstheme="minorHAnsi"/>
          <w:sz w:val="22"/>
          <w:szCs w:val="22"/>
        </w:rPr>
        <w:t>kount_Status</w:t>
      </w:r>
      <w:proofErr w:type="spellEnd"/>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display name: </w:t>
      </w:r>
      <w:proofErr w:type="spellStart"/>
      <w:r w:rsidRPr="00023ECE">
        <w:rPr>
          <w:rFonts w:asciiTheme="minorHAnsi" w:hAnsiTheme="minorHAnsi" w:cstheme="minorHAnsi"/>
          <w:sz w:val="22"/>
          <w:szCs w:val="22"/>
        </w:rPr>
        <w:t>Kount</w:t>
      </w:r>
      <w:proofErr w:type="spellEnd"/>
      <w:r w:rsidRPr="00023ECE">
        <w:rPr>
          <w:rFonts w:asciiTheme="minorHAnsi" w:hAnsiTheme="minorHAnsi" w:cstheme="minorHAnsi"/>
          <w:sz w:val="22"/>
          <w:szCs w:val="22"/>
        </w:rPr>
        <w:t xml:space="preserve"> Order Status</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type: </w:t>
      </w:r>
      <w:proofErr w:type="spellStart"/>
      <w:r w:rsidRPr="00023ECE">
        <w:rPr>
          <w:rFonts w:asciiTheme="minorHAnsi" w:hAnsiTheme="minorHAnsi" w:cstheme="minorHAnsi"/>
          <w:sz w:val="22"/>
          <w:szCs w:val="22"/>
        </w:rPr>
        <w:t>Enum</w:t>
      </w:r>
      <w:proofErr w:type="spellEnd"/>
      <w:r w:rsidRPr="00023ECE">
        <w:rPr>
          <w:rFonts w:asciiTheme="minorHAnsi" w:hAnsiTheme="minorHAnsi" w:cstheme="minorHAnsi"/>
          <w:sz w:val="22"/>
          <w:szCs w:val="22"/>
        </w:rPr>
        <w:t xml:space="preserve"> of Strings</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mandatory: false</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values:</w:t>
      </w:r>
    </w:p>
    <w:p w:rsidR="00DF02B8" w:rsidRPr="00023ECE" w:rsidRDefault="00DF02B8" w:rsidP="00DF02B8">
      <w:pPr>
        <w:pStyle w:val="Standard1"/>
        <w:numPr>
          <w:ilvl w:val="3"/>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value: APPROVED, display value: Approved</w:t>
      </w:r>
    </w:p>
    <w:p w:rsidR="00DF02B8" w:rsidRPr="00023ECE" w:rsidRDefault="00DF02B8" w:rsidP="00DF02B8">
      <w:pPr>
        <w:pStyle w:val="Standard1"/>
        <w:numPr>
          <w:ilvl w:val="3"/>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value: HOLD, display value: Hold</w:t>
      </w:r>
    </w:p>
    <w:p w:rsidR="00DF02B8" w:rsidRDefault="00DF02B8" w:rsidP="00DF02B8">
      <w:pPr>
        <w:pStyle w:val="Standard1"/>
        <w:numPr>
          <w:ilvl w:val="3"/>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value: DECLINED, display value: Declined</w:t>
      </w:r>
    </w:p>
    <w:p w:rsidR="00DF02B8" w:rsidRDefault="00DF02B8" w:rsidP="00DF02B8">
      <w:pPr>
        <w:pStyle w:val="Standard1"/>
        <w:numPr>
          <w:ilvl w:val="3"/>
          <w:numId w:val="29"/>
        </w:numPr>
        <w:spacing w:after="0" w:line="240" w:lineRule="auto"/>
        <w:rPr>
          <w:rFonts w:asciiTheme="minorHAnsi" w:hAnsiTheme="minorHAnsi" w:cstheme="minorHAnsi"/>
          <w:sz w:val="22"/>
          <w:szCs w:val="22"/>
        </w:rPr>
      </w:pPr>
      <w:r>
        <w:rPr>
          <w:rFonts w:asciiTheme="minorHAnsi" w:hAnsiTheme="minorHAnsi" w:cstheme="minorHAnsi"/>
          <w:sz w:val="22"/>
          <w:szCs w:val="22"/>
        </w:rPr>
        <w:t>value: CHANGE, display value: Change</w:t>
      </w:r>
    </w:p>
    <w:p w:rsidR="00DF02B8" w:rsidRDefault="00DF02B8" w:rsidP="00DF02B8">
      <w:pPr>
        <w:pStyle w:val="Standard1"/>
        <w:numPr>
          <w:ilvl w:val="3"/>
          <w:numId w:val="29"/>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value: </w:t>
      </w:r>
      <w:r w:rsidRPr="00EE2F69">
        <w:rPr>
          <w:rFonts w:asciiTheme="minorHAnsi" w:hAnsiTheme="minorHAnsi" w:cstheme="minorHAnsi"/>
          <w:sz w:val="22"/>
          <w:szCs w:val="22"/>
        </w:rPr>
        <w:t>TIME OUT</w:t>
      </w:r>
      <w:r>
        <w:rPr>
          <w:rFonts w:asciiTheme="minorHAnsi" w:hAnsiTheme="minorHAnsi" w:cstheme="minorHAnsi"/>
          <w:sz w:val="22"/>
          <w:szCs w:val="22"/>
        </w:rPr>
        <w:t xml:space="preserve">, display value: </w:t>
      </w:r>
      <w:r w:rsidRPr="00EE2F69">
        <w:rPr>
          <w:rFonts w:asciiTheme="minorHAnsi" w:hAnsiTheme="minorHAnsi" w:cstheme="minorHAnsi"/>
          <w:sz w:val="22"/>
          <w:szCs w:val="22"/>
        </w:rPr>
        <w:t>Time Out</w:t>
      </w:r>
    </w:p>
    <w:p w:rsidR="00DF02B8" w:rsidRPr="00023ECE" w:rsidRDefault="00DF02B8" w:rsidP="00DF02B8">
      <w:pPr>
        <w:pStyle w:val="Standard1"/>
        <w:numPr>
          <w:ilvl w:val="3"/>
          <w:numId w:val="29"/>
        </w:numPr>
        <w:spacing w:after="0" w:line="240" w:lineRule="auto"/>
        <w:rPr>
          <w:rFonts w:asciiTheme="minorHAnsi" w:hAnsiTheme="minorHAnsi" w:cstheme="minorHAnsi"/>
          <w:sz w:val="22"/>
          <w:szCs w:val="22"/>
        </w:rPr>
      </w:pPr>
      <w:r>
        <w:rPr>
          <w:rFonts w:asciiTheme="minorHAnsi" w:hAnsiTheme="minorHAnsi" w:cstheme="minorHAnsi"/>
          <w:sz w:val="22"/>
          <w:szCs w:val="22"/>
        </w:rPr>
        <w:t xml:space="preserve">value: </w:t>
      </w:r>
      <w:r w:rsidRPr="00EE2F69">
        <w:rPr>
          <w:rFonts w:asciiTheme="minorHAnsi" w:hAnsiTheme="minorHAnsi" w:cstheme="minorHAnsi"/>
          <w:sz w:val="22"/>
          <w:szCs w:val="22"/>
        </w:rPr>
        <w:t>TIME OUT PAYMENT</w:t>
      </w:r>
      <w:r>
        <w:rPr>
          <w:rFonts w:asciiTheme="minorHAnsi" w:hAnsiTheme="minorHAnsi" w:cstheme="minorHAnsi"/>
          <w:sz w:val="22"/>
          <w:szCs w:val="22"/>
        </w:rPr>
        <w:t xml:space="preserve">, display value: </w:t>
      </w:r>
      <w:r w:rsidRPr="00EE2F69">
        <w:rPr>
          <w:rFonts w:asciiTheme="minorHAnsi" w:hAnsiTheme="minorHAnsi" w:cstheme="minorHAnsi"/>
          <w:sz w:val="22"/>
          <w:szCs w:val="22"/>
        </w:rPr>
        <w:t>Time Out Payment Authorization</w:t>
      </w:r>
    </w:p>
    <w:p w:rsidR="00DF02B8" w:rsidRPr="00023ECE" w:rsidRDefault="00DF02B8" w:rsidP="00DF02B8">
      <w:pPr>
        <w:pStyle w:val="Standard1"/>
        <w:numPr>
          <w:ilvl w:val="1"/>
          <w:numId w:val="29"/>
        </w:numPr>
        <w:spacing w:after="0" w:line="240" w:lineRule="auto"/>
        <w:rPr>
          <w:rFonts w:asciiTheme="minorHAnsi" w:hAnsiTheme="minorHAnsi" w:cstheme="minorHAnsi"/>
          <w:sz w:val="22"/>
          <w:szCs w:val="22"/>
        </w:rPr>
      </w:pPr>
      <w:proofErr w:type="spellStart"/>
      <w:r w:rsidRPr="00023ECE">
        <w:rPr>
          <w:rFonts w:asciiTheme="minorHAnsi" w:hAnsiTheme="minorHAnsi" w:cstheme="minorHAnsi"/>
          <w:sz w:val="22"/>
          <w:szCs w:val="22"/>
        </w:rPr>
        <w:t>Kount</w:t>
      </w:r>
      <w:proofErr w:type="spellEnd"/>
      <w:r w:rsidRPr="00023ECE">
        <w:rPr>
          <w:rFonts w:asciiTheme="minorHAnsi" w:hAnsiTheme="minorHAnsi" w:cstheme="minorHAnsi"/>
          <w:sz w:val="22"/>
          <w:szCs w:val="22"/>
        </w:rPr>
        <w:t xml:space="preserve"> Order NETW</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id: </w:t>
      </w:r>
      <w:proofErr w:type="spellStart"/>
      <w:r w:rsidRPr="00023ECE">
        <w:rPr>
          <w:rFonts w:asciiTheme="minorHAnsi" w:hAnsiTheme="minorHAnsi" w:cstheme="minorHAnsi"/>
          <w:sz w:val="22"/>
          <w:szCs w:val="22"/>
        </w:rPr>
        <w:t>kount_NETW</w:t>
      </w:r>
      <w:proofErr w:type="spellEnd"/>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display name: </w:t>
      </w:r>
      <w:proofErr w:type="spellStart"/>
      <w:r w:rsidRPr="00023ECE">
        <w:rPr>
          <w:rFonts w:asciiTheme="minorHAnsi" w:hAnsiTheme="minorHAnsi" w:cstheme="minorHAnsi"/>
          <w:sz w:val="22"/>
          <w:szCs w:val="22"/>
        </w:rPr>
        <w:t>Kount</w:t>
      </w:r>
      <w:proofErr w:type="spellEnd"/>
      <w:r w:rsidRPr="00023ECE">
        <w:rPr>
          <w:rFonts w:asciiTheme="minorHAnsi" w:hAnsiTheme="minorHAnsi" w:cstheme="minorHAnsi"/>
          <w:sz w:val="22"/>
          <w:szCs w:val="22"/>
        </w:rPr>
        <w:t xml:space="preserve"> Order NETW</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type: String</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mandatory: false</w:t>
      </w:r>
    </w:p>
    <w:p w:rsidR="00DF02B8" w:rsidRPr="00023ECE" w:rsidRDefault="00DF02B8" w:rsidP="00DF02B8">
      <w:pPr>
        <w:pStyle w:val="Standard1"/>
        <w:numPr>
          <w:ilvl w:val="1"/>
          <w:numId w:val="29"/>
        </w:numPr>
        <w:spacing w:after="0" w:line="240" w:lineRule="auto"/>
        <w:rPr>
          <w:rFonts w:asciiTheme="minorHAnsi" w:hAnsiTheme="minorHAnsi" w:cstheme="minorHAnsi"/>
          <w:sz w:val="22"/>
          <w:szCs w:val="22"/>
        </w:rPr>
      </w:pPr>
      <w:proofErr w:type="spellStart"/>
      <w:r w:rsidRPr="00023ECE">
        <w:rPr>
          <w:rFonts w:asciiTheme="minorHAnsi" w:hAnsiTheme="minorHAnsi" w:cstheme="minorHAnsi"/>
          <w:sz w:val="22"/>
          <w:szCs w:val="22"/>
        </w:rPr>
        <w:t>Kount</w:t>
      </w:r>
      <w:proofErr w:type="spellEnd"/>
      <w:r w:rsidRPr="00023ECE">
        <w:rPr>
          <w:rFonts w:asciiTheme="minorHAnsi" w:hAnsiTheme="minorHAnsi" w:cstheme="minorHAnsi"/>
          <w:sz w:val="22"/>
          <w:szCs w:val="22"/>
        </w:rPr>
        <w:t xml:space="preserve"> Order GEOX</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id: </w:t>
      </w:r>
      <w:proofErr w:type="spellStart"/>
      <w:r w:rsidRPr="00023ECE">
        <w:rPr>
          <w:rFonts w:asciiTheme="minorHAnsi" w:hAnsiTheme="minorHAnsi" w:cstheme="minorHAnsi"/>
          <w:sz w:val="22"/>
          <w:szCs w:val="22"/>
        </w:rPr>
        <w:t>kount_GEOX</w:t>
      </w:r>
      <w:proofErr w:type="spellEnd"/>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display name: </w:t>
      </w:r>
      <w:proofErr w:type="spellStart"/>
      <w:r w:rsidRPr="00023ECE">
        <w:rPr>
          <w:rFonts w:asciiTheme="minorHAnsi" w:hAnsiTheme="minorHAnsi" w:cstheme="minorHAnsi"/>
          <w:sz w:val="22"/>
          <w:szCs w:val="22"/>
        </w:rPr>
        <w:t>Kount</w:t>
      </w:r>
      <w:proofErr w:type="spellEnd"/>
      <w:r w:rsidRPr="00023ECE">
        <w:rPr>
          <w:rFonts w:asciiTheme="minorHAnsi" w:hAnsiTheme="minorHAnsi" w:cstheme="minorHAnsi"/>
          <w:sz w:val="22"/>
          <w:szCs w:val="22"/>
        </w:rPr>
        <w:t xml:space="preserve"> Order GEOX</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type: String</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mandatory: false</w:t>
      </w:r>
    </w:p>
    <w:p w:rsidR="00DF02B8" w:rsidRPr="00023ECE" w:rsidRDefault="00DF02B8" w:rsidP="00DF02B8">
      <w:pPr>
        <w:pStyle w:val="Standard1"/>
        <w:numPr>
          <w:ilvl w:val="1"/>
          <w:numId w:val="29"/>
        </w:numPr>
        <w:spacing w:after="0" w:line="240" w:lineRule="auto"/>
        <w:rPr>
          <w:rFonts w:asciiTheme="minorHAnsi" w:hAnsiTheme="minorHAnsi" w:cstheme="minorHAnsi"/>
          <w:sz w:val="22"/>
          <w:szCs w:val="22"/>
        </w:rPr>
      </w:pPr>
      <w:proofErr w:type="spellStart"/>
      <w:r w:rsidRPr="00023ECE">
        <w:rPr>
          <w:rFonts w:asciiTheme="minorHAnsi" w:hAnsiTheme="minorHAnsi" w:cstheme="minorHAnsi"/>
          <w:sz w:val="22"/>
          <w:szCs w:val="22"/>
        </w:rPr>
        <w:t>Kount</w:t>
      </w:r>
      <w:proofErr w:type="spellEnd"/>
      <w:r w:rsidRPr="00023ECE">
        <w:rPr>
          <w:rFonts w:asciiTheme="minorHAnsi" w:hAnsiTheme="minorHAnsi" w:cstheme="minorHAnsi"/>
          <w:sz w:val="22"/>
          <w:szCs w:val="22"/>
        </w:rPr>
        <w:t xml:space="preserve"> Order REAS</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lastRenderedPageBreak/>
        <w:t xml:space="preserve">id: </w:t>
      </w:r>
      <w:proofErr w:type="spellStart"/>
      <w:r w:rsidRPr="00023ECE">
        <w:rPr>
          <w:rFonts w:asciiTheme="minorHAnsi" w:hAnsiTheme="minorHAnsi" w:cstheme="minorHAnsi"/>
          <w:sz w:val="22"/>
          <w:szCs w:val="22"/>
        </w:rPr>
        <w:t>kount_REAS</w:t>
      </w:r>
      <w:proofErr w:type="spellEnd"/>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display name: </w:t>
      </w:r>
      <w:proofErr w:type="spellStart"/>
      <w:r w:rsidRPr="00023ECE">
        <w:rPr>
          <w:rFonts w:asciiTheme="minorHAnsi" w:hAnsiTheme="minorHAnsi" w:cstheme="minorHAnsi"/>
          <w:sz w:val="22"/>
          <w:szCs w:val="22"/>
        </w:rPr>
        <w:t>Kount</w:t>
      </w:r>
      <w:proofErr w:type="spellEnd"/>
      <w:r w:rsidRPr="00023ECE">
        <w:rPr>
          <w:rFonts w:asciiTheme="minorHAnsi" w:hAnsiTheme="minorHAnsi" w:cstheme="minorHAnsi"/>
          <w:sz w:val="22"/>
          <w:szCs w:val="22"/>
        </w:rPr>
        <w:t xml:space="preserve"> Order REAS</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type: String</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mandatory: false</w:t>
      </w:r>
    </w:p>
    <w:p w:rsidR="00DF02B8" w:rsidRPr="00023ECE" w:rsidRDefault="00DF02B8" w:rsidP="00DF02B8">
      <w:pPr>
        <w:pStyle w:val="Standard1"/>
        <w:numPr>
          <w:ilvl w:val="1"/>
          <w:numId w:val="29"/>
        </w:numPr>
        <w:spacing w:after="0" w:line="240" w:lineRule="auto"/>
        <w:rPr>
          <w:rFonts w:asciiTheme="minorHAnsi" w:hAnsiTheme="minorHAnsi" w:cstheme="minorHAnsi"/>
          <w:sz w:val="22"/>
          <w:szCs w:val="22"/>
        </w:rPr>
      </w:pPr>
      <w:proofErr w:type="spellStart"/>
      <w:r w:rsidRPr="00023ECE">
        <w:rPr>
          <w:rFonts w:asciiTheme="minorHAnsi" w:hAnsiTheme="minorHAnsi" w:cstheme="minorHAnsi"/>
          <w:sz w:val="22"/>
          <w:szCs w:val="22"/>
        </w:rPr>
        <w:t>Kount</w:t>
      </w:r>
      <w:proofErr w:type="spellEnd"/>
      <w:r w:rsidRPr="00023ECE">
        <w:rPr>
          <w:rFonts w:asciiTheme="minorHAnsi" w:hAnsiTheme="minorHAnsi" w:cstheme="minorHAnsi"/>
          <w:sz w:val="22"/>
          <w:szCs w:val="22"/>
        </w:rPr>
        <w:t xml:space="preserve"> Order SCOR</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id: </w:t>
      </w:r>
      <w:proofErr w:type="spellStart"/>
      <w:r w:rsidRPr="00023ECE">
        <w:rPr>
          <w:rFonts w:asciiTheme="minorHAnsi" w:hAnsiTheme="minorHAnsi" w:cstheme="minorHAnsi"/>
          <w:sz w:val="22"/>
          <w:szCs w:val="22"/>
        </w:rPr>
        <w:t>kount_SCOR</w:t>
      </w:r>
      <w:proofErr w:type="spellEnd"/>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display name: </w:t>
      </w:r>
      <w:proofErr w:type="spellStart"/>
      <w:r w:rsidRPr="00023ECE">
        <w:rPr>
          <w:rFonts w:asciiTheme="minorHAnsi" w:hAnsiTheme="minorHAnsi" w:cstheme="minorHAnsi"/>
          <w:sz w:val="22"/>
          <w:szCs w:val="22"/>
        </w:rPr>
        <w:t>Kount</w:t>
      </w:r>
      <w:proofErr w:type="spellEnd"/>
      <w:r w:rsidRPr="00023ECE">
        <w:rPr>
          <w:rFonts w:asciiTheme="minorHAnsi" w:hAnsiTheme="minorHAnsi" w:cstheme="minorHAnsi"/>
          <w:sz w:val="22"/>
          <w:szCs w:val="22"/>
        </w:rPr>
        <w:t xml:space="preserve"> Order SCOR</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type: String</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mandatory: false</w:t>
      </w:r>
    </w:p>
    <w:p w:rsidR="00DF02B8" w:rsidRPr="00023ECE" w:rsidRDefault="00DF02B8" w:rsidP="00DF02B8">
      <w:pPr>
        <w:pStyle w:val="Standard1"/>
        <w:numPr>
          <w:ilvl w:val="1"/>
          <w:numId w:val="29"/>
        </w:numPr>
        <w:spacing w:after="0" w:line="240" w:lineRule="auto"/>
        <w:rPr>
          <w:rFonts w:asciiTheme="minorHAnsi" w:hAnsiTheme="minorHAnsi" w:cstheme="minorHAnsi"/>
          <w:sz w:val="22"/>
          <w:szCs w:val="22"/>
        </w:rPr>
      </w:pPr>
      <w:proofErr w:type="spellStart"/>
      <w:r w:rsidRPr="00023ECE">
        <w:rPr>
          <w:rFonts w:asciiTheme="minorHAnsi" w:hAnsiTheme="minorHAnsi" w:cstheme="minorHAnsi"/>
          <w:sz w:val="22"/>
          <w:szCs w:val="22"/>
        </w:rPr>
        <w:t>Kount</w:t>
      </w:r>
      <w:proofErr w:type="spellEnd"/>
      <w:r w:rsidRPr="00023ECE">
        <w:rPr>
          <w:rFonts w:asciiTheme="minorHAnsi" w:hAnsiTheme="minorHAnsi" w:cstheme="minorHAnsi"/>
          <w:sz w:val="22"/>
          <w:szCs w:val="22"/>
        </w:rPr>
        <w:t xml:space="preserve"> Order TRAN</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id: </w:t>
      </w:r>
      <w:proofErr w:type="spellStart"/>
      <w:r w:rsidRPr="00023ECE">
        <w:rPr>
          <w:rFonts w:asciiTheme="minorHAnsi" w:hAnsiTheme="minorHAnsi" w:cstheme="minorHAnsi"/>
          <w:sz w:val="22"/>
          <w:szCs w:val="22"/>
        </w:rPr>
        <w:t>kount_TRAN</w:t>
      </w:r>
      <w:proofErr w:type="spellEnd"/>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display name: </w:t>
      </w:r>
      <w:proofErr w:type="spellStart"/>
      <w:r w:rsidRPr="00023ECE">
        <w:rPr>
          <w:rFonts w:asciiTheme="minorHAnsi" w:hAnsiTheme="minorHAnsi" w:cstheme="minorHAnsi"/>
          <w:sz w:val="22"/>
          <w:szCs w:val="22"/>
        </w:rPr>
        <w:t>Kount</w:t>
      </w:r>
      <w:proofErr w:type="spellEnd"/>
      <w:r w:rsidRPr="00023ECE">
        <w:rPr>
          <w:rFonts w:asciiTheme="minorHAnsi" w:hAnsiTheme="minorHAnsi" w:cstheme="minorHAnsi"/>
          <w:sz w:val="22"/>
          <w:szCs w:val="22"/>
        </w:rPr>
        <w:t xml:space="preserve"> Order TRAN</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type: String</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mandatory: false</w:t>
      </w:r>
    </w:p>
    <w:p w:rsidR="00DF02B8" w:rsidRPr="00023ECE" w:rsidRDefault="00DF02B8" w:rsidP="00DF02B8">
      <w:pPr>
        <w:pStyle w:val="Standard1"/>
        <w:numPr>
          <w:ilvl w:val="1"/>
          <w:numId w:val="29"/>
        </w:numPr>
        <w:spacing w:after="0" w:line="240" w:lineRule="auto"/>
        <w:rPr>
          <w:rFonts w:asciiTheme="minorHAnsi" w:hAnsiTheme="minorHAnsi" w:cstheme="minorHAnsi"/>
          <w:sz w:val="22"/>
          <w:szCs w:val="22"/>
        </w:rPr>
      </w:pPr>
      <w:proofErr w:type="spellStart"/>
      <w:r w:rsidRPr="00023ECE">
        <w:rPr>
          <w:rFonts w:asciiTheme="minorHAnsi" w:hAnsiTheme="minorHAnsi" w:cstheme="minorHAnsi"/>
          <w:sz w:val="22"/>
          <w:szCs w:val="22"/>
        </w:rPr>
        <w:t>Kount</w:t>
      </w:r>
      <w:proofErr w:type="spellEnd"/>
      <w:r w:rsidRPr="00023ECE">
        <w:rPr>
          <w:rFonts w:asciiTheme="minorHAnsi" w:hAnsiTheme="minorHAnsi" w:cstheme="minorHAnsi"/>
          <w:sz w:val="22"/>
          <w:szCs w:val="22"/>
        </w:rPr>
        <w:t xml:space="preserve"> Order VELO</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id: </w:t>
      </w:r>
      <w:proofErr w:type="spellStart"/>
      <w:r w:rsidRPr="00023ECE">
        <w:rPr>
          <w:rFonts w:asciiTheme="minorHAnsi" w:hAnsiTheme="minorHAnsi" w:cstheme="minorHAnsi"/>
          <w:sz w:val="22"/>
          <w:szCs w:val="22"/>
        </w:rPr>
        <w:t>kount_VELO</w:t>
      </w:r>
      <w:proofErr w:type="spellEnd"/>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display name: </w:t>
      </w:r>
      <w:proofErr w:type="spellStart"/>
      <w:r w:rsidRPr="00023ECE">
        <w:rPr>
          <w:rFonts w:asciiTheme="minorHAnsi" w:hAnsiTheme="minorHAnsi" w:cstheme="minorHAnsi"/>
          <w:sz w:val="22"/>
          <w:szCs w:val="22"/>
        </w:rPr>
        <w:t>Kount</w:t>
      </w:r>
      <w:proofErr w:type="spellEnd"/>
      <w:r w:rsidRPr="00023ECE">
        <w:rPr>
          <w:rFonts w:asciiTheme="minorHAnsi" w:hAnsiTheme="minorHAnsi" w:cstheme="minorHAnsi"/>
          <w:sz w:val="22"/>
          <w:szCs w:val="22"/>
        </w:rPr>
        <w:t xml:space="preserve"> Order VELO</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type: String</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mandatory: false</w:t>
      </w:r>
    </w:p>
    <w:p w:rsidR="00DF02B8" w:rsidRPr="00023ECE" w:rsidRDefault="00DF02B8" w:rsidP="00DF02B8">
      <w:pPr>
        <w:pStyle w:val="Standard1"/>
        <w:numPr>
          <w:ilvl w:val="1"/>
          <w:numId w:val="29"/>
        </w:numPr>
        <w:spacing w:after="0" w:line="240" w:lineRule="auto"/>
        <w:rPr>
          <w:rFonts w:asciiTheme="minorHAnsi" w:hAnsiTheme="minorHAnsi" w:cstheme="minorHAnsi"/>
          <w:sz w:val="22"/>
          <w:szCs w:val="22"/>
        </w:rPr>
      </w:pPr>
      <w:proofErr w:type="spellStart"/>
      <w:r w:rsidRPr="00023ECE">
        <w:rPr>
          <w:rFonts w:asciiTheme="minorHAnsi" w:hAnsiTheme="minorHAnsi" w:cstheme="minorHAnsi"/>
          <w:sz w:val="22"/>
          <w:szCs w:val="22"/>
        </w:rPr>
        <w:t>Kount</w:t>
      </w:r>
      <w:proofErr w:type="spellEnd"/>
      <w:r w:rsidRPr="00023ECE">
        <w:rPr>
          <w:rFonts w:asciiTheme="minorHAnsi" w:hAnsiTheme="minorHAnsi" w:cstheme="minorHAnsi"/>
          <w:sz w:val="22"/>
          <w:szCs w:val="22"/>
        </w:rPr>
        <w:t xml:space="preserve"> Order VMAX</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id: </w:t>
      </w:r>
      <w:proofErr w:type="spellStart"/>
      <w:r w:rsidRPr="00023ECE">
        <w:rPr>
          <w:rFonts w:asciiTheme="minorHAnsi" w:hAnsiTheme="minorHAnsi" w:cstheme="minorHAnsi"/>
          <w:sz w:val="22"/>
          <w:szCs w:val="22"/>
        </w:rPr>
        <w:t>kount_VMAX</w:t>
      </w:r>
      <w:proofErr w:type="spellEnd"/>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display name: </w:t>
      </w:r>
      <w:proofErr w:type="spellStart"/>
      <w:r w:rsidRPr="00023ECE">
        <w:rPr>
          <w:rFonts w:asciiTheme="minorHAnsi" w:hAnsiTheme="minorHAnsi" w:cstheme="minorHAnsi"/>
          <w:sz w:val="22"/>
          <w:szCs w:val="22"/>
        </w:rPr>
        <w:t>Kount</w:t>
      </w:r>
      <w:proofErr w:type="spellEnd"/>
      <w:r w:rsidRPr="00023ECE">
        <w:rPr>
          <w:rFonts w:asciiTheme="minorHAnsi" w:hAnsiTheme="minorHAnsi" w:cstheme="minorHAnsi"/>
          <w:sz w:val="22"/>
          <w:szCs w:val="22"/>
        </w:rPr>
        <w:t xml:space="preserve"> Order VMAX</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type: String</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mandatory: false</w:t>
      </w:r>
    </w:p>
    <w:p w:rsidR="00DF02B8" w:rsidRDefault="00E13AED" w:rsidP="00DF02B8">
      <w:pPr>
        <w:pStyle w:val="Standard1"/>
      </w:pPr>
      <w:r>
        <w:rPr>
          <w:noProof/>
          <w:lang w:val="ru-RU" w:eastAsia="ru-RU"/>
        </w:rPr>
        <w:drawing>
          <wp:inline distT="0" distB="0" distL="0" distR="0">
            <wp:extent cx="6188710" cy="3229610"/>
            <wp:effectExtent l="19050" t="0" r="2540" b="0"/>
            <wp:docPr id="17" name="Рисунок 2"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7" cstate="print"/>
                    <a:stretch>
                      <a:fillRect/>
                    </a:stretch>
                  </pic:blipFill>
                  <pic:spPr>
                    <a:xfrm>
                      <a:off x="0" y="0"/>
                      <a:ext cx="6188710" cy="3229610"/>
                    </a:xfrm>
                    <a:prstGeom prst="rect">
                      <a:avLst/>
                    </a:prstGeom>
                  </pic:spPr>
                </pic:pic>
              </a:graphicData>
            </a:graphic>
          </wp:inline>
        </w:drawing>
      </w:r>
    </w:p>
    <w:p w:rsidR="00DF02B8" w:rsidRPr="00023ECE" w:rsidRDefault="00DF02B8" w:rsidP="00DF02B8">
      <w:pPr>
        <w:pStyle w:val="Standard1"/>
        <w:numPr>
          <w:ilvl w:val="0"/>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Site Preferences</w:t>
      </w:r>
    </w:p>
    <w:p w:rsidR="00DF02B8" w:rsidRPr="00023ECE" w:rsidRDefault="00DF02B8" w:rsidP="00DF02B8">
      <w:pPr>
        <w:pStyle w:val="Standard1"/>
        <w:numPr>
          <w:ilvl w:val="1"/>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Enable </w:t>
      </w:r>
      <w:proofErr w:type="spellStart"/>
      <w:r w:rsidRPr="00023ECE">
        <w:rPr>
          <w:rFonts w:asciiTheme="minorHAnsi" w:hAnsiTheme="minorHAnsi" w:cstheme="minorHAnsi"/>
          <w:sz w:val="22"/>
          <w:szCs w:val="22"/>
        </w:rPr>
        <w:t>Kount</w:t>
      </w:r>
      <w:proofErr w:type="spellEnd"/>
      <w:r w:rsidRPr="00023ECE">
        <w:rPr>
          <w:rFonts w:asciiTheme="minorHAnsi" w:hAnsiTheme="minorHAnsi" w:cstheme="minorHAnsi"/>
          <w:sz w:val="22"/>
          <w:szCs w:val="22"/>
        </w:rPr>
        <w:t xml:space="preserve"> </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id: </w:t>
      </w:r>
      <w:proofErr w:type="spellStart"/>
      <w:r w:rsidRPr="00023ECE">
        <w:rPr>
          <w:rFonts w:asciiTheme="minorHAnsi" w:hAnsiTheme="minorHAnsi" w:cstheme="minorHAnsi"/>
          <w:sz w:val="22"/>
          <w:szCs w:val="22"/>
        </w:rPr>
        <w:t>kount_IsEnabled</w:t>
      </w:r>
      <w:proofErr w:type="spellEnd"/>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display name: Enable </w:t>
      </w:r>
      <w:proofErr w:type="spellStart"/>
      <w:r w:rsidRPr="00023ECE">
        <w:rPr>
          <w:rFonts w:asciiTheme="minorHAnsi" w:hAnsiTheme="minorHAnsi" w:cstheme="minorHAnsi"/>
          <w:sz w:val="22"/>
          <w:szCs w:val="22"/>
        </w:rPr>
        <w:t>Kount</w:t>
      </w:r>
      <w:proofErr w:type="spellEnd"/>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type: Boolean</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mandatory: false</w:t>
      </w:r>
    </w:p>
    <w:p w:rsidR="00DF02B8" w:rsidRPr="00023ECE" w:rsidRDefault="00DF02B8" w:rsidP="00DF02B8">
      <w:pPr>
        <w:pStyle w:val="Standard1"/>
        <w:numPr>
          <w:ilvl w:val="1"/>
          <w:numId w:val="29"/>
        </w:numPr>
        <w:spacing w:after="0" w:line="240" w:lineRule="auto"/>
        <w:rPr>
          <w:rFonts w:asciiTheme="minorHAnsi" w:hAnsiTheme="minorHAnsi" w:cstheme="minorHAnsi"/>
          <w:sz w:val="22"/>
          <w:szCs w:val="22"/>
        </w:rPr>
      </w:pPr>
      <w:proofErr w:type="spellStart"/>
      <w:r w:rsidRPr="00023ECE">
        <w:rPr>
          <w:rFonts w:asciiTheme="minorHAnsi" w:hAnsiTheme="minorHAnsi" w:cstheme="minorHAnsi"/>
          <w:sz w:val="22"/>
          <w:szCs w:val="22"/>
        </w:rPr>
        <w:t>Kount</w:t>
      </w:r>
      <w:proofErr w:type="spellEnd"/>
      <w:r w:rsidRPr="00023ECE">
        <w:rPr>
          <w:rFonts w:asciiTheme="minorHAnsi" w:hAnsiTheme="minorHAnsi" w:cstheme="minorHAnsi"/>
          <w:sz w:val="22"/>
          <w:szCs w:val="22"/>
        </w:rPr>
        <w:t xml:space="preserve"> DC Server </w:t>
      </w:r>
      <w:proofErr w:type="spellStart"/>
      <w:r w:rsidRPr="00023ECE">
        <w:rPr>
          <w:rFonts w:asciiTheme="minorHAnsi" w:hAnsiTheme="minorHAnsi" w:cstheme="minorHAnsi"/>
          <w:sz w:val="22"/>
          <w:szCs w:val="22"/>
        </w:rPr>
        <w:t>Url</w:t>
      </w:r>
      <w:proofErr w:type="spellEnd"/>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lastRenderedPageBreak/>
        <w:t xml:space="preserve">id: </w:t>
      </w:r>
      <w:proofErr w:type="spellStart"/>
      <w:r w:rsidRPr="00023ECE">
        <w:rPr>
          <w:rFonts w:asciiTheme="minorHAnsi" w:hAnsiTheme="minorHAnsi" w:cstheme="minorHAnsi"/>
          <w:sz w:val="22"/>
          <w:szCs w:val="22"/>
        </w:rPr>
        <w:t>kount_DCUrl</w:t>
      </w:r>
      <w:proofErr w:type="spellEnd"/>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display name: </w:t>
      </w:r>
      <w:proofErr w:type="spellStart"/>
      <w:r w:rsidRPr="00023ECE">
        <w:rPr>
          <w:rFonts w:asciiTheme="minorHAnsi" w:hAnsiTheme="minorHAnsi" w:cstheme="minorHAnsi"/>
          <w:sz w:val="22"/>
          <w:szCs w:val="22"/>
        </w:rPr>
        <w:t>Kount</w:t>
      </w:r>
      <w:proofErr w:type="spellEnd"/>
      <w:r w:rsidRPr="00023ECE">
        <w:rPr>
          <w:rFonts w:asciiTheme="minorHAnsi" w:hAnsiTheme="minorHAnsi" w:cstheme="minorHAnsi"/>
          <w:sz w:val="22"/>
          <w:szCs w:val="22"/>
        </w:rPr>
        <w:t xml:space="preserve"> DC Server </w:t>
      </w:r>
      <w:proofErr w:type="spellStart"/>
      <w:r w:rsidRPr="00023ECE">
        <w:rPr>
          <w:rFonts w:asciiTheme="minorHAnsi" w:hAnsiTheme="minorHAnsi" w:cstheme="minorHAnsi"/>
          <w:sz w:val="22"/>
          <w:szCs w:val="22"/>
        </w:rPr>
        <w:t>Url</w:t>
      </w:r>
      <w:proofErr w:type="spellEnd"/>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description: </w:t>
      </w:r>
      <w:proofErr w:type="spellStart"/>
      <w:r w:rsidRPr="00023ECE">
        <w:rPr>
          <w:rFonts w:asciiTheme="minorHAnsi" w:hAnsiTheme="minorHAnsi" w:cstheme="minorHAnsi"/>
          <w:sz w:val="22"/>
          <w:szCs w:val="22"/>
        </w:rPr>
        <w:t>Kount</w:t>
      </w:r>
      <w:proofErr w:type="spellEnd"/>
      <w:r w:rsidRPr="00023ECE">
        <w:rPr>
          <w:rFonts w:asciiTheme="minorHAnsi" w:hAnsiTheme="minorHAnsi" w:cstheme="minorHAnsi"/>
          <w:sz w:val="22"/>
          <w:szCs w:val="22"/>
        </w:rPr>
        <w:t xml:space="preserve"> Data Collector Server </w:t>
      </w:r>
      <w:proofErr w:type="spellStart"/>
      <w:r w:rsidRPr="00023ECE">
        <w:rPr>
          <w:rFonts w:asciiTheme="minorHAnsi" w:hAnsiTheme="minorHAnsi" w:cstheme="minorHAnsi"/>
          <w:sz w:val="22"/>
          <w:szCs w:val="22"/>
        </w:rPr>
        <w:t>Url</w:t>
      </w:r>
      <w:proofErr w:type="spellEnd"/>
      <w:r w:rsidRPr="00023ECE">
        <w:rPr>
          <w:rFonts w:asciiTheme="minorHAnsi" w:hAnsiTheme="minorHAnsi" w:cstheme="minorHAnsi"/>
          <w:sz w:val="22"/>
          <w:szCs w:val="22"/>
        </w:rPr>
        <w:t>.</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type: String</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mandatory: false</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default value: https://tst.kaptcha.com</w:t>
      </w:r>
    </w:p>
    <w:p w:rsidR="00DF02B8" w:rsidRPr="00023ECE" w:rsidRDefault="00DF02B8" w:rsidP="00DF02B8">
      <w:pPr>
        <w:pStyle w:val="Standard1"/>
        <w:numPr>
          <w:ilvl w:val="1"/>
          <w:numId w:val="29"/>
        </w:numPr>
        <w:spacing w:after="0" w:line="240" w:lineRule="auto"/>
        <w:rPr>
          <w:rFonts w:asciiTheme="minorHAnsi" w:hAnsiTheme="minorHAnsi" w:cstheme="minorHAnsi"/>
          <w:sz w:val="22"/>
          <w:szCs w:val="22"/>
        </w:rPr>
      </w:pPr>
      <w:proofErr w:type="spellStart"/>
      <w:r w:rsidRPr="00023ECE">
        <w:rPr>
          <w:rFonts w:asciiTheme="minorHAnsi" w:hAnsiTheme="minorHAnsi" w:cstheme="minorHAnsi"/>
          <w:sz w:val="22"/>
          <w:szCs w:val="22"/>
        </w:rPr>
        <w:t>Kount</w:t>
      </w:r>
      <w:proofErr w:type="spellEnd"/>
      <w:r w:rsidRPr="00023ECE">
        <w:rPr>
          <w:rFonts w:asciiTheme="minorHAnsi" w:hAnsiTheme="minorHAnsi" w:cstheme="minorHAnsi"/>
          <w:sz w:val="22"/>
          <w:szCs w:val="22"/>
        </w:rPr>
        <w:t xml:space="preserve"> RIS Server URL</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id: </w:t>
      </w:r>
      <w:proofErr w:type="spellStart"/>
      <w:r w:rsidRPr="00023ECE">
        <w:rPr>
          <w:rFonts w:asciiTheme="minorHAnsi" w:hAnsiTheme="minorHAnsi" w:cstheme="minorHAnsi"/>
          <w:sz w:val="22"/>
          <w:szCs w:val="22"/>
        </w:rPr>
        <w:t>kount_RISServerUrl</w:t>
      </w:r>
      <w:proofErr w:type="spellEnd"/>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display name: </w:t>
      </w:r>
      <w:proofErr w:type="spellStart"/>
      <w:r w:rsidRPr="00023ECE">
        <w:rPr>
          <w:rFonts w:asciiTheme="minorHAnsi" w:hAnsiTheme="minorHAnsi" w:cstheme="minorHAnsi"/>
          <w:sz w:val="22"/>
          <w:szCs w:val="22"/>
        </w:rPr>
        <w:t>Kount</w:t>
      </w:r>
      <w:proofErr w:type="spellEnd"/>
      <w:r w:rsidRPr="00023ECE">
        <w:rPr>
          <w:rFonts w:asciiTheme="minorHAnsi" w:hAnsiTheme="minorHAnsi" w:cstheme="minorHAnsi"/>
          <w:sz w:val="22"/>
          <w:szCs w:val="22"/>
        </w:rPr>
        <w:t xml:space="preserve"> RIS Server URL</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description: </w:t>
      </w:r>
      <w:proofErr w:type="spellStart"/>
      <w:r w:rsidRPr="00023ECE">
        <w:rPr>
          <w:rFonts w:asciiTheme="minorHAnsi" w:hAnsiTheme="minorHAnsi" w:cstheme="minorHAnsi"/>
          <w:sz w:val="22"/>
          <w:szCs w:val="22"/>
        </w:rPr>
        <w:t>Kount</w:t>
      </w:r>
      <w:proofErr w:type="spellEnd"/>
      <w:r w:rsidRPr="00023ECE">
        <w:rPr>
          <w:rFonts w:asciiTheme="minorHAnsi" w:hAnsiTheme="minorHAnsi" w:cstheme="minorHAnsi"/>
          <w:sz w:val="22"/>
          <w:szCs w:val="22"/>
        </w:rPr>
        <w:t xml:space="preserve"> RIS Server URL</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type: String</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mandatory: false</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default value: https://risk.test.kount.net</w:t>
      </w:r>
    </w:p>
    <w:p w:rsidR="00DF02B8" w:rsidRPr="00023ECE" w:rsidRDefault="00DF02B8" w:rsidP="00DF02B8">
      <w:pPr>
        <w:pStyle w:val="Standard1"/>
        <w:numPr>
          <w:ilvl w:val="1"/>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Array of IP</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id: </w:t>
      </w:r>
      <w:proofErr w:type="spellStart"/>
      <w:r w:rsidRPr="00023ECE">
        <w:rPr>
          <w:rFonts w:asciiTheme="minorHAnsi" w:hAnsiTheme="minorHAnsi" w:cstheme="minorHAnsi"/>
          <w:sz w:val="22"/>
          <w:szCs w:val="22"/>
        </w:rPr>
        <w:t>kount_IPFilter</w:t>
      </w:r>
      <w:proofErr w:type="spellEnd"/>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display name: Array of IP</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description: Allows to skip step for particular IP address(</w:t>
      </w:r>
      <w:proofErr w:type="spellStart"/>
      <w:r w:rsidRPr="00023ECE">
        <w:rPr>
          <w:rFonts w:asciiTheme="minorHAnsi" w:hAnsiTheme="minorHAnsi" w:cstheme="minorHAnsi"/>
          <w:sz w:val="22"/>
          <w:szCs w:val="22"/>
        </w:rPr>
        <w:t>es</w:t>
      </w:r>
      <w:proofErr w:type="spellEnd"/>
      <w:r w:rsidRPr="00023ECE">
        <w:rPr>
          <w:rFonts w:asciiTheme="minorHAnsi" w:hAnsiTheme="minorHAnsi" w:cstheme="minorHAnsi"/>
          <w:sz w:val="22"/>
          <w:szCs w:val="22"/>
        </w:rPr>
        <w:t>). E.g. 192.168.0.1, 10.10.10.1, ...</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type: Text</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mandatory: false</w:t>
      </w:r>
    </w:p>
    <w:p w:rsidR="00DF02B8" w:rsidRPr="00023ECE" w:rsidRDefault="00DF02B8" w:rsidP="00DF02B8">
      <w:pPr>
        <w:pStyle w:val="Standard1"/>
        <w:numPr>
          <w:ilvl w:val="1"/>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Website ID</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id: </w:t>
      </w:r>
      <w:proofErr w:type="spellStart"/>
      <w:r w:rsidRPr="00023ECE">
        <w:rPr>
          <w:rFonts w:asciiTheme="minorHAnsi" w:hAnsiTheme="minorHAnsi" w:cstheme="minorHAnsi"/>
          <w:sz w:val="22"/>
          <w:szCs w:val="22"/>
        </w:rPr>
        <w:t>kount_WebsiteId</w:t>
      </w:r>
      <w:proofErr w:type="spellEnd"/>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display name: Website ID</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type: String</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mandatory: false</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minimum value: 1</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proofErr w:type="spellStart"/>
      <w:r w:rsidRPr="00023ECE">
        <w:rPr>
          <w:rFonts w:asciiTheme="minorHAnsi" w:hAnsiTheme="minorHAnsi" w:cstheme="minorHAnsi"/>
          <w:sz w:val="22"/>
          <w:szCs w:val="22"/>
          <w:lang w:val="ru-RU"/>
        </w:rPr>
        <w:t>field</w:t>
      </w:r>
      <w:proofErr w:type="spellEnd"/>
      <w:r w:rsidRPr="00023ECE">
        <w:rPr>
          <w:rFonts w:asciiTheme="minorHAnsi" w:hAnsiTheme="minorHAnsi" w:cstheme="minorHAnsi"/>
          <w:sz w:val="22"/>
          <w:szCs w:val="22"/>
          <w:lang w:val="ru-RU"/>
        </w:rPr>
        <w:t xml:space="preserve"> </w:t>
      </w:r>
      <w:proofErr w:type="spellStart"/>
      <w:r w:rsidRPr="00023ECE">
        <w:rPr>
          <w:rFonts w:asciiTheme="minorHAnsi" w:hAnsiTheme="minorHAnsi" w:cstheme="minorHAnsi"/>
          <w:sz w:val="22"/>
          <w:szCs w:val="22"/>
          <w:lang w:val="ru-RU"/>
        </w:rPr>
        <w:t>length</w:t>
      </w:r>
      <w:proofErr w:type="spellEnd"/>
      <w:r w:rsidRPr="00023ECE">
        <w:rPr>
          <w:rFonts w:asciiTheme="minorHAnsi" w:hAnsiTheme="minorHAnsi" w:cstheme="minorHAnsi"/>
          <w:sz w:val="22"/>
          <w:szCs w:val="22"/>
        </w:rPr>
        <w:t>: 8</w:t>
      </w:r>
    </w:p>
    <w:p w:rsidR="00DF02B8" w:rsidRPr="00023ECE" w:rsidRDefault="00DF02B8" w:rsidP="00DF02B8">
      <w:pPr>
        <w:pStyle w:val="Standard1"/>
        <w:numPr>
          <w:ilvl w:val="1"/>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Merchant ID</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id: </w:t>
      </w:r>
      <w:proofErr w:type="spellStart"/>
      <w:r w:rsidRPr="00023ECE">
        <w:rPr>
          <w:rFonts w:asciiTheme="minorHAnsi" w:hAnsiTheme="minorHAnsi" w:cstheme="minorHAnsi"/>
          <w:sz w:val="22"/>
          <w:szCs w:val="22"/>
        </w:rPr>
        <w:t>kount_MerchantID</w:t>
      </w:r>
      <w:proofErr w:type="spellEnd"/>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display name: Merchant ID</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description: Merchant Number</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type: String</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mandatory: false</w:t>
      </w:r>
    </w:p>
    <w:p w:rsidR="00DF02B8" w:rsidRPr="00023ECE" w:rsidRDefault="00DF02B8" w:rsidP="00DF02B8">
      <w:pPr>
        <w:pStyle w:val="Standard1"/>
        <w:numPr>
          <w:ilvl w:val="1"/>
          <w:numId w:val="29"/>
        </w:numPr>
        <w:spacing w:after="0" w:line="240" w:lineRule="auto"/>
        <w:rPr>
          <w:rFonts w:asciiTheme="minorHAnsi" w:hAnsiTheme="minorHAnsi" w:cstheme="minorHAnsi"/>
          <w:sz w:val="22"/>
          <w:szCs w:val="22"/>
        </w:rPr>
      </w:pPr>
      <w:proofErr w:type="spellStart"/>
      <w:r w:rsidRPr="00023ECE">
        <w:rPr>
          <w:rFonts w:asciiTheme="minorHAnsi" w:hAnsiTheme="minorHAnsi" w:cstheme="minorHAnsi"/>
          <w:color w:val="000000"/>
          <w:sz w:val="22"/>
          <w:szCs w:val="22"/>
          <w:shd w:val="clear" w:color="auto" w:fill="FFFFFF"/>
        </w:rPr>
        <w:t>Kount</w:t>
      </w:r>
      <w:proofErr w:type="spellEnd"/>
      <w:r w:rsidRPr="00023ECE">
        <w:rPr>
          <w:rFonts w:asciiTheme="minorHAnsi" w:hAnsiTheme="minorHAnsi" w:cstheme="minorHAnsi"/>
          <w:color w:val="000000"/>
          <w:sz w:val="22"/>
          <w:szCs w:val="22"/>
          <w:shd w:val="clear" w:color="auto" w:fill="FFFFFF"/>
        </w:rPr>
        <w:t xml:space="preserve"> AWC link </w:t>
      </w:r>
      <w:r w:rsidRPr="00023ECE">
        <w:rPr>
          <w:rFonts w:asciiTheme="minorHAnsi" w:hAnsiTheme="minorHAnsi" w:cstheme="minorHAnsi"/>
          <w:sz w:val="22"/>
          <w:szCs w:val="22"/>
        </w:rPr>
        <w:t xml:space="preserve"> </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id: </w:t>
      </w:r>
      <w:proofErr w:type="spellStart"/>
      <w:r w:rsidRPr="00023ECE">
        <w:rPr>
          <w:rFonts w:asciiTheme="minorHAnsi" w:hAnsiTheme="minorHAnsi" w:cstheme="minorHAnsi"/>
          <w:sz w:val="22"/>
          <w:szCs w:val="22"/>
        </w:rPr>
        <w:t>kount_AWCLink</w:t>
      </w:r>
      <w:proofErr w:type="spellEnd"/>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display name: </w:t>
      </w:r>
      <w:proofErr w:type="spellStart"/>
      <w:r w:rsidRPr="00023ECE">
        <w:rPr>
          <w:rFonts w:asciiTheme="minorHAnsi" w:hAnsiTheme="minorHAnsi" w:cstheme="minorHAnsi"/>
          <w:color w:val="000000"/>
          <w:sz w:val="22"/>
          <w:szCs w:val="22"/>
          <w:shd w:val="clear" w:color="auto" w:fill="FFFFFF"/>
        </w:rPr>
        <w:t>Kount</w:t>
      </w:r>
      <w:proofErr w:type="spellEnd"/>
      <w:r w:rsidRPr="00023ECE">
        <w:rPr>
          <w:rFonts w:asciiTheme="minorHAnsi" w:hAnsiTheme="minorHAnsi" w:cstheme="minorHAnsi"/>
          <w:color w:val="000000"/>
          <w:sz w:val="22"/>
          <w:szCs w:val="22"/>
          <w:shd w:val="clear" w:color="auto" w:fill="FFFFFF"/>
        </w:rPr>
        <w:t xml:space="preserve"> AWC link </w:t>
      </w:r>
      <w:r w:rsidRPr="00023ECE">
        <w:rPr>
          <w:rFonts w:asciiTheme="minorHAnsi" w:hAnsiTheme="minorHAnsi" w:cstheme="minorHAnsi"/>
          <w:sz w:val="22"/>
          <w:szCs w:val="22"/>
        </w:rPr>
        <w:t xml:space="preserve"> </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description: Copy and put this link to Browser, that would be go to </w:t>
      </w:r>
      <w:proofErr w:type="spellStart"/>
      <w:r w:rsidRPr="00023ECE">
        <w:rPr>
          <w:rFonts w:asciiTheme="minorHAnsi" w:hAnsiTheme="minorHAnsi" w:cstheme="minorHAnsi"/>
          <w:sz w:val="22"/>
          <w:szCs w:val="22"/>
        </w:rPr>
        <w:t>Kount</w:t>
      </w:r>
      <w:proofErr w:type="spellEnd"/>
      <w:r w:rsidRPr="00023ECE">
        <w:rPr>
          <w:rFonts w:asciiTheme="minorHAnsi" w:hAnsiTheme="minorHAnsi" w:cstheme="minorHAnsi"/>
          <w:sz w:val="22"/>
          <w:szCs w:val="22"/>
        </w:rPr>
        <w:t xml:space="preserve"> Agent Web Console</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type: String</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mandatory: false</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default value: </w:t>
      </w:r>
      <w:hyperlink r:id="rId48" w:history="1">
        <w:r w:rsidRPr="00023ECE">
          <w:rPr>
            <w:rStyle w:val="a7"/>
            <w:rFonts w:asciiTheme="minorHAnsi" w:hAnsiTheme="minorHAnsi" w:cstheme="minorHAnsi"/>
            <w:sz w:val="22"/>
            <w:szCs w:val="22"/>
          </w:rPr>
          <w:t>https://awc.test.kount.net</w:t>
        </w:r>
      </w:hyperlink>
    </w:p>
    <w:p w:rsidR="00DF02B8" w:rsidRPr="00023ECE" w:rsidRDefault="00DF02B8" w:rsidP="00DF02B8">
      <w:pPr>
        <w:pStyle w:val="Standard1"/>
        <w:numPr>
          <w:ilvl w:val="1"/>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Enable Event Notification Service </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id:  </w:t>
      </w:r>
      <w:proofErr w:type="spellStart"/>
      <w:r w:rsidRPr="00023ECE">
        <w:rPr>
          <w:rFonts w:asciiTheme="minorHAnsi" w:hAnsiTheme="minorHAnsi" w:cstheme="minorHAnsi"/>
          <w:sz w:val="22"/>
          <w:szCs w:val="22"/>
        </w:rPr>
        <w:t>kount_ENS</w:t>
      </w:r>
      <w:proofErr w:type="spellEnd"/>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display name: Enable Event Notification Service</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description: Enable/Disable ENS</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type: Boolean</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mandatory: false</w:t>
      </w:r>
    </w:p>
    <w:p w:rsidR="00DF02B8" w:rsidRPr="00023ECE" w:rsidRDefault="00DF02B8" w:rsidP="00DF02B8">
      <w:pPr>
        <w:pStyle w:val="Standard1"/>
        <w:numPr>
          <w:ilvl w:val="1"/>
          <w:numId w:val="29"/>
        </w:numPr>
        <w:spacing w:after="0" w:line="240" w:lineRule="auto"/>
        <w:rPr>
          <w:rFonts w:asciiTheme="minorHAnsi" w:hAnsiTheme="minorHAnsi" w:cstheme="minorHAnsi"/>
          <w:sz w:val="22"/>
          <w:szCs w:val="22"/>
        </w:rPr>
      </w:pPr>
      <w:proofErr w:type="spellStart"/>
      <w:r w:rsidRPr="00023ECE">
        <w:rPr>
          <w:rFonts w:asciiTheme="minorHAnsi" w:hAnsiTheme="minorHAnsi" w:cstheme="minorHAnsi"/>
          <w:color w:val="000000"/>
          <w:sz w:val="22"/>
          <w:szCs w:val="22"/>
          <w:shd w:val="clear" w:color="auto" w:fill="FFFFFF"/>
        </w:rPr>
        <w:t>Kount</w:t>
      </w:r>
      <w:proofErr w:type="spellEnd"/>
      <w:r w:rsidRPr="00023ECE">
        <w:rPr>
          <w:rFonts w:asciiTheme="minorHAnsi" w:hAnsiTheme="minorHAnsi" w:cstheme="minorHAnsi"/>
          <w:color w:val="000000"/>
          <w:sz w:val="22"/>
          <w:szCs w:val="22"/>
          <w:shd w:val="clear" w:color="auto" w:fill="FFFFFF"/>
        </w:rPr>
        <w:t xml:space="preserve"> Email list </w:t>
      </w:r>
      <w:r w:rsidRPr="00023ECE">
        <w:rPr>
          <w:rFonts w:asciiTheme="minorHAnsi" w:hAnsiTheme="minorHAnsi" w:cstheme="minorHAnsi"/>
          <w:sz w:val="22"/>
          <w:szCs w:val="22"/>
        </w:rPr>
        <w:t xml:space="preserve"> </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id:  </w:t>
      </w:r>
      <w:proofErr w:type="spellStart"/>
      <w:r w:rsidRPr="00023ECE">
        <w:rPr>
          <w:rFonts w:asciiTheme="minorHAnsi" w:hAnsiTheme="minorHAnsi" w:cstheme="minorHAnsi"/>
          <w:bCs/>
          <w:color w:val="000000"/>
          <w:sz w:val="22"/>
          <w:szCs w:val="22"/>
          <w:shd w:val="clear" w:color="auto" w:fill="FFFFFF"/>
        </w:rPr>
        <w:t>kount_EmailList</w:t>
      </w:r>
      <w:proofErr w:type="spellEnd"/>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display name: </w:t>
      </w:r>
      <w:proofErr w:type="spellStart"/>
      <w:r w:rsidRPr="00023ECE">
        <w:rPr>
          <w:rFonts w:asciiTheme="minorHAnsi" w:hAnsiTheme="minorHAnsi" w:cstheme="minorHAnsi"/>
          <w:color w:val="000000"/>
          <w:sz w:val="22"/>
          <w:szCs w:val="22"/>
          <w:shd w:val="clear" w:color="auto" w:fill="FFFFFF"/>
        </w:rPr>
        <w:t>Kount</w:t>
      </w:r>
      <w:proofErr w:type="spellEnd"/>
      <w:r w:rsidRPr="00023ECE">
        <w:rPr>
          <w:rFonts w:asciiTheme="minorHAnsi" w:hAnsiTheme="minorHAnsi" w:cstheme="minorHAnsi"/>
          <w:color w:val="000000"/>
          <w:sz w:val="22"/>
          <w:szCs w:val="22"/>
          <w:shd w:val="clear" w:color="auto" w:fill="FFFFFF"/>
        </w:rPr>
        <w:t xml:space="preserve"> Email list</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lastRenderedPageBreak/>
        <w:t>description: Email list for ENS. E.g. noemail@mail.com, testemail@mail.com, ...</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type: Text</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mandatory: false</w:t>
      </w:r>
    </w:p>
    <w:p w:rsidR="00DF02B8" w:rsidRPr="00023ECE" w:rsidRDefault="00DF02B8" w:rsidP="00DF02B8">
      <w:pPr>
        <w:pStyle w:val="Standard1"/>
        <w:numPr>
          <w:ilvl w:val="1"/>
          <w:numId w:val="29"/>
        </w:numPr>
        <w:spacing w:after="0" w:line="240" w:lineRule="auto"/>
        <w:rPr>
          <w:rFonts w:asciiTheme="minorHAnsi" w:hAnsiTheme="minorHAnsi" w:cstheme="minorHAnsi"/>
          <w:sz w:val="22"/>
          <w:szCs w:val="22"/>
        </w:rPr>
      </w:pPr>
      <w:r w:rsidRPr="00023ECE">
        <w:rPr>
          <w:rFonts w:asciiTheme="minorHAnsi" w:hAnsiTheme="minorHAnsi" w:cstheme="minorHAnsi"/>
          <w:color w:val="000000"/>
          <w:sz w:val="22"/>
          <w:szCs w:val="22"/>
          <w:shd w:val="clear" w:color="auto" w:fill="FFFFFF"/>
        </w:rPr>
        <w:t>RISK_CHANGE_GEOX </w:t>
      </w:r>
      <w:r w:rsidRPr="00023ECE">
        <w:rPr>
          <w:rFonts w:asciiTheme="minorHAnsi" w:hAnsiTheme="minorHAnsi" w:cstheme="minorHAnsi"/>
          <w:sz w:val="22"/>
          <w:szCs w:val="22"/>
        </w:rPr>
        <w:t xml:space="preserve"> </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id:  </w:t>
      </w:r>
      <w:proofErr w:type="spellStart"/>
      <w:r w:rsidRPr="00023ECE">
        <w:rPr>
          <w:rFonts w:asciiTheme="minorHAnsi" w:hAnsiTheme="minorHAnsi" w:cstheme="minorHAnsi"/>
          <w:bCs/>
          <w:color w:val="000000"/>
          <w:sz w:val="22"/>
          <w:szCs w:val="22"/>
          <w:shd w:val="clear" w:color="auto" w:fill="FFFFFF"/>
        </w:rPr>
        <w:t>kount_RISK_CHANGE_GEOX</w:t>
      </w:r>
      <w:proofErr w:type="spellEnd"/>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display name: </w:t>
      </w:r>
      <w:proofErr w:type="spellStart"/>
      <w:r w:rsidRPr="00023ECE">
        <w:rPr>
          <w:rFonts w:asciiTheme="minorHAnsi" w:hAnsiTheme="minorHAnsi" w:cstheme="minorHAnsi"/>
          <w:color w:val="000000"/>
          <w:sz w:val="22"/>
          <w:szCs w:val="22"/>
          <w:shd w:val="clear" w:color="auto" w:fill="FFFFFF"/>
        </w:rPr>
        <w:t>Kount</w:t>
      </w:r>
      <w:proofErr w:type="spellEnd"/>
      <w:r w:rsidRPr="00023ECE">
        <w:rPr>
          <w:rFonts w:asciiTheme="minorHAnsi" w:hAnsiTheme="minorHAnsi" w:cstheme="minorHAnsi"/>
          <w:color w:val="000000"/>
          <w:sz w:val="22"/>
          <w:szCs w:val="22"/>
          <w:shd w:val="clear" w:color="auto" w:fill="FFFFFF"/>
        </w:rPr>
        <w:t xml:space="preserve"> Email list</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description: Enable/Disable notification mail</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type: Boolean</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mandatory: false</w:t>
      </w:r>
    </w:p>
    <w:p w:rsidR="00DF02B8" w:rsidRPr="00023ECE" w:rsidRDefault="00DF02B8" w:rsidP="00DF02B8">
      <w:pPr>
        <w:pStyle w:val="Standard1"/>
        <w:numPr>
          <w:ilvl w:val="1"/>
          <w:numId w:val="29"/>
        </w:numPr>
        <w:spacing w:after="0" w:line="240" w:lineRule="auto"/>
        <w:rPr>
          <w:rFonts w:asciiTheme="minorHAnsi" w:hAnsiTheme="minorHAnsi" w:cstheme="minorHAnsi"/>
          <w:sz w:val="22"/>
          <w:szCs w:val="22"/>
        </w:rPr>
      </w:pPr>
      <w:r w:rsidRPr="00023ECE">
        <w:rPr>
          <w:rFonts w:asciiTheme="minorHAnsi" w:hAnsiTheme="minorHAnsi" w:cstheme="minorHAnsi"/>
          <w:color w:val="000000"/>
          <w:sz w:val="22"/>
          <w:szCs w:val="22"/>
          <w:shd w:val="clear" w:color="auto" w:fill="FFFFFF"/>
        </w:rPr>
        <w:t>RISK_CHANGE_NETW</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id:  </w:t>
      </w:r>
      <w:proofErr w:type="spellStart"/>
      <w:r w:rsidRPr="00023ECE">
        <w:rPr>
          <w:rFonts w:asciiTheme="minorHAnsi" w:hAnsiTheme="minorHAnsi" w:cstheme="minorHAnsi"/>
          <w:bCs/>
          <w:color w:val="000000"/>
          <w:sz w:val="22"/>
          <w:szCs w:val="22"/>
          <w:shd w:val="clear" w:color="auto" w:fill="FFFFFF"/>
        </w:rPr>
        <w:t>kount_RISK_CHANGE_NETW</w:t>
      </w:r>
      <w:proofErr w:type="spellEnd"/>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display name: </w:t>
      </w:r>
      <w:proofErr w:type="spellStart"/>
      <w:r w:rsidRPr="00023ECE">
        <w:rPr>
          <w:rFonts w:asciiTheme="minorHAnsi" w:hAnsiTheme="minorHAnsi" w:cstheme="minorHAnsi"/>
          <w:color w:val="000000"/>
          <w:sz w:val="22"/>
          <w:szCs w:val="22"/>
          <w:shd w:val="clear" w:color="auto" w:fill="FFFFFF"/>
        </w:rPr>
        <w:t>Kount</w:t>
      </w:r>
      <w:proofErr w:type="spellEnd"/>
      <w:r w:rsidRPr="00023ECE">
        <w:rPr>
          <w:rFonts w:asciiTheme="minorHAnsi" w:hAnsiTheme="minorHAnsi" w:cstheme="minorHAnsi"/>
          <w:color w:val="000000"/>
          <w:sz w:val="22"/>
          <w:szCs w:val="22"/>
          <w:shd w:val="clear" w:color="auto" w:fill="FFFFFF"/>
        </w:rPr>
        <w:t xml:space="preserve"> Email list</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description: Enable/Disable notification mail</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type: Boolean</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mandatory: false</w:t>
      </w:r>
    </w:p>
    <w:p w:rsidR="00DF02B8" w:rsidRPr="00023ECE" w:rsidRDefault="00DF02B8" w:rsidP="00DF02B8">
      <w:pPr>
        <w:pStyle w:val="Standard1"/>
        <w:numPr>
          <w:ilvl w:val="1"/>
          <w:numId w:val="29"/>
        </w:numPr>
        <w:spacing w:after="0" w:line="240" w:lineRule="auto"/>
        <w:rPr>
          <w:rFonts w:asciiTheme="minorHAnsi" w:hAnsiTheme="minorHAnsi" w:cstheme="minorHAnsi"/>
          <w:sz w:val="22"/>
          <w:szCs w:val="22"/>
        </w:rPr>
      </w:pPr>
      <w:r w:rsidRPr="00023ECE">
        <w:rPr>
          <w:rFonts w:asciiTheme="minorHAnsi" w:hAnsiTheme="minorHAnsi" w:cstheme="minorHAnsi"/>
          <w:color w:val="000000"/>
          <w:sz w:val="22"/>
          <w:szCs w:val="22"/>
          <w:shd w:val="clear" w:color="auto" w:fill="FFFFFF"/>
        </w:rPr>
        <w:t>RISK_CHANGE_REAS</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id:  </w:t>
      </w:r>
      <w:proofErr w:type="spellStart"/>
      <w:r w:rsidRPr="00023ECE">
        <w:rPr>
          <w:rFonts w:asciiTheme="minorHAnsi" w:hAnsiTheme="minorHAnsi" w:cstheme="minorHAnsi"/>
          <w:bCs/>
          <w:color w:val="000000"/>
          <w:sz w:val="22"/>
          <w:szCs w:val="22"/>
          <w:shd w:val="clear" w:color="auto" w:fill="FFFFFF"/>
        </w:rPr>
        <w:t>kount_RISK_CHANGE_</w:t>
      </w:r>
      <w:r w:rsidRPr="00023ECE">
        <w:rPr>
          <w:rFonts w:asciiTheme="minorHAnsi" w:hAnsiTheme="minorHAnsi" w:cstheme="minorHAnsi"/>
          <w:color w:val="000000"/>
          <w:sz w:val="22"/>
          <w:szCs w:val="22"/>
          <w:shd w:val="clear" w:color="auto" w:fill="FFFFFF"/>
        </w:rPr>
        <w:t>REAS</w:t>
      </w:r>
      <w:proofErr w:type="spellEnd"/>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display name: </w:t>
      </w:r>
      <w:proofErr w:type="spellStart"/>
      <w:r w:rsidRPr="00023ECE">
        <w:rPr>
          <w:rFonts w:asciiTheme="minorHAnsi" w:hAnsiTheme="minorHAnsi" w:cstheme="minorHAnsi"/>
          <w:color w:val="000000"/>
          <w:sz w:val="22"/>
          <w:szCs w:val="22"/>
          <w:shd w:val="clear" w:color="auto" w:fill="FFFFFF"/>
        </w:rPr>
        <w:t>Kount</w:t>
      </w:r>
      <w:proofErr w:type="spellEnd"/>
      <w:r w:rsidRPr="00023ECE">
        <w:rPr>
          <w:rFonts w:asciiTheme="minorHAnsi" w:hAnsiTheme="minorHAnsi" w:cstheme="minorHAnsi"/>
          <w:color w:val="000000"/>
          <w:sz w:val="22"/>
          <w:szCs w:val="22"/>
          <w:shd w:val="clear" w:color="auto" w:fill="FFFFFF"/>
        </w:rPr>
        <w:t xml:space="preserve"> Email list</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description: Enable/Disable notification mail</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type: Boolean</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mandatory: false</w:t>
      </w:r>
    </w:p>
    <w:p w:rsidR="00DF02B8" w:rsidRPr="00023ECE" w:rsidRDefault="00DF02B8" w:rsidP="00DF02B8">
      <w:pPr>
        <w:pStyle w:val="Standard1"/>
        <w:numPr>
          <w:ilvl w:val="1"/>
          <w:numId w:val="29"/>
        </w:numPr>
        <w:spacing w:after="0" w:line="240" w:lineRule="auto"/>
        <w:rPr>
          <w:rFonts w:asciiTheme="minorHAnsi" w:hAnsiTheme="minorHAnsi" w:cstheme="minorHAnsi"/>
          <w:sz w:val="22"/>
          <w:szCs w:val="22"/>
        </w:rPr>
      </w:pPr>
      <w:r w:rsidRPr="00023ECE">
        <w:rPr>
          <w:rFonts w:asciiTheme="minorHAnsi" w:hAnsiTheme="minorHAnsi" w:cstheme="minorHAnsi"/>
          <w:color w:val="000000"/>
          <w:sz w:val="22"/>
          <w:szCs w:val="22"/>
          <w:shd w:val="clear" w:color="auto" w:fill="FFFFFF"/>
        </w:rPr>
        <w:t>RISK_CHANGE_</w:t>
      </w:r>
      <w:r w:rsidRPr="00023ECE">
        <w:rPr>
          <w:rFonts w:asciiTheme="minorHAnsi" w:hAnsiTheme="minorHAnsi" w:cstheme="minorHAnsi"/>
          <w:sz w:val="22"/>
          <w:szCs w:val="22"/>
        </w:rPr>
        <w:t>REPLY</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id:  </w:t>
      </w:r>
      <w:proofErr w:type="spellStart"/>
      <w:r w:rsidRPr="00023ECE">
        <w:rPr>
          <w:rFonts w:asciiTheme="minorHAnsi" w:hAnsiTheme="minorHAnsi" w:cstheme="minorHAnsi"/>
          <w:bCs/>
          <w:color w:val="000000"/>
          <w:sz w:val="22"/>
          <w:szCs w:val="22"/>
          <w:shd w:val="clear" w:color="auto" w:fill="FFFFFF"/>
        </w:rPr>
        <w:t>kount_RISK_CHANGE_</w:t>
      </w:r>
      <w:r w:rsidRPr="00023ECE">
        <w:rPr>
          <w:rFonts w:asciiTheme="minorHAnsi" w:hAnsiTheme="minorHAnsi" w:cstheme="minorHAnsi"/>
          <w:sz w:val="22"/>
          <w:szCs w:val="22"/>
        </w:rPr>
        <w:t>REPLY</w:t>
      </w:r>
      <w:proofErr w:type="spellEnd"/>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display name: </w:t>
      </w:r>
      <w:proofErr w:type="spellStart"/>
      <w:r w:rsidRPr="00023ECE">
        <w:rPr>
          <w:rFonts w:asciiTheme="minorHAnsi" w:hAnsiTheme="minorHAnsi" w:cstheme="minorHAnsi"/>
          <w:color w:val="000000"/>
          <w:sz w:val="22"/>
          <w:szCs w:val="22"/>
          <w:shd w:val="clear" w:color="auto" w:fill="FFFFFF"/>
        </w:rPr>
        <w:t>Kount</w:t>
      </w:r>
      <w:proofErr w:type="spellEnd"/>
      <w:r w:rsidRPr="00023ECE">
        <w:rPr>
          <w:rFonts w:asciiTheme="minorHAnsi" w:hAnsiTheme="minorHAnsi" w:cstheme="minorHAnsi"/>
          <w:color w:val="000000"/>
          <w:sz w:val="22"/>
          <w:szCs w:val="22"/>
          <w:shd w:val="clear" w:color="auto" w:fill="FFFFFF"/>
        </w:rPr>
        <w:t xml:space="preserve"> Email list</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description: Enable/Disable notification mail</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type: Boolean</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mandatory: false</w:t>
      </w:r>
    </w:p>
    <w:p w:rsidR="00DF02B8" w:rsidRPr="00023ECE" w:rsidRDefault="00DF02B8" w:rsidP="00DF02B8">
      <w:pPr>
        <w:pStyle w:val="Standard1"/>
        <w:numPr>
          <w:ilvl w:val="1"/>
          <w:numId w:val="29"/>
        </w:numPr>
        <w:spacing w:after="0" w:line="240" w:lineRule="auto"/>
        <w:rPr>
          <w:rFonts w:asciiTheme="minorHAnsi" w:hAnsiTheme="minorHAnsi" w:cstheme="minorHAnsi"/>
          <w:sz w:val="22"/>
          <w:szCs w:val="22"/>
        </w:rPr>
      </w:pPr>
      <w:r w:rsidRPr="00023ECE">
        <w:rPr>
          <w:rFonts w:asciiTheme="minorHAnsi" w:hAnsiTheme="minorHAnsi" w:cstheme="minorHAnsi"/>
          <w:color w:val="000000"/>
          <w:sz w:val="22"/>
          <w:szCs w:val="22"/>
          <w:shd w:val="clear" w:color="auto" w:fill="FFFFFF"/>
        </w:rPr>
        <w:t>RISK_CHANGE_SCOR</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id:  </w:t>
      </w:r>
      <w:proofErr w:type="spellStart"/>
      <w:r w:rsidRPr="00023ECE">
        <w:rPr>
          <w:rFonts w:asciiTheme="minorHAnsi" w:hAnsiTheme="minorHAnsi" w:cstheme="minorHAnsi"/>
          <w:bCs/>
          <w:color w:val="000000"/>
          <w:sz w:val="22"/>
          <w:szCs w:val="22"/>
          <w:shd w:val="clear" w:color="auto" w:fill="FFFFFF"/>
        </w:rPr>
        <w:t>kount_RISK_CHANGE_SCOR</w:t>
      </w:r>
      <w:proofErr w:type="spellEnd"/>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display name: </w:t>
      </w:r>
      <w:proofErr w:type="spellStart"/>
      <w:r w:rsidRPr="00023ECE">
        <w:rPr>
          <w:rFonts w:asciiTheme="minorHAnsi" w:hAnsiTheme="minorHAnsi" w:cstheme="minorHAnsi"/>
          <w:color w:val="000000"/>
          <w:sz w:val="22"/>
          <w:szCs w:val="22"/>
          <w:shd w:val="clear" w:color="auto" w:fill="FFFFFF"/>
        </w:rPr>
        <w:t>Kount</w:t>
      </w:r>
      <w:proofErr w:type="spellEnd"/>
      <w:r w:rsidRPr="00023ECE">
        <w:rPr>
          <w:rFonts w:asciiTheme="minorHAnsi" w:hAnsiTheme="minorHAnsi" w:cstheme="minorHAnsi"/>
          <w:color w:val="000000"/>
          <w:sz w:val="22"/>
          <w:szCs w:val="22"/>
          <w:shd w:val="clear" w:color="auto" w:fill="FFFFFF"/>
        </w:rPr>
        <w:t xml:space="preserve"> Email list</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description: Enable/Disable notification mail</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type: Boolean</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mandatory: false</w:t>
      </w:r>
    </w:p>
    <w:p w:rsidR="00DF02B8" w:rsidRPr="00023ECE" w:rsidRDefault="00DF02B8" w:rsidP="00DF02B8">
      <w:pPr>
        <w:pStyle w:val="Standard1"/>
        <w:numPr>
          <w:ilvl w:val="1"/>
          <w:numId w:val="29"/>
        </w:numPr>
        <w:spacing w:after="0" w:line="240" w:lineRule="auto"/>
        <w:rPr>
          <w:rFonts w:asciiTheme="minorHAnsi" w:hAnsiTheme="minorHAnsi" w:cstheme="minorHAnsi"/>
          <w:sz w:val="22"/>
          <w:szCs w:val="22"/>
        </w:rPr>
      </w:pPr>
      <w:r w:rsidRPr="00023ECE">
        <w:rPr>
          <w:rFonts w:asciiTheme="minorHAnsi" w:hAnsiTheme="minorHAnsi" w:cstheme="minorHAnsi"/>
          <w:color w:val="000000"/>
          <w:sz w:val="22"/>
          <w:szCs w:val="22"/>
          <w:shd w:val="clear" w:color="auto" w:fill="FFFFFF"/>
        </w:rPr>
        <w:t>RISK_CHANGE_VELO</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id:  </w:t>
      </w:r>
      <w:proofErr w:type="spellStart"/>
      <w:r w:rsidRPr="00023ECE">
        <w:rPr>
          <w:rFonts w:asciiTheme="minorHAnsi" w:hAnsiTheme="minorHAnsi" w:cstheme="minorHAnsi"/>
          <w:bCs/>
          <w:color w:val="000000"/>
          <w:sz w:val="22"/>
          <w:szCs w:val="22"/>
          <w:shd w:val="clear" w:color="auto" w:fill="FFFFFF"/>
        </w:rPr>
        <w:t>kount_RISK_CHANGE_VELO</w:t>
      </w:r>
      <w:proofErr w:type="spellEnd"/>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display name: </w:t>
      </w:r>
      <w:proofErr w:type="spellStart"/>
      <w:r w:rsidRPr="00023ECE">
        <w:rPr>
          <w:rFonts w:asciiTheme="minorHAnsi" w:hAnsiTheme="minorHAnsi" w:cstheme="minorHAnsi"/>
          <w:color w:val="000000"/>
          <w:sz w:val="22"/>
          <w:szCs w:val="22"/>
          <w:shd w:val="clear" w:color="auto" w:fill="FFFFFF"/>
        </w:rPr>
        <w:t>Kount</w:t>
      </w:r>
      <w:proofErr w:type="spellEnd"/>
      <w:r w:rsidRPr="00023ECE">
        <w:rPr>
          <w:rFonts w:asciiTheme="minorHAnsi" w:hAnsiTheme="minorHAnsi" w:cstheme="minorHAnsi"/>
          <w:color w:val="000000"/>
          <w:sz w:val="22"/>
          <w:szCs w:val="22"/>
          <w:shd w:val="clear" w:color="auto" w:fill="FFFFFF"/>
        </w:rPr>
        <w:t xml:space="preserve"> Email list</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description: Enable/Disable notification mail</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type: Boolean</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mandatory: false</w:t>
      </w:r>
    </w:p>
    <w:p w:rsidR="00DF02B8" w:rsidRPr="00023ECE" w:rsidRDefault="00DF02B8" w:rsidP="00DF02B8">
      <w:pPr>
        <w:pStyle w:val="Standard1"/>
        <w:numPr>
          <w:ilvl w:val="1"/>
          <w:numId w:val="29"/>
        </w:numPr>
        <w:spacing w:after="0" w:line="240" w:lineRule="auto"/>
        <w:rPr>
          <w:rFonts w:asciiTheme="minorHAnsi" w:hAnsiTheme="minorHAnsi" w:cstheme="minorHAnsi"/>
          <w:sz w:val="22"/>
          <w:szCs w:val="22"/>
        </w:rPr>
      </w:pPr>
      <w:r w:rsidRPr="00023ECE">
        <w:rPr>
          <w:rFonts w:asciiTheme="minorHAnsi" w:hAnsiTheme="minorHAnsi" w:cstheme="minorHAnsi"/>
          <w:color w:val="000000"/>
          <w:sz w:val="22"/>
          <w:szCs w:val="22"/>
          <w:shd w:val="clear" w:color="auto" w:fill="FFFFFF"/>
        </w:rPr>
        <w:t>RISK_CHANGE_VMAX</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id:  </w:t>
      </w:r>
      <w:proofErr w:type="spellStart"/>
      <w:r w:rsidRPr="00023ECE">
        <w:rPr>
          <w:rFonts w:asciiTheme="minorHAnsi" w:hAnsiTheme="minorHAnsi" w:cstheme="minorHAnsi"/>
          <w:bCs/>
          <w:color w:val="000000"/>
          <w:sz w:val="22"/>
          <w:szCs w:val="22"/>
          <w:shd w:val="clear" w:color="auto" w:fill="FFFFFF"/>
        </w:rPr>
        <w:t>kount_RISK_CHANGE_VMAX</w:t>
      </w:r>
      <w:proofErr w:type="spellEnd"/>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display name: </w:t>
      </w:r>
      <w:proofErr w:type="spellStart"/>
      <w:r w:rsidRPr="00023ECE">
        <w:rPr>
          <w:rFonts w:asciiTheme="minorHAnsi" w:hAnsiTheme="minorHAnsi" w:cstheme="minorHAnsi"/>
          <w:color w:val="000000"/>
          <w:sz w:val="22"/>
          <w:szCs w:val="22"/>
          <w:shd w:val="clear" w:color="auto" w:fill="FFFFFF"/>
        </w:rPr>
        <w:t>Kount</w:t>
      </w:r>
      <w:proofErr w:type="spellEnd"/>
      <w:r w:rsidRPr="00023ECE">
        <w:rPr>
          <w:rFonts w:asciiTheme="minorHAnsi" w:hAnsiTheme="minorHAnsi" w:cstheme="minorHAnsi"/>
          <w:color w:val="000000"/>
          <w:sz w:val="22"/>
          <w:szCs w:val="22"/>
          <w:shd w:val="clear" w:color="auto" w:fill="FFFFFF"/>
        </w:rPr>
        <w:t xml:space="preserve"> Email list</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description: Enable/Disable notification mail</w:t>
      </w:r>
    </w:p>
    <w:p w:rsidR="00DF02B8" w:rsidRPr="00023ECE"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type: Boolean</w:t>
      </w:r>
    </w:p>
    <w:p w:rsidR="00DF02B8" w:rsidRDefault="00DF02B8" w:rsidP="00DF02B8">
      <w:pPr>
        <w:pStyle w:val="Standard1"/>
        <w:numPr>
          <w:ilvl w:val="2"/>
          <w:numId w:val="29"/>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mandatory: false</w:t>
      </w:r>
    </w:p>
    <w:p w:rsidR="00DF02B8" w:rsidRPr="00023ECE" w:rsidRDefault="00DF02B8" w:rsidP="00DF02B8">
      <w:pPr>
        <w:pStyle w:val="Standard1"/>
        <w:spacing w:after="0" w:line="240" w:lineRule="auto"/>
        <w:ind w:left="3240"/>
        <w:rPr>
          <w:rFonts w:asciiTheme="minorHAnsi" w:hAnsiTheme="minorHAnsi" w:cstheme="minorHAnsi"/>
          <w:sz w:val="22"/>
          <w:szCs w:val="22"/>
        </w:rPr>
      </w:pPr>
    </w:p>
    <w:p w:rsidR="00DF02B8" w:rsidRPr="00023ECE" w:rsidRDefault="00DF02B8" w:rsidP="00DF02B8">
      <w:pPr>
        <w:pStyle w:val="Standard1"/>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  </w:t>
      </w:r>
      <w:r w:rsidRPr="00023ECE">
        <w:rPr>
          <w:rFonts w:asciiTheme="minorHAnsi" w:hAnsiTheme="minorHAnsi" w:cstheme="minorHAnsi"/>
          <w:sz w:val="22"/>
          <w:szCs w:val="22"/>
        </w:rPr>
        <w:tab/>
        <w:t xml:space="preserve">    2. Create an attribute group for </w:t>
      </w:r>
      <w:proofErr w:type="spellStart"/>
      <w:r w:rsidRPr="00023ECE">
        <w:rPr>
          <w:rFonts w:asciiTheme="minorHAnsi" w:hAnsiTheme="minorHAnsi" w:cstheme="minorHAnsi"/>
          <w:sz w:val="22"/>
          <w:szCs w:val="22"/>
        </w:rPr>
        <w:t>Kount</w:t>
      </w:r>
      <w:proofErr w:type="spellEnd"/>
      <w:r w:rsidRPr="00023ECE">
        <w:rPr>
          <w:rFonts w:asciiTheme="minorHAnsi" w:hAnsiTheme="minorHAnsi" w:cstheme="minorHAnsi"/>
          <w:sz w:val="22"/>
          <w:szCs w:val="22"/>
        </w:rPr>
        <w:t xml:space="preserve"> site preferences and add fields.</w:t>
      </w:r>
    </w:p>
    <w:p w:rsidR="00DF02B8" w:rsidRPr="00023ECE" w:rsidRDefault="00DF02B8" w:rsidP="00DF02B8">
      <w:pPr>
        <w:pStyle w:val="Standard1"/>
        <w:numPr>
          <w:ilvl w:val="0"/>
          <w:numId w:val="30"/>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id: </w:t>
      </w:r>
      <w:proofErr w:type="spellStart"/>
      <w:r w:rsidRPr="00023ECE">
        <w:rPr>
          <w:rFonts w:asciiTheme="minorHAnsi" w:hAnsiTheme="minorHAnsi" w:cstheme="minorHAnsi"/>
          <w:sz w:val="22"/>
          <w:szCs w:val="22"/>
        </w:rPr>
        <w:t>Kount</w:t>
      </w:r>
      <w:proofErr w:type="spellEnd"/>
    </w:p>
    <w:p w:rsidR="00DF02B8" w:rsidRPr="00023ECE" w:rsidRDefault="00DF02B8" w:rsidP="00DF02B8">
      <w:pPr>
        <w:pStyle w:val="Standard1"/>
        <w:numPr>
          <w:ilvl w:val="0"/>
          <w:numId w:val="30"/>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 xml:space="preserve">display name: </w:t>
      </w:r>
      <w:proofErr w:type="spellStart"/>
      <w:r w:rsidRPr="00023ECE">
        <w:rPr>
          <w:rFonts w:asciiTheme="minorHAnsi" w:hAnsiTheme="minorHAnsi" w:cstheme="minorHAnsi"/>
          <w:sz w:val="22"/>
          <w:szCs w:val="22"/>
        </w:rPr>
        <w:t>Kount</w:t>
      </w:r>
      <w:proofErr w:type="spellEnd"/>
    </w:p>
    <w:p w:rsidR="00DF02B8" w:rsidRPr="00023ECE" w:rsidRDefault="00DF02B8" w:rsidP="00DF02B8">
      <w:pPr>
        <w:pStyle w:val="Standard1"/>
        <w:numPr>
          <w:ilvl w:val="0"/>
          <w:numId w:val="30"/>
        </w:numPr>
        <w:spacing w:after="0" w:line="240" w:lineRule="auto"/>
        <w:rPr>
          <w:rFonts w:asciiTheme="minorHAnsi" w:hAnsiTheme="minorHAnsi" w:cstheme="minorHAnsi"/>
          <w:sz w:val="22"/>
          <w:szCs w:val="22"/>
        </w:rPr>
      </w:pPr>
      <w:r w:rsidRPr="00023ECE">
        <w:rPr>
          <w:rFonts w:asciiTheme="minorHAnsi" w:hAnsiTheme="minorHAnsi" w:cstheme="minorHAnsi"/>
          <w:sz w:val="22"/>
          <w:szCs w:val="22"/>
        </w:rPr>
        <w:t>attributes:</w:t>
      </w:r>
    </w:p>
    <w:p w:rsidR="00DF02B8" w:rsidRPr="00023ECE" w:rsidRDefault="00DF02B8" w:rsidP="00DF02B8">
      <w:pPr>
        <w:pStyle w:val="Standard1"/>
        <w:numPr>
          <w:ilvl w:val="1"/>
          <w:numId w:val="30"/>
        </w:numPr>
        <w:spacing w:after="0" w:line="240" w:lineRule="auto"/>
        <w:rPr>
          <w:rFonts w:asciiTheme="minorHAnsi" w:hAnsiTheme="minorHAnsi" w:cstheme="minorHAnsi"/>
          <w:sz w:val="22"/>
          <w:szCs w:val="22"/>
        </w:rPr>
      </w:pPr>
      <w:proofErr w:type="spellStart"/>
      <w:r w:rsidRPr="00023ECE">
        <w:rPr>
          <w:rFonts w:asciiTheme="minorHAnsi" w:hAnsiTheme="minorHAnsi" w:cstheme="minorHAnsi"/>
          <w:bCs/>
          <w:color w:val="000000"/>
          <w:sz w:val="22"/>
          <w:szCs w:val="22"/>
          <w:shd w:val="clear" w:color="auto" w:fill="FFFFFF"/>
        </w:rPr>
        <w:lastRenderedPageBreak/>
        <w:t>kount_IsEnabled</w:t>
      </w:r>
      <w:proofErr w:type="spellEnd"/>
    </w:p>
    <w:p w:rsidR="00DF02B8" w:rsidRPr="00023ECE" w:rsidRDefault="00DF02B8" w:rsidP="00DF02B8">
      <w:pPr>
        <w:pStyle w:val="Standard1"/>
        <w:numPr>
          <w:ilvl w:val="1"/>
          <w:numId w:val="30"/>
        </w:numPr>
        <w:spacing w:after="0" w:line="240" w:lineRule="auto"/>
        <w:rPr>
          <w:rFonts w:asciiTheme="minorHAnsi" w:hAnsiTheme="minorHAnsi" w:cstheme="minorHAnsi"/>
          <w:sz w:val="22"/>
          <w:szCs w:val="22"/>
        </w:rPr>
      </w:pPr>
      <w:proofErr w:type="spellStart"/>
      <w:r w:rsidRPr="00023ECE">
        <w:rPr>
          <w:rFonts w:asciiTheme="minorHAnsi" w:hAnsiTheme="minorHAnsi" w:cstheme="minorHAnsi"/>
          <w:bCs/>
          <w:color w:val="000000"/>
          <w:sz w:val="22"/>
          <w:szCs w:val="22"/>
          <w:shd w:val="clear" w:color="auto" w:fill="FFFFFF"/>
        </w:rPr>
        <w:t>kount_DCUrl</w:t>
      </w:r>
      <w:proofErr w:type="spellEnd"/>
    </w:p>
    <w:p w:rsidR="00DF02B8" w:rsidRPr="00023ECE" w:rsidRDefault="00DF02B8" w:rsidP="00DF02B8">
      <w:pPr>
        <w:pStyle w:val="Standard1"/>
        <w:numPr>
          <w:ilvl w:val="1"/>
          <w:numId w:val="30"/>
        </w:numPr>
        <w:spacing w:after="0" w:line="240" w:lineRule="auto"/>
        <w:rPr>
          <w:rFonts w:asciiTheme="minorHAnsi" w:hAnsiTheme="minorHAnsi" w:cstheme="minorHAnsi"/>
          <w:sz w:val="22"/>
          <w:szCs w:val="22"/>
        </w:rPr>
      </w:pPr>
      <w:proofErr w:type="spellStart"/>
      <w:r w:rsidRPr="00023ECE">
        <w:rPr>
          <w:rFonts w:asciiTheme="minorHAnsi" w:hAnsiTheme="minorHAnsi" w:cstheme="minorHAnsi"/>
          <w:bCs/>
          <w:color w:val="000000"/>
          <w:sz w:val="22"/>
          <w:szCs w:val="22"/>
          <w:shd w:val="clear" w:color="auto" w:fill="FFFFFF"/>
        </w:rPr>
        <w:t>kount_RISServerUrl</w:t>
      </w:r>
      <w:proofErr w:type="spellEnd"/>
    </w:p>
    <w:p w:rsidR="00DF02B8" w:rsidRPr="00023ECE" w:rsidRDefault="00DF02B8" w:rsidP="00DF02B8">
      <w:pPr>
        <w:pStyle w:val="Standard1"/>
        <w:numPr>
          <w:ilvl w:val="1"/>
          <w:numId w:val="30"/>
        </w:numPr>
        <w:spacing w:after="0" w:line="240" w:lineRule="auto"/>
        <w:rPr>
          <w:rFonts w:asciiTheme="minorHAnsi" w:hAnsiTheme="minorHAnsi" w:cstheme="minorHAnsi"/>
          <w:sz w:val="22"/>
          <w:szCs w:val="22"/>
        </w:rPr>
      </w:pPr>
      <w:proofErr w:type="spellStart"/>
      <w:r w:rsidRPr="00023ECE">
        <w:rPr>
          <w:rFonts w:asciiTheme="minorHAnsi" w:hAnsiTheme="minorHAnsi" w:cstheme="minorHAnsi"/>
          <w:bCs/>
          <w:color w:val="000000"/>
          <w:sz w:val="22"/>
          <w:szCs w:val="22"/>
          <w:shd w:val="clear" w:color="auto" w:fill="FFFFFF"/>
        </w:rPr>
        <w:t>kount_IPFilter</w:t>
      </w:r>
      <w:proofErr w:type="spellEnd"/>
    </w:p>
    <w:p w:rsidR="00DF02B8" w:rsidRPr="00023ECE" w:rsidRDefault="00DF02B8" w:rsidP="00DF02B8">
      <w:pPr>
        <w:pStyle w:val="Standard1"/>
        <w:numPr>
          <w:ilvl w:val="1"/>
          <w:numId w:val="30"/>
        </w:numPr>
        <w:spacing w:after="0" w:line="240" w:lineRule="auto"/>
        <w:rPr>
          <w:rFonts w:asciiTheme="minorHAnsi" w:hAnsiTheme="minorHAnsi" w:cstheme="minorHAnsi"/>
          <w:sz w:val="22"/>
          <w:szCs w:val="22"/>
        </w:rPr>
      </w:pPr>
      <w:proofErr w:type="spellStart"/>
      <w:r w:rsidRPr="00023ECE">
        <w:rPr>
          <w:rFonts w:asciiTheme="minorHAnsi" w:hAnsiTheme="minorHAnsi" w:cstheme="minorHAnsi"/>
          <w:bCs/>
          <w:color w:val="000000"/>
          <w:sz w:val="22"/>
          <w:szCs w:val="22"/>
          <w:shd w:val="clear" w:color="auto" w:fill="FFFFFF"/>
        </w:rPr>
        <w:t>kount_WebsiteId</w:t>
      </w:r>
      <w:proofErr w:type="spellEnd"/>
    </w:p>
    <w:p w:rsidR="00DF02B8" w:rsidRPr="00023ECE" w:rsidRDefault="00DF02B8" w:rsidP="00DF02B8">
      <w:pPr>
        <w:pStyle w:val="Standard1"/>
        <w:numPr>
          <w:ilvl w:val="1"/>
          <w:numId w:val="30"/>
        </w:numPr>
        <w:spacing w:after="0" w:line="240" w:lineRule="auto"/>
        <w:rPr>
          <w:rFonts w:asciiTheme="minorHAnsi" w:hAnsiTheme="minorHAnsi" w:cstheme="minorHAnsi"/>
          <w:sz w:val="22"/>
          <w:szCs w:val="22"/>
        </w:rPr>
      </w:pPr>
      <w:proofErr w:type="spellStart"/>
      <w:r w:rsidRPr="00023ECE">
        <w:rPr>
          <w:rFonts w:asciiTheme="minorHAnsi" w:hAnsiTheme="minorHAnsi" w:cstheme="minorHAnsi"/>
          <w:bCs/>
          <w:color w:val="000000"/>
          <w:sz w:val="22"/>
          <w:szCs w:val="22"/>
          <w:shd w:val="clear" w:color="auto" w:fill="FFFFFF"/>
        </w:rPr>
        <w:t>kount_MerchantID</w:t>
      </w:r>
      <w:proofErr w:type="spellEnd"/>
    </w:p>
    <w:p w:rsidR="00DF02B8" w:rsidRPr="00023ECE" w:rsidRDefault="00DF02B8" w:rsidP="00DF02B8">
      <w:pPr>
        <w:pStyle w:val="Standard1"/>
        <w:numPr>
          <w:ilvl w:val="1"/>
          <w:numId w:val="30"/>
        </w:numPr>
        <w:spacing w:after="0" w:line="240" w:lineRule="auto"/>
        <w:rPr>
          <w:rFonts w:asciiTheme="minorHAnsi" w:hAnsiTheme="minorHAnsi" w:cstheme="minorHAnsi"/>
          <w:sz w:val="22"/>
          <w:szCs w:val="22"/>
        </w:rPr>
      </w:pPr>
      <w:proofErr w:type="spellStart"/>
      <w:r w:rsidRPr="00023ECE">
        <w:rPr>
          <w:rFonts w:asciiTheme="minorHAnsi" w:hAnsiTheme="minorHAnsi" w:cstheme="minorHAnsi"/>
          <w:bCs/>
          <w:color w:val="000000"/>
          <w:sz w:val="22"/>
          <w:szCs w:val="22"/>
          <w:shd w:val="clear" w:color="auto" w:fill="FFFFFF"/>
        </w:rPr>
        <w:t>kount_AWCLink</w:t>
      </w:r>
      <w:proofErr w:type="spellEnd"/>
    </w:p>
    <w:p w:rsidR="00DF02B8" w:rsidRPr="00023ECE" w:rsidRDefault="00DF02B8" w:rsidP="00DF02B8">
      <w:pPr>
        <w:pStyle w:val="Standard1"/>
        <w:numPr>
          <w:ilvl w:val="1"/>
          <w:numId w:val="30"/>
        </w:numPr>
        <w:spacing w:after="0" w:line="240" w:lineRule="auto"/>
        <w:rPr>
          <w:rFonts w:asciiTheme="minorHAnsi" w:hAnsiTheme="minorHAnsi" w:cstheme="minorHAnsi"/>
          <w:sz w:val="22"/>
          <w:szCs w:val="22"/>
        </w:rPr>
      </w:pPr>
      <w:proofErr w:type="spellStart"/>
      <w:r w:rsidRPr="00023ECE">
        <w:rPr>
          <w:rFonts w:asciiTheme="minorHAnsi" w:hAnsiTheme="minorHAnsi" w:cstheme="minorHAnsi"/>
          <w:bCs/>
          <w:color w:val="000000"/>
          <w:sz w:val="22"/>
          <w:szCs w:val="22"/>
          <w:shd w:val="clear" w:color="auto" w:fill="FFFFFF"/>
        </w:rPr>
        <w:t>kount_ENS</w:t>
      </w:r>
      <w:proofErr w:type="spellEnd"/>
    </w:p>
    <w:p w:rsidR="00DF02B8" w:rsidRPr="00023ECE" w:rsidRDefault="00DF02B8" w:rsidP="00DF02B8">
      <w:pPr>
        <w:pStyle w:val="Standard1"/>
        <w:numPr>
          <w:ilvl w:val="1"/>
          <w:numId w:val="30"/>
        </w:numPr>
        <w:spacing w:after="0" w:line="240" w:lineRule="auto"/>
        <w:rPr>
          <w:rFonts w:asciiTheme="minorHAnsi" w:hAnsiTheme="minorHAnsi" w:cstheme="minorHAnsi"/>
          <w:sz w:val="22"/>
          <w:szCs w:val="22"/>
        </w:rPr>
      </w:pPr>
      <w:proofErr w:type="spellStart"/>
      <w:r w:rsidRPr="00023ECE">
        <w:rPr>
          <w:rFonts w:asciiTheme="minorHAnsi" w:hAnsiTheme="minorHAnsi" w:cstheme="minorHAnsi"/>
          <w:bCs/>
          <w:color w:val="000000"/>
          <w:sz w:val="22"/>
          <w:szCs w:val="22"/>
          <w:shd w:val="clear" w:color="auto" w:fill="FFFFFF"/>
        </w:rPr>
        <w:t>kount_EmailList</w:t>
      </w:r>
      <w:proofErr w:type="spellEnd"/>
    </w:p>
    <w:p w:rsidR="00DF02B8" w:rsidRPr="00023ECE" w:rsidRDefault="00DF02B8" w:rsidP="00DF02B8">
      <w:pPr>
        <w:pStyle w:val="Standard1"/>
        <w:numPr>
          <w:ilvl w:val="1"/>
          <w:numId w:val="30"/>
        </w:numPr>
        <w:spacing w:after="0" w:line="240" w:lineRule="auto"/>
        <w:rPr>
          <w:rFonts w:asciiTheme="minorHAnsi" w:hAnsiTheme="minorHAnsi" w:cstheme="minorHAnsi"/>
          <w:sz w:val="22"/>
          <w:szCs w:val="22"/>
        </w:rPr>
      </w:pPr>
      <w:proofErr w:type="spellStart"/>
      <w:r w:rsidRPr="00023ECE">
        <w:rPr>
          <w:rFonts w:asciiTheme="minorHAnsi" w:hAnsiTheme="minorHAnsi" w:cstheme="minorHAnsi"/>
          <w:bCs/>
          <w:color w:val="000000"/>
          <w:sz w:val="22"/>
          <w:szCs w:val="22"/>
          <w:shd w:val="clear" w:color="auto" w:fill="FFFFFF"/>
        </w:rPr>
        <w:t>kount_RISK_CHANGE_NETW</w:t>
      </w:r>
      <w:proofErr w:type="spellEnd"/>
    </w:p>
    <w:p w:rsidR="00DF02B8" w:rsidRPr="00023ECE" w:rsidRDefault="00DF02B8" w:rsidP="00DF02B8">
      <w:pPr>
        <w:pStyle w:val="Standard1"/>
        <w:numPr>
          <w:ilvl w:val="1"/>
          <w:numId w:val="30"/>
        </w:numPr>
        <w:spacing w:after="0" w:line="240" w:lineRule="auto"/>
        <w:rPr>
          <w:rFonts w:asciiTheme="minorHAnsi" w:hAnsiTheme="minorHAnsi" w:cstheme="minorHAnsi"/>
          <w:sz w:val="22"/>
          <w:szCs w:val="22"/>
        </w:rPr>
      </w:pPr>
      <w:proofErr w:type="spellStart"/>
      <w:r w:rsidRPr="00023ECE">
        <w:rPr>
          <w:rFonts w:asciiTheme="minorHAnsi" w:hAnsiTheme="minorHAnsi" w:cstheme="minorHAnsi"/>
          <w:bCs/>
          <w:color w:val="000000"/>
          <w:sz w:val="22"/>
          <w:szCs w:val="22"/>
          <w:shd w:val="clear" w:color="auto" w:fill="FFFFFF"/>
        </w:rPr>
        <w:t>kount_RISK_CHANGE_GEOX</w:t>
      </w:r>
      <w:proofErr w:type="spellEnd"/>
    </w:p>
    <w:p w:rsidR="00DF02B8" w:rsidRPr="00023ECE" w:rsidRDefault="00DF02B8" w:rsidP="00DF02B8">
      <w:pPr>
        <w:pStyle w:val="Standard1"/>
        <w:numPr>
          <w:ilvl w:val="1"/>
          <w:numId w:val="30"/>
        </w:numPr>
        <w:spacing w:after="0" w:line="240" w:lineRule="auto"/>
        <w:rPr>
          <w:rFonts w:asciiTheme="minorHAnsi" w:hAnsiTheme="minorHAnsi" w:cstheme="minorHAnsi"/>
          <w:sz w:val="22"/>
          <w:szCs w:val="22"/>
        </w:rPr>
      </w:pPr>
      <w:proofErr w:type="spellStart"/>
      <w:r w:rsidRPr="00023ECE">
        <w:rPr>
          <w:rFonts w:asciiTheme="minorHAnsi" w:hAnsiTheme="minorHAnsi" w:cstheme="minorHAnsi"/>
          <w:bCs/>
          <w:color w:val="000000"/>
          <w:sz w:val="22"/>
          <w:szCs w:val="22"/>
          <w:shd w:val="clear" w:color="auto" w:fill="FFFFFF"/>
        </w:rPr>
        <w:t>kount_RISK_CHANGE_VMAX</w:t>
      </w:r>
      <w:proofErr w:type="spellEnd"/>
    </w:p>
    <w:p w:rsidR="00DF02B8" w:rsidRPr="00023ECE" w:rsidRDefault="00DF02B8" w:rsidP="00DF02B8">
      <w:pPr>
        <w:pStyle w:val="Standard1"/>
        <w:numPr>
          <w:ilvl w:val="1"/>
          <w:numId w:val="30"/>
        </w:numPr>
        <w:spacing w:after="0" w:line="240" w:lineRule="auto"/>
        <w:rPr>
          <w:rFonts w:asciiTheme="minorHAnsi" w:hAnsiTheme="minorHAnsi" w:cstheme="minorHAnsi"/>
          <w:sz w:val="22"/>
          <w:szCs w:val="22"/>
        </w:rPr>
      </w:pPr>
      <w:proofErr w:type="spellStart"/>
      <w:r w:rsidRPr="00023ECE">
        <w:rPr>
          <w:rFonts w:asciiTheme="minorHAnsi" w:hAnsiTheme="minorHAnsi" w:cstheme="minorHAnsi"/>
          <w:bCs/>
          <w:color w:val="000000"/>
          <w:sz w:val="22"/>
          <w:szCs w:val="22"/>
          <w:shd w:val="clear" w:color="auto" w:fill="FFFFFF"/>
        </w:rPr>
        <w:t>kount_RISK_CHANGE_SCOR</w:t>
      </w:r>
      <w:proofErr w:type="spellEnd"/>
    </w:p>
    <w:p w:rsidR="00DF02B8" w:rsidRPr="00023ECE" w:rsidRDefault="00DF02B8" w:rsidP="00DF02B8">
      <w:pPr>
        <w:pStyle w:val="Standard1"/>
        <w:numPr>
          <w:ilvl w:val="1"/>
          <w:numId w:val="30"/>
        </w:numPr>
        <w:spacing w:after="0" w:line="240" w:lineRule="auto"/>
        <w:rPr>
          <w:rFonts w:asciiTheme="minorHAnsi" w:hAnsiTheme="minorHAnsi" w:cstheme="minorHAnsi"/>
          <w:sz w:val="22"/>
          <w:szCs w:val="22"/>
        </w:rPr>
      </w:pPr>
      <w:proofErr w:type="spellStart"/>
      <w:r w:rsidRPr="00023ECE">
        <w:rPr>
          <w:rFonts w:asciiTheme="minorHAnsi" w:hAnsiTheme="minorHAnsi" w:cstheme="minorHAnsi"/>
          <w:bCs/>
          <w:color w:val="000000"/>
          <w:sz w:val="22"/>
          <w:szCs w:val="22"/>
          <w:shd w:val="clear" w:color="auto" w:fill="FFFFFF"/>
        </w:rPr>
        <w:t>kount_RISK_CHANGE_VELO</w:t>
      </w:r>
      <w:proofErr w:type="spellEnd"/>
    </w:p>
    <w:p w:rsidR="00DF02B8" w:rsidRPr="00023ECE" w:rsidRDefault="00DF02B8" w:rsidP="00DF02B8">
      <w:pPr>
        <w:pStyle w:val="Standard1"/>
        <w:numPr>
          <w:ilvl w:val="1"/>
          <w:numId w:val="30"/>
        </w:numPr>
        <w:spacing w:after="0" w:line="240" w:lineRule="auto"/>
        <w:rPr>
          <w:rFonts w:asciiTheme="minorHAnsi" w:hAnsiTheme="minorHAnsi" w:cstheme="minorHAnsi"/>
          <w:sz w:val="22"/>
          <w:szCs w:val="22"/>
        </w:rPr>
      </w:pPr>
      <w:proofErr w:type="spellStart"/>
      <w:r w:rsidRPr="00023ECE">
        <w:rPr>
          <w:rFonts w:asciiTheme="minorHAnsi" w:hAnsiTheme="minorHAnsi" w:cstheme="minorHAnsi"/>
          <w:bCs/>
          <w:color w:val="000000"/>
          <w:sz w:val="22"/>
          <w:szCs w:val="22"/>
          <w:shd w:val="clear" w:color="auto" w:fill="FFFFFF"/>
        </w:rPr>
        <w:t>kount_RISK_CHANGE_REPLY</w:t>
      </w:r>
      <w:proofErr w:type="spellEnd"/>
    </w:p>
    <w:p w:rsidR="00DF02B8" w:rsidRDefault="00DF02B8" w:rsidP="00DF02B8">
      <w:pPr>
        <w:pStyle w:val="Standard1"/>
        <w:numPr>
          <w:ilvl w:val="1"/>
          <w:numId w:val="30"/>
        </w:numPr>
        <w:spacing w:after="0" w:line="240" w:lineRule="auto"/>
        <w:rPr>
          <w:rFonts w:asciiTheme="minorHAnsi" w:hAnsiTheme="minorHAnsi" w:cstheme="minorHAnsi"/>
          <w:sz w:val="22"/>
          <w:szCs w:val="22"/>
        </w:rPr>
      </w:pPr>
      <w:proofErr w:type="spellStart"/>
      <w:r w:rsidRPr="00023ECE">
        <w:rPr>
          <w:rFonts w:asciiTheme="minorHAnsi" w:hAnsiTheme="minorHAnsi" w:cstheme="minorHAnsi"/>
          <w:sz w:val="22"/>
          <w:szCs w:val="22"/>
        </w:rPr>
        <w:t>kount_RISK_CHANGE_REAS</w:t>
      </w:r>
      <w:proofErr w:type="spellEnd"/>
    </w:p>
    <w:p w:rsidR="009110E9" w:rsidRDefault="009110E9">
      <w:r>
        <w:br w:type="page"/>
      </w:r>
    </w:p>
    <w:p w:rsidR="009110E9" w:rsidRDefault="009110E9" w:rsidP="009110E9">
      <w:pPr>
        <w:pStyle w:val="ab"/>
      </w:pPr>
      <w:r>
        <w:lastRenderedPageBreak/>
        <w:t>Appendix B : Test Cases</w:t>
      </w:r>
    </w:p>
    <w:p w:rsidR="009110E9" w:rsidRDefault="009110E9" w:rsidP="009110E9">
      <w:pPr>
        <w:pStyle w:val="1"/>
        <w:numPr>
          <w:ilvl w:val="0"/>
          <w:numId w:val="0"/>
        </w:numPr>
      </w:pPr>
      <w:bookmarkStart w:id="374" w:name="_Toc358635586"/>
      <w:r>
        <w:t>Verifying the Functionality of the Cartridge: Test Cases</w:t>
      </w:r>
      <w:bookmarkEnd w:id="374"/>
    </w:p>
    <w:p w:rsidR="009110E9" w:rsidRPr="00A32BF0" w:rsidRDefault="00A60331" w:rsidP="009110E9">
      <w:pPr>
        <w:pStyle w:val="22"/>
        <w:ind w:left="1080"/>
        <w:rPr>
          <w:b/>
          <w:lang w:val="en-US"/>
          <w:rPrChange w:id="375" w:author="Демонстрационная версия" w:date="2013-05-17T12:33:00Z">
            <w:rPr>
              <w:b/>
            </w:rPr>
          </w:rPrChange>
        </w:rPr>
      </w:pPr>
      <w:r w:rsidRPr="00A60331">
        <w:rPr>
          <w:b/>
          <w:lang w:val="en-US"/>
          <w:rPrChange w:id="376" w:author="Демонстрационная версия" w:date="2013-05-17T12:33:00Z">
            <w:rPr>
              <w:b/>
            </w:rPr>
          </w:rPrChange>
        </w:rPr>
        <w:t>General Prerequisites:</w:t>
      </w:r>
    </w:p>
    <w:p w:rsidR="009110E9" w:rsidRDefault="009110E9" w:rsidP="009110E9">
      <w:pPr>
        <w:pStyle w:val="22"/>
        <w:ind w:left="1080"/>
        <w:rPr>
          <w:lang w:val="en-US"/>
        </w:rPr>
      </w:pPr>
    </w:p>
    <w:p w:rsidR="009110E9" w:rsidRPr="00894111" w:rsidRDefault="009110E9" w:rsidP="009110E9">
      <w:pPr>
        <w:pStyle w:val="22"/>
        <w:ind w:left="1080"/>
        <w:rPr>
          <w:lang w:val="en-US"/>
        </w:rPr>
      </w:pPr>
      <w:r w:rsidRPr="00EB18F1">
        <w:rPr>
          <w:sz w:val="24"/>
          <w:lang w:val="en-US"/>
        </w:rPr>
        <w:t>Requirements for Test Cases:</w:t>
      </w:r>
    </w:p>
    <w:p w:rsidR="009110E9" w:rsidRPr="00894111" w:rsidRDefault="009110E9" w:rsidP="009110E9">
      <w:pPr>
        <w:pStyle w:val="22"/>
        <w:ind w:left="1080"/>
        <w:rPr>
          <w:lang w:val="en-US"/>
        </w:rPr>
      </w:pPr>
      <w:r w:rsidRPr="00894111">
        <w:rPr>
          <w:lang w:val="en-US"/>
        </w:rPr>
        <w:t>1. Link to send box server and Business Manager credentials.</w:t>
      </w:r>
    </w:p>
    <w:p w:rsidR="009110E9" w:rsidRPr="00894111" w:rsidRDefault="009110E9" w:rsidP="009110E9">
      <w:pPr>
        <w:pStyle w:val="22"/>
        <w:ind w:left="1080"/>
        <w:rPr>
          <w:lang w:val="en-US"/>
        </w:rPr>
      </w:pPr>
      <w:r w:rsidRPr="00894111">
        <w:rPr>
          <w:lang w:val="en-US"/>
        </w:rPr>
        <w:t xml:space="preserve">2. </w:t>
      </w:r>
      <w:proofErr w:type="spellStart"/>
      <w:r w:rsidRPr="00894111">
        <w:rPr>
          <w:lang w:val="en-US"/>
        </w:rPr>
        <w:t>Kount</w:t>
      </w:r>
      <w:proofErr w:type="spellEnd"/>
      <w:r w:rsidRPr="00894111">
        <w:rPr>
          <w:lang w:val="en-US"/>
        </w:rPr>
        <w:t xml:space="preserve"> account (</w:t>
      </w:r>
      <w:r w:rsidR="00A60331">
        <w:fldChar w:fldCharType="begin"/>
      </w:r>
      <w:r w:rsidR="00A60331" w:rsidRPr="00A60331">
        <w:rPr>
          <w:lang w:val="en-US"/>
          <w:rPrChange w:id="377" w:author="Демонстрационная версия" w:date="2013-05-17T12:33:00Z">
            <w:rPr/>
          </w:rPrChange>
        </w:rPr>
        <w:instrText>HYPERLINK "https://awc.test.kount.net/"</w:instrText>
      </w:r>
      <w:r w:rsidR="00A60331">
        <w:fldChar w:fldCharType="separate"/>
      </w:r>
      <w:r w:rsidRPr="00894111">
        <w:rPr>
          <w:rStyle w:val="a7"/>
          <w:rFonts w:asciiTheme="minorHAnsi" w:hAnsiTheme="minorHAnsi" w:cstheme="minorHAnsi"/>
          <w:color w:val="1155CC"/>
          <w:lang w:val="en-US"/>
        </w:rPr>
        <w:t>https://awc.test.kount.net</w:t>
      </w:r>
      <w:r w:rsidR="00A60331">
        <w:fldChar w:fldCharType="end"/>
      </w:r>
      <w:r w:rsidRPr="00894111">
        <w:rPr>
          <w:lang w:val="en-US"/>
        </w:rPr>
        <w:t>)</w:t>
      </w:r>
    </w:p>
    <w:p w:rsidR="009110E9" w:rsidRPr="00894111" w:rsidRDefault="009110E9" w:rsidP="009110E9">
      <w:pPr>
        <w:pStyle w:val="22"/>
        <w:ind w:left="1080"/>
        <w:rPr>
          <w:lang w:val="en-US"/>
        </w:rPr>
      </w:pPr>
      <w:r w:rsidRPr="00894111">
        <w:rPr>
          <w:lang w:val="en-US"/>
        </w:rPr>
        <w:t>3. In your browser installed Firebug or another tool, which help you to see page sources.</w:t>
      </w:r>
    </w:p>
    <w:p w:rsidR="009110E9" w:rsidRPr="00894111" w:rsidRDefault="009110E9" w:rsidP="009110E9">
      <w:pPr>
        <w:pStyle w:val="22"/>
        <w:ind w:left="1080"/>
        <w:rPr>
          <w:lang w:val="en-US"/>
        </w:rPr>
      </w:pPr>
    </w:p>
    <w:p w:rsidR="009110E9" w:rsidRDefault="009110E9" w:rsidP="009110E9">
      <w:pPr>
        <w:pStyle w:val="22"/>
        <w:ind w:left="1080"/>
        <w:rPr>
          <w:b/>
          <w:lang w:val="en-US"/>
        </w:rPr>
      </w:pPr>
    </w:p>
    <w:p w:rsidR="009110E9" w:rsidRPr="00894111" w:rsidRDefault="009110E9" w:rsidP="009110E9">
      <w:pPr>
        <w:pStyle w:val="22"/>
        <w:ind w:left="1080"/>
        <w:rPr>
          <w:b/>
          <w:lang w:val="en-US"/>
        </w:rPr>
      </w:pPr>
      <w:proofErr w:type="spellStart"/>
      <w:r w:rsidRPr="00894111">
        <w:rPr>
          <w:b/>
          <w:lang w:val="en-US"/>
        </w:rPr>
        <w:t>T</w:t>
      </w:r>
      <w:r>
        <w:rPr>
          <w:b/>
          <w:lang w:val="en-US"/>
        </w:rPr>
        <w:t>est</w:t>
      </w:r>
      <w:r w:rsidRPr="00894111">
        <w:rPr>
          <w:b/>
          <w:lang w:val="en-US"/>
        </w:rPr>
        <w:t>C</w:t>
      </w:r>
      <w:r>
        <w:rPr>
          <w:b/>
          <w:lang w:val="en-US"/>
        </w:rPr>
        <w:t>ase</w:t>
      </w:r>
      <w:proofErr w:type="spellEnd"/>
      <w:r>
        <w:rPr>
          <w:b/>
          <w:lang w:val="en-US"/>
        </w:rPr>
        <w:t xml:space="preserve"> </w:t>
      </w:r>
      <w:r w:rsidRPr="00894111">
        <w:rPr>
          <w:b/>
          <w:lang w:val="en-US"/>
        </w:rPr>
        <w:t>1</w:t>
      </w:r>
      <w:r>
        <w:rPr>
          <w:b/>
          <w:lang w:val="en-US"/>
        </w:rPr>
        <w:t>:</w:t>
      </w:r>
      <w:r w:rsidRPr="00894111">
        <w:rPr>
          <w:b/>
          <w:lang w:val="en-US"/>
        </w:rPr>
        <w:t xml:space="preserve"> </w:t>
      </w:r>
      <w:r>
        <w:rPr>
          <w:b/>
          <w:lang w:val="en-US"/>
        </w:rPr>
        <w:br/>
      </w:r>
      <w:proofErr w:type="spellStart"/>
      <w:r w:rsidRPr="00894111">
        <w:rPr>
          <w:b/>
          <w:lang w:val="en-US"/>
        </w:rPr>
        <w:t>B</w:t>
      </w:r>
      <w:r>
        <w:rPr>
          <w:b/>
          <w:lang w:val="en-US"/>
        </w:rPr>
        <w:t>usiness</w:t>
      </w:r>
      <w:r w:rsidRPr="00894111">
        <w:rPr>
          <w:b/>
          <w:lang w:val="en-US"/>
        </w:rPr>
        <w:t>M</w:t>
      </w:r>
      <w:r>
        <w:rPr>
          <w:b/>
          <w:lang w:val="en-US"/>
        </w:rPr>
        <w:t>anger</w:t>
      </w:r>
      <w:proofErr w:type="spellEnd"/>
      <w:r w:rsidRPr="00894111">
        <w:rPr>
          <w:b/>
          <w:lang w:val="en-US"/>
        </w:rPr>
        <w:t xml:space="preserve">. </w:t>
      </w:r>
      <w:proofErr w:type="spellStart"/>
      <w:r w:rsidRPr="00894111">
        <w:rPr>
          <w:b/>
          <w:lang w:val="en-US"/>
        </w:rPr>
        <w:t>Kount</w:t>
      </w:r>
      <w:proofErr w:type="spellEnd"/>
      <w:r w:rsidRPr="00894111">
        <w:rPr>
          <w:b/>
          <w:lang w:val="en-US"/>
        </w:rPr>
        <w:t xml:space="preserve"> preferences. Check required fields.</w:t>
      </w:r>
    </w:p>
    <w:p w:rsidR="009110E9" w:rsidRDefault="009110E9" w:rsidP="009110E9">
      <w:pPr>
        <w:pStyle w:val="22"/>
        <w:ind w:left="1080"/>
        <w:rPr>
          <w:lang w:val="en-US"/>
        </w:rPr>
      </w:pPr>
    </w:p>
    <w:p w:rsidR="009110E9" w:rsidRPr="00894111" w:rsidRDefault="009110E9" w:rsidP="009110E9">
      <w:pPr>
        <w:pStyle w:val="22"/>
        <w:ind w:left="1080"/>
        <w:rPr>
          <w:lang w:val="en-US"/>
        </w:rPr>
      </w:pPr>
      <w:r w:rsidRPr="00894111">
        <w:rPr>
          <w:lang w:val="en-US"/>
        </w:rPr>
        <w:t>Steps:</w:t>
      </w:r>
    </w:p>
    <w:p w:rsidR="009110E9" w:rsidRPr="00894111" w:rsidRDefault="009110E9" w:rsidP="009110E9">
      <w:pPr>
        <w:pStyle w:val="22"/>
        <w:ind w:left="1080"/>
        <w:rPr>
          <w:lang w:val="en-US"/>
        </w:rPr>
      </w:pPr>
      <w:r w:rsidRPr="00894111">
        <w:rPr>
          <w:lang w:val="en-US"/>
        </w:rPr>
        <w:t xml:space="preserve">1. Login to BM and open </w:t>
      </w:r>
      <w:proofErr w:type="spellStart"/>
      <w:r w:rsidRPr="00894111">
        <w:rPr>
          <w:lang w:val="en-US"/>
        </w:rPr>
        <w:t>Kount</w:t>
      </w:r>
      <w:proofErr w:type="spellEnd"/>
      <w:r w:rsidRPr="00894111">
        <w:rPr>
          <w:lang w:val="en-US"/>
        </w:rPr>
        <w:t xml:space="preserve"> &gt; Site Preferences &gt; Custom Preferences &gt; </w:t>
      </w:r>
      <w:proofErr w:type="spellStart"/>
      <w:r w:rsidRPr="00894111">
        <w:rPr>
          <w:lang w:val="en-US"/>
        </w:rPr>
        <w:t>Kount</w:t>
      </w:r>
      <w:proofErr w:type="spellEnd"/>
      <w:r w:rsidRPr="00894111">
        <w:rPr>
          <w:lang w:val="en-US"/>
        </w:rPr>
        <w:t>.</w:t>
      </w:r>
    </w:p>
    <w:p w:rsidR="009110E9" w:rsidRPr="00894111" w:rsidRDefault="009110E9" w:rsidP="009110E9">
      <w:pPr>
        <w:pStyle w:val="22"/>
        <w:ind w:left="1080"/>
        <w:rPr>
          <w:lang w:val="en-US"/>
        </w:rPr>
      </w:pPr>
      <w:r w:rsidRPr="00894111">
        <w:rPr>
          <w:lang w:val="en-US"/>
        </w:rPr>
        <w:t>2. Verify that next components are available:</w:t>
      </w:r>
    </w:p>
    <w:p w:rsidR="009110E9" w:rsidRPr="00894111" w:rsidRDefault="009110E9" w:rsidP="009110E9">
      <w:pPr>
        <w:pStyle w:val="22"/>
        <w:ind w:left="1080"/>
        <w:rPr>
          <w:lang w:val="en-US"/>
        </w:rPr>
      </w:pPr>
      <w:r w:rsidRPr="00894111">
        <w:rPr>
          <w:lang w:val="en-US"/>
        </w:rPr>
        <w:t xml:space="preserve">- Enable </w:t>
      </w:r>
      <w:proofErr w:type="spellStart"/>
      <w:r w:rsidRPr="00894111">
        <w:rPr>
          <w:lang w:val="en-US"/>
        </w:rPr>
        <w:t>Kount</w:t>
      </w:r>
      <w:proofErr w:type="spellEnd"/>
      <w:r w:rsidRPr="00894111">
        <w:rPr>
          <w:lang w:val="en-US"/>
        </w:rPr>
        <w:t xml:space="preserve"> checkbox</w:t>
      </w:r>
    </w:p>
    <w:p w:rsidR="009110E9" w:rsidRPr="00894111" w:rsidRDefault="009110E9" w:rsidP="009110E9">
      <w:pPr>
        <w:pStyle w:val="22"/>
        <w:ind w:left="1080"/>
        <w:rPr>
          <w:lang w:val="en-US"/>
        </w:rPr>
      </w:pPr>
      <w:r w:rsidRPr="00894111">
        <w:rPr>
          <w:lang w:val="en-US"/>
        </w:rPr>
        <w:t xml:space="preserve">- </w:t>
      </w:r>
      <w:proofErr w:type="spellStart"/>
      <w:r w:rsidRPr="00894111">
        <w:rPr>
          <w:lang w:val="en-US"/>
        </w:rPr>
        <w:t>Kount</w:t>
      </w:r>
      <w:proofErr w:type="spellEnd"/>
      <w:r w:rsidRPr="00894111">
        <w:rPr>
          <w:lang w:val="en-US"/>
        </w:rPr>
        <w:t xml:space="preserve"> DC Server </w:t>
      </w:r>
      <w:proofErr w:type="spellStart"/>
      <w:r w:rsidRPr="00894111">
        <w:rPr>
          <w:lang w:val="en-US"/>
        </w:rPr>
        <w:t>Url</w:t>
      </w:r>
      <w:proofErr w:type="spellEnd"/>
      <w:r w:rsidRPr="00894111">
        <w:rPr>
          <w:lang w:val="en-US"/>
        </w:rPr>
        <w:t xml:space="preserve"> field</w:t>
      </w:r>
    </w:p>
    <w:p w:rsidR="009110E9" w:rsidRPr="00894111" w:rsidRDefault="009110E9" w:rsidP="009110E9">
      <w:pPr>
        <w:pStyle w:val="22"/>
        <w:ind w:left="1080"/>
        <w:rPr>
          <w:lang w:val="en-US"/>
        </w:rPr>
      </w:pPr>
      <w:r w:rsidRPr="00894111">
        <w:rPr>
          <w:lang w:val="en-US"/>
        </w:rPr>
        <w:t xml:space="preserve">- </w:t>
      </w:r>
      <w:proofErr w:type="spellStart"/>
      <w:r w:rsidRPr="00894111">
        <w:rPr>
          <w:lang w:val="en-US"/>
        </w:rPr>
        <w:t>Kount</w:t>
      </w:r>
      <w:proofErr w:type="spellEnd"/>
      <w:r w:rsidRPr="00894111">
        <w:rPr>
          <w:lang w:val="en-US"/>
        </w:rPr>
        <w:t xml:space="preserve"> RIS Server URL field</w:t>
      </w:r>
    </w:p>
    <w:p w:rsidR="009110E9" w:rsidRPr="00894111" w:rsidRDefault="009110E9" w:rsidP="009110E9">
      <w:pPr>
        <w:pStyle w:val="22"/>
        <w:ind w:left="1080"/>
        <w:rPr>
          <w:lang w:val="en-US"/>
        </w:rPr>
      </w:pPr>
      <w:r w:rsidRPr="00894111">
        <w:rPr>
          <w:lang w:val="en-US"/>
        </w:rPr>
        <w:t xml:space="preserve">- Array of IP </w:t>
      </w:r>
      <w:proofErr w:type="spellStart"/>
      <w:r w:rsidRPr="00894111">
        <w:rPr>
          <w:lang w:val="en-US"/>
        </w:rPr>
        <w:t>textarea</w:t>
      </w:r>
      <w:proofErr w:type="spellEnd"/>
    </w:p>
    <w:p w:rsidR="009110E9" w:rsidRPr="00894111" w:rsidRDefault="009110E9" w:rsidP="009110E9">
      <w:pPr>
        <w:pStyle w:val="22"/>
        <w:ind w:left="1080"/>
        <w:rPr>
          <w:lang w:val="en-US"/>
        </w:rPr>
      </w:pPr>
      <w:r w:rsidRPr="00894111">
        <w:rPr>
          <w:lang w:val="en-US"/>
        </w:rPr>
        <w:t>- Website ID field</w:t>
      </w:r>
    </w:p>
    <w:p w:rsidR="009110E9" w:rsidRPr="00894111" w:rsidRDefault="009110E9" w:rsidP="009110E9">
      <w:pPr>
        <w:pStyle w:val="22"/>
        <w:ind w:left="1080"/>
        <w:rPr>
          <w:lang w:val="en-US"/>
        </w:rPr>
      </w:pPr>
      <w:r w:rsidRPr="00894111">
        <w:rPr>
          <w:lang w:val="en-US"/>
        </w:rPr>
        <w:t>- Merchant ID field</w:t>
      </w:r>
    </w:p>
    <w:p w:rsidR="009110E9" w:rsidRPr="00894111" w:rsidRDefault="009110E9" w:rsidP="009110E9">
      <w:pPr>
        <w:pStyle w:val="22"/>
        <w:ind w:left="1080"/>
        <w:rPr>
          <w:lang w:val="en-US"/>
        </w:rPr>
      </w:pPr>
      <w:r w:rsidRPr="00894111">
        <w:rPr>
          <w:lang w:val="en-US"/>
        </w:rPr>
        <w:t xml:space="preserve">- </w:t>
      </w:r>
      <w:proofErr w:type="spellStart"/>
      <w:r w:rsidRPr="00894111">
        <w:rPr>
          <w:lang w:val="en-US"/>
        </w:rPr>
        <w:t>Kount</w:t>
      </w:r>
      <w:proofErr w:type="spellEnd"/>
      <w:r w:rsidRPr="00894111">
        <w:rPr>
          <w:lang w:val="en-US"/>
        </w:rPr>
        <w:t xml:space="preserve"> AWC link field</w:t>
      </w:r>
    </w:p>
    <w:p w:rsidR="009110E9" w:rsidRPr="00894111" w:rsidRDefault="009110E9" w:rsidP="009110E9">
      <w:pPr>
        <w:pStyle w:val="22"/>
        <w:ind w:left="1080"/>
        <w:rPr>
          <w:lang w:val="en-US"/>
        </w:rPr>
      </w:pPr>
      <w:r w:rsidRPr="00894111">
        <w:rPr>
          <w:lang w:val="en-US"/>
        </w:rPr>
        <w:t>- Enable Event Notification Service checkbox</w:t>
      </w:r>
    </w:p>
    <w:p w:rsidR="009110E9" w:rsidRPr="00894111" w:rsidRDefault="009110E9" w:rsidP="009110E9">
      <w:pPr>
        <w:pStyle w:val="22"/>
        <w:ind w:left="1080"/>
        <w:rPr>
          <w:lang w:val="en-US"/>
        </w:rPr>
      </w:pPr>
      <w:r w:rsidRPr="00894111">
        <w:rPr>
          <w:lang w:val="en-US"/>
        </w:rPr>
        <w:t xml:space="preserve">- </w:t>
      </w:r>
      <w:proofErr w:type="spellStart"/>
      <w:r w:rsidRPr="00894111">
        <w:rPr>
          <w:lang w:val="en-US"/>
        </w:rPr>
        <w:t>Kount</w:t>
      </w:r>
      <w:proofErr w:type="spellEnd"/>
      <w:r w:rsidRPr="00894111">
        <w:rPr>
          <w:lang w:val="en-US"/>
        </w:rPr>
        <w:t xml:space="preserve"> Email list </w:t>
      </w:r>
      <w:proofErr w:type="spellStart"/>
      <w:r w:rsidRPr="00894111">
        <w:rPr>
          <w:lang w:val="en-US"/>
        </w:rPr>
        <w:t>textarea</w:t>
      </w:r>
      <w:proofErr w:type="spellEnd"/>
    </w:p>
    <w:p w:rsidR="009110E9" w:rsidRPr="00894111" w:rsidRDefault="009110E9" w:rsidP="009110E9">
      <w:pPr>
        <w:pStyle w:val="22"/>
        <w:ind w:left="1080"/>
        <w:rPr>
          <w:lang w:val="en-US"/>
        </w:rPr>
      </w:pPr>
      <w:r w:rsidRPr="00894111">
        <w:rPr>
          <w:lang w:val="en-US"/>
        </w:rPr>
        <w:t>- RISK_CHANGE_NETW</w:t>
      </w:r>
    </w:p>
    <w:p w:rsidR="009110E9" w:rsidRPr="00894111" w:rsidRDefault="009110E9" w:rsidP="009110E9">
      <w:pPr>
        <w:pStyle w:val="22"/>
        <w:ind w:left="1080"/>
        <w:rPr>
          <w:lang w:val="en-US"/>
        </w:rPr>
      </w:pPr>
      <w:r w:rsidRPr="00894111">
        <w:rPr>
          <w:lang w:val="en-US"/>
        </w:rPr>
        <w:t>- RISK_CHANGE_GEOX</w:t>
      </w:r>
    </w:p>
    <w:p w:rsidR="009110E9" w:rsidRPr="00894111" w:rsidRDefault="009110E9" w:rsidP="009110E9">
      <w:pPr>
        <w:pStyle w:val="22"/>
        <w:ind w:left="1080"/>
        <w:rPr>
          <w:lang w:val="en-US"/>
        </w:rPr>
      </w:pPr>
      <w:r w:rsidRPr="00894111">
        <w:rPr>
          <w:lang w:val="en-US"/>
        </w:rPr>
        <w:t>- RISK_CHANGE_VMAX</w:t>
      </w:r>
    </w:p>
    <w:p w:rsidR="009110E9" w:rsidRPr="00894111" w:rsidRDefault="009110E9" w:rsidP="009110E9">
      <w:pPr>
        <w:pStyle w:val="22"/>
        <w:ind w:left="1080"/>
        <w:rPr>
          <w:lang w:val="en-US"/>
        </w:rPr>
      </w:pPr>
      <w:r w:rsidRPr="00894111">
        <w:rPr>
          <w:lang w:val="en-US"/>
        </w:rPr>
        <w:t>- RISK_CHANGE_SCOR</w:t>
      </w:r>
    </w:p>
    <w:p w:rsidR="009110E9" w:rsidRPr="00894111" w:rsidRDefault="009110E9" w:rsidP="009110E9">
      <w:pPr>
        <w:pStyle w:val="22"/>
        <w:ind w:left="1080"/>
        <w:rPr>
          <w:lang w:val="en-US"/>
        </w:rPr>
      </w:pPr>
      <w:r w:rsidRPr="00894111">
        <w:rPr>
          <w:lang w:val="en-US"/>
        </w:rPr>
        <w:t>- RISK_CHANGE_VELO</w:t>
      </w:r>
    </w:p>
    <w:p w:rsidR="009110E9" w:rsidRPr="00894111" w:rsidRDefault="009110E9" w:rsidP="009110E9">
      <w:pPr>
        <w:pStyle w:val="22"/>
        <w:ind w:left="1080"/>
        <w:rPr>
          <w:lang w:val="en-US"/>
        </w:rPr>
      </w:pPr>
      <w:r w:rsidRPr="00894111">
        <w:rPr>
          <w:lang w:val="en-US"/>
        </w:rPr>
        <w:t>- RISK_CHANGE_REPLY</w:t>
      </w:r>
    </w:p>
    <w:p w:rsidR="009110E9" w:rsidRPr="00894111" w:rsidRDefault="009110E9" w:rsidP="009110E9">
      <w:pPr>
        <w:pStyle w:val="22"/>
        <w:ind w:left="1080"/>
        <w:rPr>
          <w:lang w:val="en-US"/>
        </w:rPr>
      </w:pPr>
      <w:r w:rsidRPr="00894111">
        <w:rPr>
          <w:lang w:val="en-US"/>
        </w:rPr>
        <w:t>- RISK_CHANGE_REAS</w:t>
      </w:r>
    </w:p>
    <w:p w:rsidR="009110E9" w:rsidRPr="00894111" w:rsidRDefault="009110E9" w:rsidP="009110E9">
      <w:pPr>
        <w:pStyle w:val="22"/>
        <w:ind w:left="1080"/>
        <w:rPr>
          <w:lang w:val="en-US"/>
        </w:rPr>
      </w:pPr>
      <w:r w:rsidRPr="00894111">
        <w:rPr>
          <w:lang w:val="en-US"/>
        </w:rPr>
        <w:t>- Apply and Reset buttons</w:t>
      </w:r>
      <w:r w:rsidRPr="00894111">
        <w:rPr>
          <w:lang w:val="en-US"/>
        </w:rPr>
        <w:br/>
      </w:r>
    </w:p>
    <w:p w:rsidR="009110E9" w:rsidRDefault="009110E9" w:rsidP="009110E9">
      <w:pPr>
        <w:pStyle w:val="22"/>
        <w:ind w:left="1080"/>
        <w:rPr>
          <w:b/>
          <w:lang w:val="en-US"/>
        </w:rPr>
      </w:pPr>
      <w:proofErr w:type="spellStart"/>
      <w:r w:rsidRPr="00894111">
        <w:rPr>
          <w:b/>
          <w:lang w:val="en-US"/>
        </w:rPr>
        <w:t>T</w:t>
      </w:r>
      <w:r>
        <w:rPr>
          <w:b/>
          <w:lang w:val="en-US"/>
        </w:rPr>
        <w:t>est</w:t>
      </w:r>
      <w:r w:rsidRPr="00894111">
        <w:rPr>
          <w:b/>
          <w:lang w:val="en-US"/>
        </w:rPr>
        <w:t>C</w:t>
      </w:r>
      <w:r>
        <w:rPr>
          <w:b/>
          <w:lang w:val="en-US"/>
        </w:rPr>
        <w:t>ase</w:t>
      </w:r>
      <w:proofErr w:type="spellEnd"/>
      <w:r>
        <w:rPr>
          <w:b/>
          <w:lang w:val="en-US"/>
        </w:rPr>
        <w:t xml:space="preserve"> </w:t>
      </w:r>
      <w:r w:rsidRPr="00894111">
        <w:rPr>
          <w:b/>
          <w:lang w:val="en-US"/>
        </w:rPr>
        <w:t>2.</w:t>
      </w:r>
    </w:p>
    <w:p w:rsidR="009110E9" w:rsidRPr="00894111" w:rsidRDefault="009110E9" w:rsidP="009110E9">
      <w:pPr>
        <w:pStyle w:val="22"/>
        <w:ind w:left="1080"/>
        <w:rPr>
          <w:b/>
          <w:lang w:val="en-US"/>
        </w:rPr>
      </w:pPr>
      <w:proofErr w:type="spellStart"/>
      <w:r w:rsidRPr="00894111">
        <w:rPr>
          <w:b/>
          <w:lang w:val="en-US"/>
        </w:rPr>
        <w:t>B</w:t>
      </w:r>
      <w:r>
        <w:rPr>
          <w:b/>
          <w:lang w:val="en-US"/>
        </w:rPr>
        <w:t>usiness</w:t>
      </w:r>
      <w:r w:rsidRPr="00894111">
        <w:rPr>
          <w:b/>
          <w:lang w:val="en-US"/>
        </w:rPr>
        <w:t>M</w:t>
      </w:r>
      <w:r>
        <w:rPr>
          <w:b/>
          <w:lang w:val="en-US"/>
        </w:rPr>
        <w:t>anager</w:t>
      </w:r>
      <w:proofErr w:type="spellEnd"/>
      <w:r w:rsidRPr="00894111">
        <w:rPr>
          <w:b/>
          <w:lang w:val="en-US"/>
        </w:rPr>
        <w:t xml:space="preserve">. Order options. Check </w:t>
      </w:r>
      <w:proofErr w:type="spellStart"/>
      <w:r w:rsidRPr="00894111">
        <w:rPr>
          <w:b/>
          <w:lang w:val="en-US"/>
        </w:rPr>
        <w:t>kount</w:t>
      </w:r>
      <w:proofErr w:type="spellEnd"/>
      <w:r w:rsidRPr="00894111">
        <w:rPr>
          <w:b/>
          <w:lang w:val="en-US"/>
        </w:rPr>
        <w:t xml:space="preserve"> field. </w:t>
      </w:r>
    </w:p>
    <w:p w:rsidR="009110E9" w:rsidRDefault="009110E9" w:rsidP="009110E9">
      <w:pPr>
        <w:pStyle w:val="22"/>
        <w:ind w:left="1080"/>
        <w:rPr>
          <w:lang w:val="en-US"/>
        </w:rPr>
      </w:pPr>
    </w:p>
    <w:p w:rsidR="009110E9" w:rsidRPr="00894111" w:rsidRDefault="009110E9" w:rsidP="009110E9">
      <w:pPr>
        <w:pStyle w:val="22"/>
        <w:ind w:left="1080"/>
        <w:rPr>
          <w:lang w:val="en-US"/>
        </w:rPr>
      </w:pPr>
      <w:r w:rsidRPr="00894111">
        <w:rPr>
          <w:lang w:val="en-US"/>
        </w:rPr>
        <w:t>Steps:</w:t>
      </w:r>
    </w:p>
    <w:p w:rsidR="009110E9" w:rsidRPr="00894111" w:rsidRDefault="009110E9" w:rsidP="009110E9">
      <w:pPr>
        <w:pStyle w:val="22"/>
        <w:ind w:left="1080"/>
        <w:rPr>
          <w:lang w:val="en-US"/>
        </w:rPr>
      </w:pPr>
      <w:r w:rsidRPr="00894111">
        <w:rPr>
          <w:lang w:val="en-US"/>
        </w:rPr>
        <w:t xml:space="preserve">1. Login to BM and open </w:t>
      </w:r>
      <w:proofErr w:type="spellStart"/>
      <w:r w:rsidRPr="00894111">
        <w:rPr>
          <w:lang w:val="en-US"/>
        </w:rPr>
        <w:t>Kount</w:t>
      </w:r>
      <w:proofErr w:type="spellEnd"/>
      <w:r w:rsidRPr="00894111">
        <w:rPr>
          <w:lang w:val="en-US"/>
        </w:rPr>
        <w:t xml:space="preserve"> &gt; Ordering &gt; Orders &gt; Find Order.</w:t>
      </w:r>
    </w:p>
    <w:p w:rsidR="009110E9" w:rsidRPr="00894111" w:rsidRDefault="009110E9" w:rsidP="009110E9">
      <w:pPr>
        <w:pStyle w:val="22"/>
        <w:ind w:left="1080"/>
        <w:rPr>
          <w:lang w:val="en-US"/>
        </w:rPr>
      </w:pPr>
      <w:r w:rsidRPr="00894111">
        <w:rPr>
          <w:lang w:val="en-US"/>
        </w:rPr>
        <w:t>2. Open Attributes tab.</w:t>
      </w:r>
    </w:p>
    <w:p w:rsidR="009110E9" w:rsidRPr="00894111" w:rsidRDefault="009110E9" w:rsidP="009110E9">
      <w:pPr>
        <w:pStyle w:val="22"/>
        <w:ind w:left="1080"/>
        <w:rPr>
          <w:lang w:val="en-US"/>
        </w:rPr>
      </w:pPr>
      <w:r w:rsidRPr="00894111">
        <w:rPr>
          <w:lang w:val="en-US"/>
        </w:rPr>
        <w:t xml:space="preserve">3. Verify that there is </w:t>
      </w:r>
      <w:proofErr w:type="spellStart"/>
      <w:r w:rsidRPr="00894111">
        <w:rPr>
          <w:lang w:val="en-US"/>
        </w:rPr>
        <w:t>Kount</w:t>
      </w:r>
      <w:proofErr w:type="spellEnd"/>
      <w:r w:rsidRPr="00894111">
        <w:rPr>
          <w:lang w:val="en-US"/>
        </w:rPr>
        <w:t xml:space="preserve"> Order Status select field, with next options:</w:t>
      </w:r>
    </w:p>
    <w:p w:rsidR="009110E9" w:rsidRPr="00894111" w:rsidRDefault="009110E9" w:rsidP="009110E9">
      <w:pPr>
        <w:pStyle w:val="22"/>
        <w:ind w:left="1080"/>
        <w:rPr>
          <w:lang w:val="en-US"/>
        </w:rPr>
      </w:pPr>
      <w:r w:rsidRPr="00894111">
        <w:rPr>
          <w:lang w:val="en-US"/>
        </w:rPr>
        <w:lastRenderedPageBreak/>
        <w:t>- Approved</w:t>
      </w:r>
    </w:p>
    <w:p w:rsidR="009110E9" w:rsidRPr="00894111" w:rsidRDefault="009110E9" w:rsidP="009110E9">
      <w:pPr>
        <w:pStyle w:val="22"/>
        <w:ind w:left="1080"/>
        <w:rPr>
          <w:lang w:val="en-US"/>
        </w:rPr>
      </w:pPr>
      <w:r w:rsidRPr="00894111">
        <w:rPr>
          <w:lang w:val="en-US"/>
        </w:rPr>
        <w:t>- Hold</w:t>
      </w:r>
    </w:p>
    <w:p w:rsidR="009110E9" w:rsidRDefault="009110E9" w:rsidP="009110E9">
      <w:pPr>
        <w:pStyle w:val="22"/>
        <w:ind w:left="1080"/>
        <w:rPr>
          <w:lang w:val="en-US"/>
        </w:rPr>
      </w:pPr>
      <w:r>
        <w:rPr>
          <w:lang w:val="en-US"/>
        </w:rPr>
        <w:t>- Declined</w:t>
      </w:r>
    </w:p>
    <w:p w:rsidR="009110E9" w:rsidRPr="004F3E92" w:rsidRDefault="009110E9" w:rsidP="009110E9">
      <w:pPr>
        <w:pStyle w:val="22"/>
        <w:ind w:left="1080"/>
        <w:rPr>
          <w:lang w:val="en-US"/>
        </w:rPr>
      </w:pPr>
      <w:r w:rsidRPr="004F3E92">
        <w:rPr>
          <w:lang w:val="en-US"/>
        </w:rPr>
        <w:t>- Change</w:t>
      </w:r>
    </w:p>
    <w:p w:rsidR="009110E9" w:rsidRPr="004F3E92" w:rsidRDefault="009110E9" w:rsidP="009110E9">
      <w:pPr>
        <w:pStyle w:val="22"/>
        <w:ind w:left="1080"/>
        <w:rPr>
          <w:lang w:val="en-US"/>
        </w:rPr>
      </w:pPr>
      <w:r w:rsidRPr="004F3E92">
        <w:rPr>
          <w:lang w:val="en-US"/>
        </w:rPr>
        <w:t>- Time out</w:t>
      </w:r>
    </w:p>
    <w:p w:rsidR="009110E9" w:rsidRPr="00894111" w:rsidRDefault="009110E9" w:rsidP="009110E9">
      <w:pPr>
        <w:pStyle w:val="22"/>
        <w:ind w:left="1080"/>
        <w:rPr>
          <w:lang w:val="en-US"/>
        </w:rPr>
      </w:pPr>
      <w:r w:rsidRPr="004F3E92">
        <w:rPr>
          <w:lang w:val="en-US"/>
        </w:rPr>
        <w:t>- Time out payment</w:t>
      </w:r>
    </w:p>
    <w:p w:rsidR="009110E9" w:rsidRPr="00894111" w:rsidRDefault="009110E9" w:rsidP="009110E9">
      <w:pPr>
        <w:pStyle w:val="22"/>
        <w:ind w:left="1080"/>
        <w:rPr>
          <w:lang w:val="en-US"/>
        </w:rPr>
      </w:pPr>
      <w:r w:rsidRPr="00894111">
        <w:rPr>
          <w:lang w:val="en-US"/>
        </w:rPr>
        <w:t>4. Verify that there are other fields:</w:t>
      </w:r>
    </w:p>
    <w:p w:rsidR="009110E9" w:rsidRPr="00894111" w:rsidRDefault="009110E9" w:rsidP="009110E9">
      <w:pPr>
        <w:pStyle w:val="22"/>
        <w:ind w:left="1080"/>
        <w:rPr>
          <w:lang w:val="en-US"/>
        </w:rPr>
      </w:pPr>
      <w:r w:rsidRPr="00894111">
        <w:rPr>
          <w:lang w:val="en-US"/>
        </w:rPr>
        <w:t xml:space="preserve">- </w:t>
      </w:r>
      <w:proofErr w:type="spellStart"/>
      <w:r w:rsidRPr="00894111">
        <w:rPr>
          <w:lang w:val="en-US"/>
        </w:rPr>
        <w:t>Kount</w:t>
      </w:r>
      <w:proofErr w:type="spellEnd"/>
      <w:r w:rsidRPr="00894111">
        <w:rPr>
          <w:lang w:val="en-US"/>
        </w:rPr>
        <w:t xml:space="preserve"> Order Transaction ID</w:t>
      </w:r>
    </w:p>
    <w:p w:rsidR="009110E9" w:rsidRPr="00894111" w:rsidRDefault="009110E9" w:rsidP="009110E9">
      <w:pPr>
        <w:pStyle w:val="22"/>
        <w:ind w:left="1080"/>
        <w:rPr>
          <w:lang w:val="en-US"/>
        </w:rPr>
      </w:pPr>
      <w:r w:rsidRPr="00894111">
        <w:rPr>
          <w:lang w:val="en-US"/>
        </w:rPr>
        <w:t xml:space="preserve">- </w:t>
      </w:r>
      <w:proofErr w:type="spellStart"/>
      <w:r w:rsidRPr="00894111">
        <w:rPr>
          <w:lang w:val="en-US"/>
        </w:rPr>
        <w:t>Kount</w:t>
      </w:r>
      <w:proofErr w:type="spellEnd"/>
      <w:r w:rsidRPr="00894111">
        <w:rPr>
          <w:lang w:val="en-US"/>
        </w:rPr>
        <w:t xml:space="preserve"> Order REAS</w:t>
      </w:r>
    </w:p>
    <w:p w:rsidR="009110E9" w:rsidRPr="00894111" w:rsidRDefault="009110E9" w:rsidP="009110E9">
      <w:pPr>
        <w:pStyle w:val="22"/>
        <w:ind w:left="1080"/>
        <w:rPr>
          <w:lang w:val="en-US"/>
        </w:rPr>
      </w:pPr>
      <w:r w:rsidRPr="00894111">
        <w:rPr>
          <w:lang w:val="en-US"/>
        </w:rPr>
        <w:t xml:space="preserve">- </w:t>
      </w:r>
      <w:proofErr w:type="spellStart"/>
      <w:r w:rsidRPr="00894111">
        <w:rPr>
          <w:lang w:val="en-US"/>
        </w:rPr>
        <w:t>Kount</w:t>
      </w:r>
      <w:proofErr w:type="spellEnd"/>
      <w:r w:rsidRPr="00894111">
        <w:rPr>
          <w:lang w:val="en-US"/>
        </w:rPr>
        <w:t xml:space="preserve"> Order GEOX</w:t>
      </w:r>
    </w:p>
    <w:p w:rsidR="009110E9" w:rsidRPr="00894111" w:rsidRDefault="009110E9" w:rsidP="009110E9">
      <w:pPr>
        <w:pStyle w:val="22"/>
        <w:ind w:left="1080"/>
        <w:rPr>
          <w:lang w:val="en-US"/>
        </w:rPr>
      </w:pPr>
      <w:r w:rsidRPr="00894111">
        <w:rPr>
          <w:lang w:val="en-US"/>
        </w:rPr>
        <w:t xml:space="preserve">- </w:t>
      </w:r>
      <w:proofErr w:type="spellStart"/>
      <w:r w:rsidRPr="00894111">
        <w:rPr>
          <w:lang w:val="en-US"/>
        </w:rPr>
        <w:t>Kount</w:t>
      </w:r>
      <w:proofErr w:type="spellEnd"/>
      <w:r w:rsidRPr="00894111">
        <w:rPr>
          <w:lang w:val="en-US"/>
        </w:rPr>
        <w:t xml:space="preserve"> Order NETW</w:t>
      </w:r>
    </w:p>
    <w:p w:rsidR="009110E9" w:rsidRPr="00894111" w:rsidRDefault="009110E9" w:rsidP="009110E9">
      <w:pPr>
        <w:pStyle w:val="22"/>
        <w:ind w:left="1080"/>
        <w:rPr>
          <w:lang w:val="en-US"/>
        </w:rPr>
      </w:pPr>
      <w:r w:rsidRPr="00894111">
        <w:rPr>
          <w:lang w:val="en-US"/>
        </w:rPr>
        <w:t xml:space="preserve">- </w:t>
      </w:r>
      <w:proofErr w:type="spellStart"/>
      <w:r w:rsidRPr="00894111">
        <w:rPr>
          <w:lang w:val="en-US"/>
        </w:rPr>
        <w:t>Kount</w:t>
      </w:r>
      <w:proofErr w:type="spellEnd"/>
      <w:r w:rsidRPr="00894111">
        <w:rPr>
          <w:lang w:val="en-US"/>
        </w:rPr>
        <w:t xml:space="preserve"> Order SCOR</w:t>
      </w:r>
    </w:p>
    <w:p w:rsidR="009110E9" w:rsidRPr="00894111" w:rsidRDefault="009110E9" w:rsidP="009110E9">
      <w:pPr>
        <w:pStyle w:val="22"/>
        <w:ind w:left="1080"/>
        <w:rPr>
          <w:lang w:val="en-US"/>
        </w:rPr>
      </w:pPr>
      <w:r w:rsidRPr="00894111">
        <w:rPr>
          <w:lang w:val="en-US"/>
        </w:rPr>
        <w:t xml:space="preserve">- </w:t>
      </w:r>
      <w:proofErr w:type="spellStart"/>
      <w:r w:rsidRPr="00894111">
        <w:rPr>
          <w:lang w:val="en-US"/>
        </w:rPr>
        <w:t>Kount</w:t>
      </w:r>
      <w:proofErr w:type="spellEnd"/>
      <w:r w:rsidRPr="00894111">
        <w:rPr>
          <w:lang w:val="en-US"/>
        </w:rPr>
        <w:t xml:space="preserve"> Order VELO</w:t>
      </w:r>
    </w:p>
    <w:p w:rsidR="009110E9" w:rsidRPr="00894111" w:rsidRDefault="009110E9" w:rsidP="009110E9">
      <w:pPr>
        <w:pStyle w:val="22"/>
        <w:ind w:left="1080"/>
        <w:rPr>
          <w:lang w:val="en-US"/>
        </w:rPr>
      </w:pPr>
      <w:r w:rsidRPr="00894111">
        <w:rPr>
          <w:lang w:val="en-US"/>
        </w:rPr>
        <w:t xml:space="preserve">- </w:t>
      </w:r>
      <w:proofErr w:type="spellStart"/>
      <w:r w:rsidRPr="00894111">
        <w:rPr>
          <w:lang w:val="en-US"/>
        </w:rPr>
        <w:t>Kount</w:t>
      </w:r>
      <w:proofErr w:type="spellEnd"/>
      <w:r w:rsidRPr="00894111">
        <w:rPr>
          <w:lang w:val="en-US"/>
        </w:rPr>
        <w:t xml:space="preserve"> Order VMAX</w:t>
      </w:r>
    </w:p>
    <w:p w:rsidR="009110E9" w:rsidRPr="00894111" w:rsidRDefault="009110E9" w:rsidP="009110E9">
      <w:pPr>
        <w:pStyle w:val="22"/>
        <w:ind w:left="1080"/>
        <w:rPr>
          <w:lang w:val="en-US"/>
        </w:rPr>
      </w:pPr>
    </w:p>
    <w:p w:rsidR="009110E9" w:rsidRDefault="009110E9" w:rsidP="009110E9">
      <w:pPr>
        <w:pStyle w:val="22"/>
        <w:ind w:left="1080"/>
        <w:rPr>
          <w:b/>
          <w:lang w:val="en-US"/>
        </w:rPr>
      </w:pPr>
      <w:proofErr w:type="spellStart"/>
      <w:r w:rsidRPr="00894111">
        <w:rPr>
          <w:b/>
          <w:lang w:val="en-US"/>
        </w:rPr>
        <w:t>T</w:t>
      </w:r>
      <w:r>
        <w:rPr>
          <w:b/>
          <w:lang w:val="en-US"/>
        </w:rPr>
        <w:t>est</w:t>
      </w:r>
      <w:r w:rsidRPr="00894111">
        <w:rPr>
          <w:b/>
          <w:lang w:val="en-US"/>
        </w:rPr>
        <w:t>C</w:t>
      </w:r>
      <w:r>
        <w:rPr>
          <w:b/>
          <w:lang w:val="en-US"/>
        </w:rPr>
        <w:t>ase</w:t>
      </w:r>
      <w:proofErr w:type="spellEnd"/>
      <w:r>
        <w:rPr>
          <w:b/>
          <w:lang w:val="en-US"/>
        </w:rPr>
        <w:t xml:space="preserve"> </w:t>
      </w:r>
      <w:r w:rsidRPr="00894111">
        <w:rPr>
          <w:b/>
          <w:lang w:val="en-US"/>
        </w:rPr>
        <w:t>3.</w:t>
      </w:r>
    </w:p>
    <w:p w:rsidR="009110E9" w:rsidRPr="00894111" w:rsidRDefault="009110E9" w:rsidP="009110E9">
      <w:pPr>
        <w:pStyle w:val="22"/>
        <w:ind w:left="1080"/>
        <w:rPr>
          <w:b/>
          <w:lang w:val="en-US"/>
        </w:rPr>
      </w:pPr>
      <w:proofErr w:type="spellStart"/>
      <w:r w:rsidRPr="00894111">
        <w:rPr>
          <w:b/>
          <w:lang w:val="en-US"/>
        </w:rPr>
        <w:t>B</w:t>
      </w:r>
      <w:r>
        <w:rPr>
          <w:b/>
          <w:lang w:val="en-US"/>
        </w:rPr>
        <w:t>usiness</w:t>
      </w:r>
      <w:r w:rsidRPr="00894111">
        <w:rPr>
          <w:b/>
          <w:lang w:val="en-US"/>
        </w:rPr>
        <w:t>M</w:t>
      </w:r>
      <w:r>
        <w:rPr>
          <w:b/>
          <w:lang w:val="en-US"/>
        </w:rPr>
        <w:t>anager</w:t>
      </w:r>
      <w:proofErr w:type="spellEnd"/>
      <w:r w:rsidRPr="00894111">
        <w:rPr>
          <w:b/>
          <w:lang w:val="en-US"/>
        </w:rPr>
        <w:t xml:space="preserve">. Private Keys and Certificates. Check </w:t>
      </w:r>
      <w:proofErr w:type="spellStart"/>
      <w:r w:rsidRPr="00894111">
        <w:rPr>
          <w:b/>
          <w:lang w:val="en-US"/>
        </w:rPr>
        <w:t>kount</w:t>
      </w:r>
      <w:proofErr w:type="spellEnd"/>
      <w:r w:rsidRPr="00894111">
        <w:rPr>
          <w:b/>
          <w:lang w:val="en-US"/>
        </w:rPr>
        <w:t xml:space="preserve"> keys and certificates. </w:t>
      </w:r>
    </w:p>
    <w:p w:rsidR="009110E9" w:rsidRPr="00894111" w:rsidRDefault="009110E9" w:rsidP="009110E9">
      <w:pPr>
        <w:pStyle w:val="22"/>
        <w:ind w:left="1080"/>
        <w:rPr>
          <w:lang w:val="en-US"/>
        </w:rPr>
      </w:pPr>
      <w:r w:rsidRPr="00894111">
        <w:rPr>
          <w:lang w:val="en-US"/>
        </w:rPr>
        <w:t>Steps:</w:t>
      </w:r>
    </w:p>
    <w:p w:rsidR="009110E9" w:rsidRPr="00894111" w:rsidRDefault="009110E9" w:rsidP="009110E9">
      <w:pPr>
        <w:pStyle w:val="22"/>
        <w:ind w:left="1080"/>
        <w:rPr>
          <w:lang w:val="en-US"/>
        </w:rPr>
      </w:pPr>
      <w:r w:rsidRPr="00894111">
        <w:rPr>
          <w:lang w:val="en-US"/>
        </w:rPr>
        <w:t>1. Login to BM and open Administration &gt; Operations &gt; Private Keys and Certificated.</w:t>
      </w:r>
    </w:p>
    <w:p w:rsidR="009110E9" w:rsidRPr="00894111" w:rsidRDefault="009110E9" w:rsidP="009110E9">
      <w:pPr>
        <w:pStyle w:val="22"/>
        <w:ind w:left="1080"/>
        <w:rPr>
          <w:lang w:val="en-US"/>
        </w:rPr>
      </w:pPr>
      <w:r w:rsidRPr="00894111">
        <w:rPr>
          <w:lang w:val="en-US"/>
        </w:rPr>
        <w:t xml:space="preserve">2. Verify that </w:t>
      </w:r>
      <w:proofErr w:type="spellStart"/>
      <w:r w:rsidRPr="00894111">
        <w:rPr>
          <w:lang w:val="en-US"/>
        </w:rPr>
        <w:t>Kount</w:t>
      </w:r>
      <w:proofErr w:type="spellEnd"/>
      <w:r w:rsidRPr="00894111">
        <w:rPr>
          <w:lang w:val="en-US"/>
        </w:rPr>
        <w:t xml:space="preserve"> Private Key and 2 Trusted Certificates are available.</w:t>
      </w:r>
    </w:p>
    <w:p w:rsidR="009110E9" w:rsidRPr="00894111" w:rsidRDefault="009110E9" w:rsidP="009110E9">
      <w:pPr>
        <w:pStyle w:val="22"/>
        <w:ind w:left="1080"/>
        <w:rPr>
          <w:lang w:val="en-US"/>
        </w:rPr>
      </w:pPr>
    </w:p>
    <w:p w:rsidR="009110E9" w:rsidRDefault="009110E9" w:rsidP="009110E9">
      <w:pPr>
        <w:pStyle w:val="22"/>
        <w:ind w:left="1080"/>
        <w:rPr>
          <w:b/>
          <w:lang w:val="en-US"/>
        </w:rPr>
      </w:pPr>
      <w:proofErr w:type="spellStart"/>
      <w:r w:rsidRPr="00894111">
        <w:rPr>
          <w:b/>
          <w:lang w:val="en-US"/>
        </w:rPr>
        <w:t>T</w:t>
      </w:r>
      <w:r>
        <w:rPr>
          <w:b/>
          <w:lang w:val="en-US"/>
        </w:rPr>
        <w:t>est</w:t>
      </w:r>
      <w:r w:rsidRPr="00894111">
        <w:rPr>
          <w:b/>
          <w:lang w:val="en-US"/>
        </w:rPr>
        <w:t>C</w:t>
      </w:r>
      <w:r>
        <w:rPr>
          <w:b/>
          <w:lang w:val="en-US"/>
        </w:rPr>
        <w:t>ase</w:t>
      </w:r>
      <w:proofErr w:type="spellEnd"/>
      <w:r>
        <w:rPr>
          <w:b/>
          <w:lang w:val="en-US"/>
        </w:rPr>
        <w:t xml:space="preserve"> </w:t>
      </w:r>
      <w:r w:rsidRPr="00894111">
        <w:rPr>
          <w:b/>
          <w:lang w:val="en-US"/>
        </w:rPr>
        <w:t>4.</w:t>
      </w:r>
    </w:p>
    <w:p w:rsidR="009110E9" w:rsidRPr="00894111" w:rsidRDefault="009110E9" w:rsidP="009110E9">
      <w:pPr>
        <w:pStyle w:val="22"/>
        <w:ind w:left="1080"/>
        <w:rPr>
          <w:b/>
          <w:lang w:val="en-US"/>
        </w:rPr>
      </w:pPr>
      <w:proofErr w:type="spellStart"/>
      <w:r w:rsidRPr="00894111">
        <w:rPr>
          <w:b/>
          <w:lang w:val="en-US"/>
        </w:rPr>
        <w:t>B</w:t>
      </w:r>
      <w:r>
        <w:rPr>
          <w:b/>
          <w:lang w:val="en-US"/>
        </w:rPr>
        <w:t>usiness</w:t>
      </w:r>
      <w:r w:rsidRPr="00894111">
        <w:rPr>
          <w:b/>
          <w:lang w:val="en-US"/>
        </w:rPr>
        <w:t>M</w:t>
      </w:r>
      <w:r>
        <w:rPr>
          <w:b/>
          <w:lang w:val="en-US"/>
        </w:rPr>
        <w:t>anager</w:t>
      </w:r>
      <w:proofErr w:type="spellEnd"/>
      <w:r w:rsidRPr="00894111">
        <w:rPr>
          <w:b/>
          <w:lang w:val="en-US"/>
        </w:rPr>
        <w:t xml:space="preserve"> </w:t>
      </w:r>
      <w:r>
        <w:rPr>
          <w:b/>
          <w:lang w:val="en-US"/>
        </w:rPr>
        <w:t>C</w:t>
      </w:r>
      <w:r w:rsidRPr="00894111">
        <w:rPr>
          <w:b/>
          <w:lang w:val="en-US"/>
        </w:rPr>
        <w:t xml:space="preserve">onfiguration. Test Mode. Check </w:t>
      </w:r>
      <w:proofErr w:type="spellStart"/>
      <w:r w:rsidRPr="00894111">
        <w:rPr>
          <w:b/>
          <w:lang w:val="en-US"/>
        </w:rPr>
        <w:t>iframe</w:t>
      </w:r>
      <w:proofErr w:type="spellEnd"/>
      <w:r w:rsidRPr="00894111">
        <w:rPr>
          <w:b/>
          <w:lang w:val="en-US"/>
        </w:rPr>
        <w:t>.</w:t>
      </w:r>
    </w:p>
    <w:p w:rsidR="009110E9" w:rsidRDefault="009110E9" w:rsidP="009110E9">
      <w:pPr>
        <w:pStyle w:val="22"/>
        <w:ind w:left="1080"/>
        <w:rPr>
          <w:lang w:val="en-US"/>
        </w:rPr>
      </w:pPr>
    </w:p>
    <w:p w:rsidR="009110E9" w:rsidRPr="00894111" w:rsidRDefault="009110E9" w:rsidP="009110E9">
      <w:pPr>
        <w:pStyle w:val="22"/>
        <w:ind w:left="1080"/>
        <w:rPr>
          <w:lang w:val="en-US"/>
        </w:rPr>
      </w:pPr>
      <w:r w:rsidRPr="00894111">
        <w:rPr>
          <w:lang w:val="en-US"/>
        </w:rPr>
        <w:t>Prerequisites:</w:t>
      </w:r>
    </w:p>
    <w:p w:rsidR="009110E9" w:rsidRPr="00894111" w:rsidRDefault="009110E9" w:rsidP="009110E9">
      <w:pPr>
        <w:pStyle w:val="22"/>
        <w:ind w:left="1080"/>
        <w:rPr>
          <w:lang w:val="en-US"/>
        </w:rPr>
      </w:pPr>
      <w:r w:rsidRPr="00894111">
        <w:rPr>
          <w:lang w:val="en-US"/>
        </w:rPr>
        <w:t xml:space="preserve">Set </w:t>
      </w:r>
      <w:proofErr w:type="spellStart"/>
      <w:r w:rsidRPr="00894111">
        <w:rPr>
          <w:lang w:val="en-US"/>
        </w:rPr>
        <w:t>Kount</w:t>
      </w:r>
      <w:proofErr w:type="spellEnd"/>
      <w:r w:rsidRPr="00894111">
        <w:rPr>
          <w:lang w:val="en-US"/>
        </w:rPr>
        <w:t xml:space="preserve"> cartridge to Test Mode: </w:t>
      </w:r>
    </w:p>
    <w:p w:rsidR="009110E9" w:rsidRPr="00894111" w:rsidRDefault="009110E9" w:rsidP="009110E9">
      <w:pPr>
        <w:pStyle w:val="22"/>
        <w:ind w:left="1080"/>
        <w:rPr>
          <w:lang w:val="en-US"/>
        </w:rPr>
      </w:pPr>
      <w:r w:rsidRPr="00894111">
        <w:rPr>
          <w:lang w:val="en-US"/>
        </w:rPr>
        <w:t xml:space="preserve">- Login to BM and open </w:t>
      </w:r>
      <w:proofErr w:type="spellStart"/>
      <w:r w:rsidRPr="00894111">
        <w:rPr>
          <w:lang w:val="en-US"/>
        </w:rPr>
        <w:t>Kount</w:t>
      </w:r>
      <w:proofErr w:type="spellEnd"/>
      <w:r w:rsidRPr="00894111">
        <w:rPr>
          <w:lang w:val="en-US"/>
        </w:rPr>
        <w:t xml:space="preserve"> &gt; Site Preferences &gt; Custom Preferences &gt; </w:t>
      </w:r>
      <w:proofErr w:type="spellStart"/>
      <w:r w:rsidRPr="00894111">
        <w:rPr>
          <w:lang w:val="en-US"/>
        </w:rPr>
        <w:t>Kount</w:t>
      </w:r>
      <w:proofErr w:type="spellEnd"/>
      <w:r w:rsidRPr="00894111">
        <w:rPr>
          <w:lang w:val="en-US"/>
        </w:rPr>
        <w:t>.</w:t>
      </w:r>
    </w:p>
    <w:p w:rsidR="009110E9" w:rsidRPr="00894111" w:rsidRDefault="009110E9" w:rsidP="009110E9">
      <w:pPr>
        <w:pStyle w:val="22"/>
        <w:ind w:left="1080"/>
        <w:rPr>
          <w:lang w:val="en-US"/>
        </w:rPr>
      </w:pPr>
      <w:r w:rsidRPr="00894111">
        <w:rPr>
          <w:lang w:val="en-US"/>
        </w:rPr>
        <w:t xml:space="preserve">- Set </w:t>
      </w:r>
      <w:proofErr w:type="spellStart"/>
      <w:r w:rsidRPr="00894111">
        <w:rPr>
          <w:lang w:val="en-US"/>
        </w:rPr>
        <w:t>Kount</w:t>
      </w:r>
      <w:proofErr w:type="spellEnd"/>
      <w:r w:rsidRPr="00894111">
        <w:rPr>
          <w:lang w:val="en-US"/>
        </w:rPr>
        <w:t xml:space="preserve"> DC Server Url: </w:t>
      </w:r>
      <w:r w:rsidR="00A60331">
        <w:fldChar w:fldCharType="begin"/>
      </w:r>
      <w:r w:rsidR="00A60331" w:rsidRPr="00A60331">
        <w:rPr>
          <w:lang w:val="en-US"/>
          <w:rPrChange w:id="378" w:author="Демонстрационная версия" w:date="2013-05-17T12:33:00Z">
            <w:rPr/>
          </w:rPrChange>
        </w:rPr>
        <w:instrText>HYPERLINK "https://tst.kaptcha.com/"</w:instrText>
      </w:r>
      <w:r w:rsidR="00A60331">
        <w:fldChar w:fldCharType="separate"/>
      </w:r>
      <w:r w:rsidRPr="00894111">
        <w:rPr>
          <w:rStyle w:val="a7"/>
          <w:rFonts w:asciiTheme="minorHAnsi" w:hAnsiTheme="minorHAnsi" w:cstheme="minorHAnsi"/>
          <w:color w:val="1155CC"/>
          <w:lang w:val="en-US"/>
        </w:rPr>
        <w:t>https://tst.kaptcha.com</w:t>
      </w:r>
      <w:r w:rsidR="00A60331">
        <w:fldChar w:fldCharType="end"/>
      </w:r>
    </w:p>
    <w:p w:rsidR="009110E9" w:rsidRPr="00894111" w:rsidRDefault="009110E9" w:rsidP="009110E9">
      <w:pPr>
        <w:pStyle w:val="22"/>
        <w:ind w:left="1080"/>
        <w:rPr>
          <w:lang w:val="en-US"/>
        </w:rPr>
      </w:pPr>
      <w:r w:rsidRPr="00894111">
        <w:rPr>
          <w:lang w:val="en-US"/>
        </w:rPr>
        <w:t>- Apply changes.</w:t>
      </w:r>
    </w:p>
    <w:p w:rsidR="009110E9" w:rsidRDefault="009110E9" w:rsidP="009110E9">
      <w:pPr>
        <w:pStyle w:val="22"/>
        <w:ind w:left="1080"/>
        <w:rPr>
          <w:lang w:val="en-US"/>
        </w:rPr>
      </w:pPr>
    </w:p>
    <w:p w:rsidR="009110E9" w:rsidRPr="00894111" w:rsidRDefault="009110E9" w:rsidP="009110E9">
      <w:pPr>
        <w:pStyle w:val="22"/>
        <w:ind w:left="1080"/>
        <w:rPr>
          <w:lang w:val="en-US"/>
        </w:rPr>
      </w:pPr>
      <w:r w:rsidRPr="00894111">
        <w:rPr>
          <w:lang w:val="en-US"/>
        </w:rPr>
        <w:t>Steps:</w:t>
      </w:r>
    </w:p>
    <w:p w:rsidR="009110E9" w:rsidRPr="00894111" w:rsidRDefault="009110E9" w:rsidP="009110E9">
      <w:pPr>
        <w:pStyle w:val="22"/>
        <w:ind w:left="1080"/>
        <w:rPr>
          <w:lang w:val="en-US"/>
        </w:rPr>
      </w:pPr>
      <w:r w:rsidRPr="00894111">
        <w:rPr>
          <w:lang w:val="en-US"/>
        </w:rPr>
        <w:t>1. Open Store Front.</w:t>
      </w:r>
    </w:p>
    <w:p w:rsidR="009110E9" w:rsidRPr="00894111" w:rsidRDefault="009110E9" w:rsidP="009110E9">
      <w:pPr>
        <w:pStyle w:val="22"/>
        <w:ind w:left="1080"/>
        <w:rPr>
          <w:lang w:val="en-US"/>
        </w:rPr>
      </w:pPr>
      <w:r w:rsidRPr="00894111">
        <w:rPr>
          <w:lang w:val="en-US"/>
        </w:rPr>
        <w:t>2. Choose some product, add it to Cart and start Checkout as Guest.</w:t>
      </w:r>
    </w:p>
    <w:p w:rsidR="009110E9" w:rsidRPr="00894111" w:rsidRDefault="009110E9" w:rsidP="009110E9">
      <w:pPr>
        <w:pStyle w:val="22"/>
        <w:ind w:left="1080"/>
        <w:rPr>
          <w:lang w:val="en-US"/>
        </w:rPr>
      </w:pPr>
      <w:r w:rsidRPr="00894111">
        <w:rPr>
          <w:lang w:val="en-US"/>
        </w:rPr>
        <w:t>3. On Shipping page enter a shipping address, select shipping method and click Continue button.</w:t>
      </w:r>
    </w:p>
    <w:p w:rsidR="009110E9" w:rsidRPr="00894111" w:rsidRDefault="009110E9" w:rsidP="009110E9">
      <w:pPr>
        <w:pStyle w:val="22"/>
        <w:ind w:left="1080"/>
        <w:rPr>
          <w:lang w:val="en-US"/>
        </w:rPr>
      </w:pPr>
      <w:r w:rsidRPr="00894111">
        <w:rPr>
          <w:lang w:val="en-US"/>
        </w:rPr>
        <w:t>4. Scroll down Billing page and verify that more left than Continue button, there is a pixel (little blue rectangle).</w:t>
      </w:r>
    </w:p>
    <w:p w:rsidR="009110E9" w:rsidRPr="00894111" w:rsidRDefault="009110E9" w:rsidP="009110E9">
      <w:pPr>
        <w:pStyle w:val="22"/>
        <w:ind w:left="1080"/>
        <w:rPr>
          <w:lang w:val="en-US"/>
        </w:rPr>
      </w:pPr>
      <w:r w:rsidRPr="00894111">
        <w:rPr>
          <w:lang w:val="en-US"/>
        </w:rPr>
        <w:t xml:space="preserve">5. Click on pixel with right button and choose in context menu - Inspect Element. </w:t>
      </w:r>
    </w:p>
    <w:p w:rsidR="009110E9" w:rsidRPr="00894111" w:rsidRDefault="009110E9" w:rsidP="009110E9">
      <w:pPr>
        <w:pStyle w:val="22"/>
        <w:ind w:left="1080"/>
        <w:rPr>
          <w:lang w:val="en-US"/>
        </w:rPr>
      </w:pPr>
      <w:r w:rsidRPr="00894111">
        <w:rPr>
          <w:lang w:val="en-US"/>
        </w:rPr>
        <w:t>6. Verify that pixel - is a div with class = “</w:t>
      </w:r>
      <w:proofErr w:type="spellStart"/>
      <w:r w:rsidRPr="00894111">
        <w:rPr>
          <w:lang w:val="en-US"/>
        </w:rPr>
        <w:t>iframe_test</w:t>
      </w:r>
      <w:proofErr w:type="spellEnd"/>
      <w:r w:rsidRPr="00894111">
        <w:rPr>
          <w:lang w:val="en-US"/>
        </w:rPr>
        <w:t xml:space="preserve">” and contains inside </w:t>
      </w:r>
      <w:proofErr w:type="spellStart"/>
      <w:r w:rsidRPr="00894111">
        <w:rPr>
          <w:lang w:val="en-US"/>
        </w:rPr>
        <w:t>iframe</w:t>
      </w:r>
      <w:proofErr w:type="spellEnd"/>
      <w:r w:rsidRPr="00894111">
        <w:rPr>
          <w:lang w:val="en-US"/>
        </w:rPr>
        <w:t xml:space="preserve"> component.</w:t>
      </w:r>
    </w:p>
    <w:p w:rsidR="009110E9" w:rsidRPr="00894111" w:rsidRDefault="009110E9" w:rsidP="009110E9">
      <w:pPr>
        <w:pStyle w:val="22"/>
        <w:ind w:left="1080"/>
        <w:rPr>
          <w:lang w:val="en-US"/>
        </w:rPr>
      </w:pPr>
      <w:r w:rsidRPr="00894111">
        <w:rPr>
          <w:lang w:val="en-US"/>
        </w:rPr>
        <w:t xml:space="preserve">7. Using prompt in Prerequisites set: Set </w:t>
      </w:r>
      <w:proofErr w:type="spellStart"/>
      <w:r w:rsidRPr="00894111">
        <w:rPr>
          <w:lang w:val="en-US"/>
        </w:rPr>
        <w:t>Kount</w:t>
      </w:r>
      <w:proofErr w:type="spellEnd"/>
      <w:r w:rsidRPr="00894111">
        <w:rPr>
          <w:lang w:val="en-US"/>
        </w:rPr>
        <w:t xml:space="preserve"> DC Server Url: </w:t>
      </w:r>
      <w:r w:rsidR="00A60331">
        <w:fldChar w:fldCharType="begin"/>
      </w:r>
      <w:r w:rsidR="00A60331" w:rsidRPr="00A60331">
        <w:rPr>
          <w:lang w:val="en-US"/>
          <w:rPrChange w:id="379" w:author="Демонстрационная версия" w:date="2013-05-17T12:33:00Z">
            <w:rPr/>
          </w:rPrChange>
        </w:rPr>
        <w:instrText>HYPERLINK "https://tst.kaptcha.com/"</w:instrText>
      </w:r>
      <w:r w:rsidR="00A60331">
        <w:fldChar w:fldCharType="separate"/>
      </w:r>
      <w:r w:rsidRPr="00894111">
        <w:rPr>
          <w:rStyle w:val="a7"/>
          <w:rFonts w:asciiTheme="minorHAnsi" w:hAnsiTheme="minorHAnsi" w:cstheme="minorHAnsi"/>
          <w:color w:val="1155CC"/>
          <w:lang w:val="en-US"/>
        </w:rPr>
        <w:t>https://kaptcha.com</w:t>
      </w:r>
      <w:r w:rsidR="00A60331">
        <w:fldChar w:fldCharType="end"/>
      </w:r>
    </w:p>
    <w:p w:rsidR="009110E9" w:rsidRPr="00894111" w:rsidRDefault="009110E9" w:rsidP="009110E9">
      <w:pPr>
        <w:pStyle w:val="22"/>
        <w:ind w:left="1080"/>
        <w:rPr>
          <w:lang w:val="en-US"/>
        </w:rPr>
      </w:pPr>
      <w:r w:rsidRPr="00894111">
        <w:rPr>
          <w:lang w:val="en-US"/>
        </w:rPr>
        <w:t>8. Open again Billing page and verify that pixel have no visualization(</w:t>
      </w:r>
      <w:r w:rsidRPr="00894111">
        <w:rPr>
          <w:shd w:val="clear" w:color="auto" w:fill="FFFFFF"/>
          <w:lang w:val="en-US"/>
        </w:rPr>
        <w:t>absent</w:t>
      </w:r>
      <w:r w:rsidRPr="00894111">
        <w:rPr>
          <w:lang w:val="en-US"/>
        </w:rPr>
        <w:t xml:space="preserve"> little blue rectangle).</w:t>
      </w:r>
    </w:p>
    <w:p w:rsidR="009110E9" w:rsidRPr="00894111" w:rsidRDefault="009110E9" w:rsidP="009110E9">
      <w:pPr>
        <w:pStyle w:val="22"/>
        <w:ind w:left="1080"/>
        <w:rPr>
          <w:lang w:val="en-US"/>
        </w:rPr>
      </w:pPr>
      <w:r w:rsidRPr="00894111">
        <w:rPr>
          <w:lang w:val="en-US"/>
        </w:rPr>
        <w:t xml:space="preserve">9. Open page sources(e.g. using Firebug), search for </w:t>
      </w:r>
      <w:proofErr w:type="spellStart"/>
      <w:r w:rsidRPr="00894111">
        <w:rPr>
          <w:lang w:val="en-US"/>
        </w:rPr>
        <w:t>iframe</w:t>
      </w:r>
      <w:proofErr w:type="spellEnd"/>
      <w:r w:rsidRPr="00894111">
        <w:rPr>
          <w:lang w:val="en-US"/>
        </w:rPr>
        <w:t>.</w:t>
      </w:r>
    </w:p>
    <w:p w:rsidR="009110E9" w:rsidRPr="00894111" w:rsidRDefault="009110E9" w:rsidP="009110E9">
      <w:pPr>
        <w:pStyle w:val="22"/>
        <w:ind w:left="1080"/>
        <w:rPr>
          <w:lang w:val="en-US"/>
        </w:rPr>
      </w:pPr>
      <w:r w:rsidRPr="00894111">
        <w:rPr>
          <w:lang w:val="en-US"/>
        </w:rPr>
        <w:t xml:space="preserve">10. Verify that </w:t>
      </w:r>
      <w:proofErr w:type="spellStart"/>
      <w:r w:rsidRPr="00894111">
        <w:rPr>
          <w:lang w:val="en-US"/>
        </w:rPr>
        <w:t>iframe</w:t>
      </w:r>
      <w:proofErr w:type="spellEnd"/>
      <w:r w:rsidRPr="00894111">
        <w:rPr>
          <w:lang w:val="en-US"/>
        </w:rPr>
        <w:t xml:space="preserve"> component is still there and div around it is without class.</w:t>
      </w:r>
    </w:p>
    <w:p w:rsidR="009110E9" w:rsidRPr="00894111" w:rsidRDefault="009110E9" w:rsidP="009110E9">
      <w:pPr>
        <w:pStyle w:val="22"/>
        <w:ind w:left="1080"/>
        <w:rPr>
          <w:lang w:val="en-US"/>
        </w:rPr>
      </w:pPr>
    </w:p>
    <w:p w:rsidR="009110E9" w:rsidRDefault="009110E9" w:rsidP="009110E9">
      <w:pPr>
        <w:pStyle w:val="22"/>
        <w:ind w:left="1080"/>
        <w:rPr>
          <w:b/>
          <w:lang w:val="en-US"/>
        </w:rPr>
      </w:pPr>
      <w:proofErr w:type="spellStart"/>
      <w:r w:rsidRPr="00894111">
        <w:rPr>
          <w:b/>
          <w:lang w:val="en-US"/>
        </w:rPr>
        <w:t>T</w:t>
      </w:r>
      <w:r>
        <w:rPr>
          <w:b/>
          <w:lang w:val="en-US"/>
        </w:rPr>
        <w:t>est</w:t>
      </w:r>
      <w:r w:rsidRPr="00894111">
        <w:rPr>
          <w:b/>
          <w:lang w:val="en-US"/>
        </w:rPr>
        <w:t>C</w:t>
      </w:r>
      <w:r>
        <w:rPr>
          <w:b/>
          <w:lang w:val="en-US"/>
        </w:rPr>
        <w:t>ase</w:t>
      </w:r>
      <w:proofErr w:type="spellEnd"/>
      <w:r>
        <w:rPr>
          <w:b/>
          <w:lang w:val="en-US"/>
        </w:rPr>
        <w:t xml:space="preserve"> </w:t>
      </w:r>
      <w:r w:rsidRPr="00894111">
        <w:rPr>
          <w:b/>
          <w:lang w:val="en-US"/>
        </w:rPr>
        <w:t xml:space="preserve">5. </w:t>
      </w:r>
    </w:p>
    <w:p w:rsidR="009110E9" w:rsidRPr="00894111" w:rsidRDefault="009110E9" w:rsidP="009110E9">
      <w:pPr>
        <w:pStyle w:val="22"/>
        <w:ind w:left="1080"/>
        <w:rPr>
          <w:b/>
          <w:lang w:val="en-US"/>
        </w:rPr>
      </w:pPr>
      <w:r w:rsidRPr="00894111">
        <w:rPr>
          <w:b/>
          <w:lang w:val="en-US"/>
        </w:rPr>
        <w:lastRenderedPageBreak/>
        <w:t>B</w:t>
      </w:r>
      <w:r>
        <w:rPr>
          <w:b/>
          <w:lang w:val="en-US"/>
        </w:rPr>
        <w:t xml:space="preserve">usiness </w:t>
      </w:r>
      <w:r w:rsidRPr="00894111">
        <w:rPr>
          <w:b/>
          <w:lang w:val="en-US"/>
        </w:rPr>
        <w:t>M</w:t>
      </w:r>
      <w:r>
        <w:rPr>
          <w:b/>
          <w:lang w:val="en-US"/>
        </w:rPr>
        <w:t>anager</w:t>
      </w:r>
      <w:r w:rsidRPr="00894111">
        <w:rPr>
          <w:b/>
          <w:lang w:val="en-US"/>
        </w:rPr>
        <w:t xml:space="preserve"> </w:t>
      </w:r>
      <w:r>
        <w:rPr>
          <w:b/>
          <w:lang w:val="en-US"/>
        </w:rPr>
        <w:t>C</w:t>
      </w:r>
      <w:r w:rsidRPr="00894111">
        <w:rPr>
          <w:b/>
          <w:lang w:val="en-US"/>
        </w:rPr>
        <w:t xml:space="preserve">onfiguration. Set self </w:t>
      </w:r>
      <w:proofErr w:type="spellStart"/>
      <w:r w:rsidRPr="00894111">
        <w:rPr>
          <w:b/>
          <w:lang w:val="en-US"/>
        </w:rPr>
        <w:t>ip</w:t>
      </w:r>
      <w:proofErr w:type="spellEnd"/>
      <w:r w:rsidRPr="00894111">
        <w:rPr>
          <w:b/>
          <w:lang w:val="en-US"/>
        </w:rPr>
        <w:t xml:space="preserve"> to Array of IP field. Didn’t send data with </w:t>
      </w:r>
      <w:proofErr w:type="spellStart"/>
      <w:r w:rsidRPr="00894111">
        <w:rPr>
          <w:b/>
          <w:lang w:val="en-US"/>
        </w:rPr>
        <w:t>iframe</w:t>
      </w:r>
      <w:proofErr w:type="spellEnd"/>
      <w:r w:rsidRPr="00894111">
        <w:rPr>
          <w:b/>
          <w:lang w:val="en-US"/>
        </w:rPr>
        <w:t xml:space="preserve"> check. </w:t>
      </w:r>
    </w:p>
    <w:p w:rsidR="009110E9" w:rsidRDefault="009110E9" w:rsidP="009110E9">
      <w:pPr>
        <w:pStyle w:val="22"/>
        <w:ind w:left="1080"/>
        <w:rPr>
          <w:lang w:val="en-US"/>
        </w:rPr>
      </w:pPr>
    </w:p>
    <w:p w:rsidR="009110E9" w:rsidRPr="00894111" w:rsidRDefault="009110E9" w:rsidP="009110E9">
      <w:pPr>
        <w:pStyle w:val="22"/>
        <w:ind w:left="1080"/>
        <w:rPr>
          <w:lang w:val="en-US"/>
        </w:rPr>
      </w:pPr>
      <w:r w:rsidRPr="00894111">
        <w:rPr>
          <w:lang w:val="en-US"/>
        </w:rPr>
        <w:t>Prerequisites:</w:t>
      </w:r>
    </w:p>
    <w:p w:rsidR="009110E9" w:rsidRPr="00894111" w:rsidRDefault="009110E9" w:rsidP="009110E9">
      <w:pPr>
        <w:pStyle w:val="22"/>
        <w:ind w:left="1080"/>
        <w:rPr>
          <w:lang w:val="en-US"/>
        </w:rPr>
      </w:pPr>
      <w:r w:rsidRPr="00894111">
        <w:rPr>
          <w:lang w:val="en-US"/>
        </w:rPr>
        <w:t xml:space="preserve">Set </w:t>
      </w:r>
      <w:proofErr w:type="spellStart"/>
      <w:r w:rsidRPr="00894111">
        <w:rPr>
          <w:lang w:val="en-US"/>
        </w:rPr>
        <w:t>Kount</w:t>
      </w:r>
      <w:proofErr w:type="spellEnd"/>
      <w:r w:rsidRPr="00894111">
        <w:rPr>
          <w:lang w:val="en-US"/>
        </w:rPr>
        <w:t xml:space="preserve"> cartridge to Test Mode: </w:t>
      </w:r>
    </w:p>
    <w:p w:rsidR="009110E9" w:rsidRPr="00894111" w:rsidRDefault="009110E9" w:rsidP="009110E9">
      <w:pPr>
        <w:pStyle w:val="22"/>
        <w:ind w:left="1080"/>
        <w:rPr>
          <w:lang w:val="en-US"/>
        </w:rPr>
      </w:pPr>
      <w:r w:rsidRPr="00894111">
        <w:rPr>
          <w:lang w:val="en-US"/>
        </w:rPr>
        <w:t xml:space="preserve">- Login to BM and open </w:t>
      </w:r>
      <w:proofErr w:type="spellStart"/>
      <w:r w:rsidRPr="00894111">
        <w:rPr>
          <w:lang w:val="en-US"/>
        </w:rPr>
        <w:t>Kount</w:t>
      </w:r>
      <w:proofErr w:type="spellEnd"/>
      <w:r w:rsidRPr="00894111">
        <w:rPr>
          <w:lang w:val="en-US"/>
        </w:rPr>
        <w:t xml:space="preserve"> &gt; Site Preferences &gt; Custom Preferences &gt; </w:t>
      </w:r>
      <w:proofErr w:type="spellStart"/>
      <w:r w:rsidRPr="00894111">
        <w:rPr>
          <w:lang w:val="en-US"/>
        </w:rPr>
        <w:t>Kount</w:t>
      </w:r>
      <w:proofErr w:type="spellEnd"/>
      <w:r w:rsidRPr="00894111">
        <w:rPr>
          <w:lang w:val="en-US"/>
        </w:rPr>
        <w:t>.</w:t>
      </w:r>
    </w:p>
    <w:p w:rsidR="009110E9" w:rsidRPr="00894111" w:rsidRDefault="009110E9" w:rsidP="009110E9">
      <w:pPr>
        <w:pStyle w:val="22"/>
        <w:ind w:left="1080"/>
        <w:rPr>
          <w:lang w:val="en-US"/>
        </w:rPr>
      </w:pPr>
      <w:r w:rsidRPr="00894111">
        <w:rPr>
          <w:lang w:val="en-US"/>
        </w:rPr>
        <w:t xml:space="preserve">- Set </w:t>
      </w:r>
      <w:proofErr w:type="spellStart"/>
      <w:r w:rsidRPr="00894111">
        <w:rPr>
          <w:lang w:val="en-US"/>
        </w:rPr>
        <w:t>Kount</w:t>
      </w:r>
      <w:proofErr w:type="spellEnd"/>
      <w:r w:rsidRPr="00894111">
        <w:rPr>
          <w:lang w:val="en-US"/>
        </w:rPr>
        <w:t xml:space="preserve"> DC Server Url: </w:t>
      </w:r>
      <w:r w:rsidR="00A60331">
        <w:fldChar w:fldCharType="begin"/>
      </w:r>
      <w:r w:rsidR="00A60331" w:rsidRPr="00A60331">
        <w:rPr>
          <w:lang w:val="en-US"/>
          <w:rPrChange w:id="380" w:author="Демонстрационная версия" w:date="2013-05-17T12:33:00Z">
            <w:rPr/>
          </w:rPrChange>
        </w:rPr>
        <w:instrText>HYPERLINK "https://tst.kaptcha.com/"</w:instrText>
      </w:r>
      <w:r w:rsidR="00A60331">
        <w:fldChar w:fldCharType="separate"/>
      </w:r>
      <w:r w:rsidRPr="00894111">
        <w:rPr>
          <w:rStyle w:val="a7"/>
          <w:rFonts w:asciiTheme="minorHAnsi" w:hAnsiTheme="minorHAnsi" w:cstheme="minorHAnsi"/>
          <w:color w:val="1155CC"/>
          <w:lang w:val="en-US"/>
        </w:rPr>
        <w:t>https://tst.kaptcha.com</w:t>
      </w:r>
      <w:r w:rsidR="00A60331">
        <w:fldChar w:fldCharType="end"/>
      </w:r>
    </w:p>
    <w:p w:rsidR="009110E9" w:rsidRPr="00894111" w:rsidRDefault="009110E9" w:rsidP="009110E9">
      <w:pPr>
        <w:pStyle w:val="22"/>
        <w:ind w:left="1080"/>
        <w:rPr>
          <w:lang w:val="en-US"/>
        </w:rPr>
      </w:pPr>
      <w:r w:rsidRPr="00894111">
        <w:rPr>
          <w:lang w:val="en-US"/>
        </w:rPr>
        <w:t>- Enter your current public IP to Array of IP field (e.g. can use http://www.myipaddress.com).</w:t>
      </w:r>
    </w:p>
    <w:p w:rsidR="009110E9" w:rsidRPr="00894111" w:rsidRDefault="009110E9" w:rsidP="009110E9">
      <w:pPr>
        <w:pStyle w:val="22"/>
        <w:ind w:left="1080"/>
        <w:rPr>
          <w:lang w:val="en-US"/>
        </w:rPr>
      </w:pPr>
      <w:r w:rsidRPr="00894111">
        <w:rPr>
          <w:lang w:val="en-US"/>
        </w:rPr>
        <w:t>- Apply changes.</w:t>
      </w:r>
    </w:p>
    <w:p w:rsidR="009110E9" w:rsidRDefault="009110E9" w:rsidP="009110E9">
      <w:pPr>
        <w:pStyle w:val="22"/>
        <w:ind w:left="1080"/>
        <w:rPr>
          <w:lang w:val="en-US"/>
        </w:rPr>
      </w:pPr>
    </w:p>
    <w:p w:rsidR="009110E9" w:rsidRPr="00894111" w:rsidRDefault="009110E9" w:rsidP="009110E9">
      <w:pPr>
        <w:pStyle w:val="22"/>
        <w:ind w:left="1080"/>
        <w:rPr>
          <w:lang w:val="en-US"/>
        </w:rPr>
      </w:pPr>
      <w:r w:rsidRPr="00894111">
        <w:rPr>
          <w:lang w:val="en-US"/>
        </w:rPr>
        <w:t>Steps:</w:t>
      </w:r>
    </w:p>
    <w:p w:rsidR="009110E9" w:rsidRPr="00894111" w:rsidRDefault="009110E9" w:rsidP="009110E9">
      <w:pPr>
        <w:pStyle w:val="22"/>
        <w:ind w:left="1080"/>
        <w:rPr>
          <w:lang w:val="en-US"/>
        </w:rPr>
      </w:pPr>
      <w:r w:rsidRPr="00894111">
        <w:rPr>
          <w:lang w:val="en-US"/>
        </w:rPr>
        <w:t>1. Open Store Front.</w:t>
      </w:r>
    </w:p>
    <w:p w:rsidR="009110E9" w:rsidRPr="00894111" w:rsidRDefault="009110E9" w:rsidP="009110E9">
      <w:pPr>
        <w:pStyle w:val="22"/>
        <w:ind w:left="1080"/>
        <w:rPr>
          <w:lang w:val="en-US"/>
        </w:rPr>
      </w:pPr>
      <w:r w:rsidRPr="00894111">
        <w:rPr>
          <w:lang w:val="en-US"/>
        </w:rPr>
        <w:t>2. Choose some product, add it to Cart and start Checkout as Guest.</w:t>
      </w:r>
    </w:p>
    <w:p w:rsidR="009110E9" w:rsidRPr="00894111" w:rsidRDefault="009110E9" w:rsidP="009110E9">
      <w:pPr>
        <w:pStyle w:val="22"/>
        <w:ind w:left="1080"/>
        <w:rPr>
          <w:lang w:val="en-US"/>
        </w:rPr>
      </w:pPr>
      <w:r w:rsidRPr="00894111">
        <w:rPr>
          <w:lang w:val="en-US"/>
        </w:rPr>
        <w:t>3. On Shipping page enter a shipping address, select shipping method and click Continue button.</w:t>
      </w:r>
    </w:p>
    <w:p w:rsidR="009110E9" w:rsidRPr="00894111" w:rsidRDefault="009110E9" w:rsidP="009110E9">
      <w:pPr>
        <w:pStyle w:val="22"/>
        <w:ind w:left="1080"/>
        <w:rPr>
          <w:lang w:val="en-US"/>
        </w:rPr>
      </w:pPr>
      <w:r w:rsidRPr="00894111">
        <w:rPr>
          <w:lang w:val="en-US"/>
        </w:rPr>
        <w:t>4. Scroll down Billing page and verify that there is no pixel (little blue rectangle).</w:t>
      </w:r>
    </w:p>
    <w:p w:rsidR="009110E9" w:rsidRPr="00894111" w:rsidRDefault="009110E9" w:rsidP="009110E9">
      <w:pPr>
        <w:pStyle w:val="22"/>
        <w:ind w:left="1080"/>
        <w:rPr>
          <w:lang w:val="en-US"/>
        </w:rPr>
      </w:pPr>
      <w:r w:rsidRPr="00894111">
        <w:rPr>
          <w:lang w:val="en-US"/>
        </w:rPr>
        <w:t xml:space="preserve">5. Open page sources(e.g. using Firebug), search for </w:t>
      </w:r>
      <w:proofErr w:type="spellStart"/>
      <w:r w:rsidRPr="00894111">
        <w:rPr>
          <w:lang w:val="en-US"/>
        </w:rPr>
        <w:t>iframe</w:t>
      </w:r>
      <w:proofErr w:type="spellEnd"/>
      <w:r w:rsidRPr="00894111">
        <w:rPr>
          <w:lang w:val="en-US"/>
        </w:rPr>
        <w:t>.</w:t>
      </w:r>
    </w:p>
    <w:p w:rsidR="009110E9" w:rsidRPr="00894111" w:rsidRDefault="009110E9" w:rsidP="009110E9">
      <w:pPr>
        <w:pStyle w:val="22"/>
        <w:ind w:left="1080"/>
        <w:rPr>
          <w:lang w:val="en-US"/>
        </w:rPr>
      </w:pPr>
      <w:r w:rsidRPr="00894111">
        <w:rPr>
          <w:lang w:val="en-US"/>
        </w:rPr>
        <w:t xml:space="preserve">6. Verify that there is no available </w:t>
      </w:r>
      <w:proofErr w:type="spellStart"/>
      <w:r w:rsidRPr="00894111">
        <w:rPr>
          <w:lang w:val="en-US"/>
        </w:rPr>
        <w:t>iframe</w:t>
      </w:r>
      <w:proofErr w:type="spellEnd"/>
      <w:r w:rsidRPr="00894111">
        <w:rPr>
          <w:lang w:val="en-US"/>
        </w:rPr>
        <w:t xml:space="preserve"> component on page (only disabled one, with id="_</w:t>
      </w:r>
      <w:proofErr w:type="spellStart"/>
      <w:r w:rsidRPr="00894111">
        <w:rPr>
          <w:lang w:val="en-US"/>
        </w:rPr>
        <w:t>atssh</w:t>
      </w:r>
      <w:proofErr w:type="spellEnd"/>
      <w:r w:rsidRPr="00894111">
        <w:rPr>
          <w:lang w:val="en-US"/>
        </w:rPr>
        <w:t>", it can’t send data).</w:t>
      </w:r>
    </w:p>
    <w:p w:rsidR="009110E9" w:rsidRPr="00894111" w:rsidRDefault="009110E9" w:rsidP="009110E9">
      <w:pPr>
        <w:pStyle w:val="22"/>
        <w:ind w:left="1080"/>
        <w:rPr>
          <w:lang w:val="en-US"/>
        </w:rPr>
      </w:pPr>
      <w:r w:rsidRPr="00894111">
        <w:rPr>
          <w:lang w:val="en-US"/>
        </w:rPr>
        <w:t>7. Select or enter a billing address, enter payment data and click Continue button.</w:t>
      </w:r>
    </w:p>
    <w:p w:rsidR="009110E9" w:rsidRPr="00894111" w:rsidRDefault="009110E9" w:rsidP="009110E9">
      <w:pPr>
        <w:pStyle w:val="22"/>
        <w:ind w:left="1080"/>
        <w:rPr>
          <w:lang w:val="en-US"/>
        </w:rPr>
      </w:pPr>
      <w:r w:rsidRPr="00894111">
        <w:rPr>
          <w:lang w:val="en-US"/>
        </w:rPr>
        <w:t>8. Submit Order.</w:t>
      </w:r>
    </w:p>
    <w:p w:rsidR="009110E9" w:rsidRPr="00894111" w:rsidRDefault="009110E9" w:rsidP="009110E9">
      <w:pPr>
        <w:pStyle w:val="22"/>
        <w:ind w:left="1080"/>
        <w:rPr>
          <w:lang w:val="en-US"/>
        </w:rPr>
      </w:pPr>
      <w:r w:rsidRPr="00894111">
        <w:rPr>
          <w:lang w:val="en-US"/>
        </w:rPr>
        <w:t xml:space="preserve">9. Login to </w:t>
      </w:r>
      <w:proofErr w:type="spellStart"/>
      <w:r w:rsidRPr="00894111">
        <w:rPr>
          <w:lang w:val="en-US"/>
        </w:rPr>
        <w:t>Kount</w:t>
      </w:r>
      <w:proofErr w:type="spellEnd"/>
      <w:r w:rsidRPr="00894111">
        <w:rPr>
          <w:lang w:val="en-US"/>
        </w:rPr>
        <w:t xml:space="preserve"> and open Reports &gt; Order Search.</w:t>
      </w:r>
    </w:p>
    <w:p w:rsidR="009110E9" w:rsidRPr="00894111" w:rsidRDefault="009110E9" w:rsidP="009110E9">
      <w:pPr>
        <w:pStyle w:val="22"/>
        <w:ind w:left="1080"/>
        <w:rPr>
          <w:lang w:val="en-US"/>
        </w:rPr>
      </w:pPr>
      <w:r w:rsidRPr="00894111">
        <w:rPr>
          <w:lang w:val="en-US"/>
        </w:rPr>
        <w:t>10. Find submitted order and open it.</w:t>
      </w:r>
    </w:p>
    <w:p w:rsidR="009110E9" w:rsidRPr="00894111" w:rsidRDefault="009110E9" w:rsidP="009110E9">
      <w:pPr>
        <w:pStyle w:val="22"/>
        <w:ind w:left="1080"/>
        <w:rPr>
          <w:lang w:val="en-US"/>
        </w:rPr>
      </w:pPr>
      <w:r w:rsidRPr="00894111">
        <w:rPr>
          <w:lang w:val="en-US"/>
        </w:rPr>
        <w:t>11. Verify that in Current Risk Evaluation block Collector value is N and there are no device data.</w:t>
      </w:r>
    </w:p>
    <w:p w:rsidR="009110E9" w:rsidRPr="00894111" w:rsidRDefault="009110E9" w:rsidP="009110E9">
      <w:pPr>
        <w:pStyle w:val="22"/>
        <w:ind w:left="1080"/>
        <w:rPr>
          <w:lang w:val="en-US"/>
        </w:rPr>
      </w:pPr>
    </w:p>
    <w:p w:rsidR="009110E9" w:rsidRDefault="009110E9" w:rsidP="009110E9">
      <w:pPr>
        <w:pStyle w:val="22"/>
        <w:ind w:left="1080"/>
        <w:rPr>
          <w:b/>
          <w:lang w:val="en-US"/>
        </w:rPr>
      </w:pPr>
      <w:proofErr w:type="spellStart"/>
      <w:r w:rsidRPr="00267B50">
        <w:rPr>
          <w:b/>
          <w:lang w:val="en-US"/>
        </w:rPr>
        <w:t>T</w:t>
      </w:r>
      <w:r>
        <w:rPr>
          <w:b/>
          <w:lang w:val="en-US"/>
        </w:rPr>
        <w:t>est</w:t>
      </w:r>
      <w:r w:rsidRPr="00267B50">
        <w:rPr>
          <w:b/>
          <w:lang w:val="en-US"/>
        </w:rPr>
        <w:t>C</w:t>
      </w:r>
      <w:r>
        <w:rPr>
          <w:b/>
          <w:lang w:val="en-US"/>
        </w:rPr>
        <w:t>ase</w:t>
      </w:r>
      <w:proofErr w:type="spellEnd"/>
      <w:r>
        <w:rPr>
          <w:b/>
          <w:lang w:val="en-US"/>
        </w:rPr>
        <w:t xml:space="preserve"> </w:t>
      </w:r>
      <w:r w:rsidRPr="00267B50">
        <w:rPr>
          <w:b/>
          <w:lang w:val="en-US"/>
        </w:rPr>
        <w:t>6.</w:t>
      </w:r>
    </w:p>
    <w:p w:rsidR="009110E9" w:rsidRPr="00894111" w:rsidRDefault="009110E9" w:rsidP="009110E9">
      <w:pPr>
        <w:pStyle w:val="22"/>
        <w:ind w:left="1080"/>
        <w:rPr>
          <w:lang w:val="en-US"/>
        </w:rPr>
      </w:pPr>
      <w:r w:rsidRPr="00267B50">
        <w:rPr>
          <w:b/>
          <w:lang w:val="en-US"/>
        </w:rPr>
        <w:t>B</w:t>
      </w:r>
      <w:r>
        <w:rPr>
          <w:b/>
          <w:lang w:val="en-US"/>
        </w:rPr>
        <w:t xml:space="preserve">usiness </w:t>
      </w:r>
      <w:r w:rsidRPr="00267B50">
        <w:rPr>
          <w:b/>
          <w:lang w:val="en-US"/>
        </w:rPr>
        <w:t>M</w:t>
      </w:r>
      <w:r>
        <w:rPr>
          <w:b/>
          <w:lang w:val="en-US"/>
        </w:rPr>
        <w:t>anager</w:t>
      </w:r>
      <w:r w:rsidRPr="00267B50">
        <w:rPr>
          <w:b/>
          <w:lang w:val="en-US"/>
        </w:rPr>
        <w:t xml:space="preserve"> </w:t>
      </w:r>
      <w:r>
        <w:rPr>
          <w:b/>
          <w:lang w:val="en-US"/>
        </w:rPr>
        <w:t>C</w:t>
      </w:r>
      <w:r w:rsidRPr="00267B50">
        <w:rPr>
          <w:b/>
          <w:lang w:val="en-US"/>
        </w:rPr>
        <w:t xml:space="preserve">onfiguration. </w:t>
      </w:r>
      <w:proofErr w:type="spellStart"/>
      <w:r w:rsidRPr="00267B50">
        <w:rPr>
          <w:b/>
          <w:lang w:val="en-US"/>
        </w:rPr>
        <w:t>Iframe</w:t>
      </w:r>
      <w:proofErr w:type="spellEnd"/>
      <w:r w:rsidRPr="00267B50">
        <w:rPr>
          <w:b/>
          <w:lang w:val="en-US"/>
        </w:rPr>
        <w:t xml:space="preserve"> data. Check that </w:t>
      </w:r>
      <w:proofErr w:type="spellStart"/>
      <w:r w:rsidRPr="00267B50">
        <w:rPr>
          <w:b/>
          <w:lang w:val="en-US"/>
        </w:rPr>
        <w:t>iframe</w:t>
      </w:r>
      <w:proofErr w:type="spellEnd"/>
      <w:r w:rsidRPr="00267B50">
        <w:rPr>
          <w:b/>
          <w:lang w:val="en-US"/>
        </w:rPr>
        <w:t xml:space="preserve"> data on billing and submit order pages are the same.</w:t>
      </w:r>
    </w:p>
    <w:p w:rsidR="009110E9" w:rsidRDefault="009110E9" w:rsidP="009110E9">
      <w:pPr>
        <w:pStyle w:val="22"/>
        <w:ind w:left="1080"/>
        <w:rPr>
          <w:lang w:val="en-US"/>
        </w:rPr>
      </w:pPr>
    </w:p>
    <w:p w:rsidR="009110E9" w:rsidRPr="00894111" w:rsidRDefault="009110E9" w:rsidP="009110E9">
      <w:pPr>
        <w:pStyle w:val="22"/>
        <w:ind w:left="1080"/>
        <w:rPr>
          <w:lang w:val="en-US"/>
        </w:rPr>
      </w:pPr>
      <w:r w:rsidRPr="00894111">
        <w:rPr>
          <w:lang w:val="en-US"/>
        </w:rPr>
        <w:t>Prerequisites:</w:t>
      </w:r>
    </w:p>
    <w:p w:rsidR="009110E9" w:rsidRPr="00894111" w:rsidRDefault="009110E9" w:rsidP="009110E9">
      <w:pPr>
        <w:pStyle w:val="22"/>
        <w:ind w:left="1080"/>
        <w:rPr>
          <w:lang w:val="en-US"/>
        </w:rPr>
      </w:pPr>
      <w:r w:rsidRPr="00894111">
        <w:rPr>
          <w:lang w:val="en-US"/>
        </w:rPr>
        <w:t xml:space="preserve">Set </w:t>
      </w:r>
      <w:proofErr w:type="spellStart"/>
      <w:r w:rsidRPr="00894111">
        <w:rPr>
          <w:lang w:val="en-US"/>
        </w:rPr>
        <w:t>Kount</w:t>
      </w:r>
      <w:proofErr w:type="spellEnd"/>
      <w:r w:rsidRPr="00894111">
        <w:rPr>
          <w:lang w:val="en-US"/>
        </w:rPr>
        <w:t xml:space="preserve"> cartridge to Test Mode: </w:t>
      </w:r>
    </w:p>
    <w:p w:rsidR="009110E9" w:rsidRPr="00894111" w:rsidRDefault="009110E9" w:rsidP="009110E9">
      <w:pPr>
        <w:pStyle w:val="22"/>
        <w:ind w:left="1080"/>
        <w:rPr>
          <w:lang w:val="en-US"/>
        </w:rPr>
      </w:pPr>
      <w:r w:rsidRPr="00894111">
        <w:rPr>
          <w:lang w:val="en-US"/>
        </w:rPr>
        <w:t xml:space="preserve">- Login to BM and open </w:t>
      </w:r>
      <w:proofErr w:type="spellStart"/>
      <w:r w:rsidRPr="00894111">
        <w:rPr>
          <w:lang w:val="en-US"/>
        </w:rPr>
        <w:t>Kount</w:t>
      </w:r>
      <w:proofErr w:type="spellEnd"/>
      <w:r w:rsidRPr="00894111">
        <w:rPr>
          <w:lang w:val="en-US"/>
        </w:rPr>
        <w:t xml:space="preserve"> &gt; Site Preferences &gt; Custom Preferences &gt; </w:t>
      </w:r>
      <w:proofErr w:type="spellStart"/>
      <w:r w:rsidRPr="00894111">
        <w:rPr>
          <w:lang w:val="en-US"/>
        </w:rPr>
        <w:t>Kount</w:t>
      </w:r>
      <w:proofErr w:type="spellEnd"/>
      <w:r w:rsidRPr="00894111">
        <w:rPr>
          <w:lang w:val="en-US"/>
        </w:rPr>
        <w:t>.</w:t>
      </w:r>
    </w:p>
    <w:p w:rsidR="009110E9" w:rsidRPr="00894111" w:rsidRDefault="009110E9" w:rsidP="009110E9">
      <w:pPr>
        <w:pStyle w:val="22"/>
        <w:ind w:left="1080"/>
        <w:rPr>
          <w:lang w:val="en-US"/>
        </w:rPr>
      </w:pPr>
      <w:r w:rsidRPr="00894111">
        <w:rPr>
          <w:lang w:val="en-US"/>
        </w:rPr>
        <w:t xml:space="preserve">- Set </w:t>
      </w:r>
      <w:proofErr w:type="spellStart"/>
      <w:r w:rsidRPr="00894111">
        <w:rPr>
          <w:lang w:val="en-US"/>
        </w:rPr>
        <w:t>Kount</w:t>
      </w:r>
      <w:proofErr w:type="spellEnd"/>
      <w:r w:rsidRPr="00894111">
        <w:rPr>
          <w:lang w:val="en-US"/>
        </w:rPr>
        <w:t xml:space="preserve"> DC Server Url: </w:t>
      </w:r>
      <w:r w:rsidR="00A60331">
        <w:fldChar w:fldCharType="begin"/>
      </w:r>
      <w:r w:rsidR="00A60331" w:rsidRPr="00A60331">
        <w:rPr>
          <w:lang w:val="en-US"/>
          <w:rPrChange w:id="381" w:author="Демонстрационная версия" w:date="2013-05-17T12:33:00Z">
            <w:rPr/>
          </w:rPrChange>
        </w:rPr>
        <w:instrText>HYPERLINK "https://tst.kaptcha.com/"</w:instrText>
      </w:r>
      <w:r w:rsidR="00A60331">
        <w:fldChar w:fldCharType="separate"/>
      </w:r>
      <w:r w:rsidRPr="00894111">
        <w:rPr>
          <w:rStyle w:val="a7"/>
          <w:rFonts w:asciiTheme="minorHAnsi" w:hAnsiTheme="minorHAnsi" w:cstheme="minorHAnsi"/>
          <w:color w:val="1155CC"/>
          <w:lang w:val="en-US"/>
        </w:rPr>
        <w:t>https://tst.kaptcha.com</w:t>
      </w:r>
      <w:r w:rsidR="00A60331">
        <w:fldChar w:fldCharType="end"/>
      </w:r>
    </w:p>
    <w:p w:rsidR="009110E9" w:rsidRPr="00894111" w:rsidRDefault="009110E9" w:rsidP="009110E9">
      <w:pPr>
        <w:pStyle w:val="22"/>
        <w:ind w:left="1080"/>
        <w:rPr>
          <w:lang w:val="en-US"/>
        </w:rPr>
      </w:pPr>
      <w:r w:rsidRPr="00894111">
        <w:rPr>
          <w:lang w:val="en-US"/>
        </w:rPr>
        <w:t>- Apply changes.</w:t>
      </w:r>
    </w:p>
    <w:p w:rsidR="009110E9" w:rsidRDefault="009110E9" w:rsidP="009110E9">
      <w:pPr>
        <w:pStyle w:val="22"/>
        <w:ind w:left="1080"/>
        <w:rPr>
          <w:lang w:val="en-US"/>
        </w:rPr>
      </w:pPr>
    </w:p>
    <w:p w:rsidR="009110E9" w:rsidRPr="00894111" w:rsidRDefault="009110E9" w:rsidP="009110E9">
      <w:pPr>
        <w:pStyle w:val="22"/>
        <w:ind w:left="1080"/>
        <w:rPr>
          <w:lang w:val="en-US"/>
        </w:rPr>
      </w:pPr>
      <w:r w:rsidRPr="00894111">
        <w:rPr>
          <w:lang w:val="en-US"/>
        </w:rPr>
        <w:t>Steps:</w:t>
      </w:r>
    </w:p>
    <w:p w:rsidR="009110E9" w:rsidRPr="00894111" w:rsidRDefault="009110E9" w:rsidP="009110E9">
      <w:pPr>
        <w:pStyle w:val="22"/>
        <w:ind w:left="1080"/>
        <w:rPr>
          <w:lang w:val="en-US"/>
        </w:rPr>
      </w:pPr>
      <w:r w:rsidRPr="00894111">
        <w:rPr>
          <w:lang w:val="en-US"/>
        </w:rPr>
        <w:t>1. Open Store Front.</w:t>
      </w:r>
    </w:p>
    <w:p w:rsidR="009110E9" w:rsidRPr="00894111" w:rsidRDefault="009110E9" w:rsidP="009110E9">
      <w:pPr>
        <w:pStyle w:val="22"/>
        <w:ind w:left="1080"/>
        <w:rPr>
          <w:lang w:val="en-US"/>
        </w:rPr>
      </w:pPr>
      <w:r w:rsidRPr="00894111">
        <w:rPr>
          <w:lang w:val="en-US"/>
        </w:rPr>
        <w:t>2. Choose some product, add it to Cart and start Checkout as Guest.</w:t>
      </w:r>
    </w:p>
    <w:p w:rsidR="009110E9" w:rsidRPr="00894111" w:rsidRDefault="009110E9" w:rsidP="009110E9">
      <w:pPr>
        <w:pStyle w:val="22"/>
        <w:ind w:left="1080"/>
        <w:rPr>
          <w:lang w:val="en-US"/>
        </w:rPr>
      </w:pPr>
      <w:r w:rsidRPr="00894111">
        <w:rPr>
          <w:lang w:val="en-US"/>
        </w:rPr>
        <w:t>3. On Shipping page enter a shipping address, select shipping method and Continue checkout.</w:t>
      </w:r>
    </w:p>
    <w:p w:rsidR="009110E9" w:rsidRPr="00894111" w:rsidRDefault="009110E9" w:rsidP="009110E9">
      <w:pPr>
        <w:pStyle w:val="22"/>
        <w:ind w:left="1080"/>
        <w:rPr>
          <w:lang w:val="en-US"/>
        </w:rPr>
      </w:pPr>
      <w:r w:rsidRPr="00894111">
        <w:rPr>
          <w:lang w:val="en-US"/>
        </w:rPr>
        <w:t>4. Scroll down Billing page and verify that more left than Continue button, there is a pixel (little blue rectangle).</w:t>
      </w:r>
    </w:p>
    <w:p w:rsidR="009110E9" w:rsidRPr="00894111" w:rsidRDefault="009110E9" w:rsidP="009110E9">
      <w:pPr>
        <w:pStyle w:val="22"/>
        <w:ind w:left="1080"/>
        <w:rPr>
          <w:lang w:val="en-US"/>
        </w:rPr>
      </w:pPr>
      <w:r w:rsidRPr="00894111">
        <w:rPr>
          <w:lang w:val="en-US"/>
        </w:rPr>
        <w:t xml:space="preserve">5. Click on pixel with right button and choose in context menu - Inspect Element. </w:t>
      </w:r>
    </w:p>
    <w:p w:rsidR="009110E9" w:rsidRPr="00894111" w:rsidRDefault="009110E9" w:rsidP="009110E9">
      <w:pPr>
        <w:pStyle w:val="22"/>
        <w:ind w:left="1080"/>
        <w:rPr>
          <w:lang w:val="en-US"/>
        </w:rPr>
      </w:pPr>
      <w:r w:rsidRPr="00894111">
        <w:rPr>
          <w:lang w:val="en-US"/>
        </w:rPr>
        <w:t xml:space="preserve">6. Verify </w:t>
      </w:r>
      <w:proofErr w:type="spellStart"/>
      <w:r w:rsidRPr="00894111">
        <w:rPr>
          <w:lang w:val="en-US"/>
        </w:rPr>
        <w:t>iframe</w:t>
      </w:r>
      <w:proofErr w:type="spellEnd"/>
      <w:r w:rsidRPr="00894111">
        <w:rPr>
          <w:lang w:val="en-US"/>
        </w:rPr>
        <w:t xml:space="preserve"> component </w:t>
      </w:r>
      <w:proofErr w:type="spellStart"/>
      <w:r w:rsidRPr="00894111">
        <w:rPr>
          <w:lang w:val="en-US"/>
        </w:rPr>
        <w:t>src</w:t>
      </w:r>
      <w:proofErr w:type="spellEnd"/>
      <w:r w:rsidRPr="00894111">
        <w:rPr>
          <w:lang w:val="en-US"/>
        </w:rPr>
        <w:t xml:space="preserve"> parameter and write down it value after “s=” (</w:t>
      </w:r>
      <w:proofErr w:type="spellStart"/>
      <w:r w:rsidRPr="00894111">
        <w:rPr>
          <w:lang w:val="en-US"/>
        </w:rPr>
        <w:t>e.g.s</w:t>
      </w:r>
      <w:proofErr w:type="spellEnd"/>
      <w:r w:rsidRPr="00894111">
        <w:rPr>
          <w:lang w:val="en-US"/>
        </w:rPr>
        <w:t>=45TaxQ66Yp5Bhn4I_EvN2pY0bc1qMiaa). All after ‘s =’ is a Session ID.</w:t>
      </w:r>
    </w:p>
    <w:p w:rsidR="009110E9" w:rsidRPr="00894111" w:rsidRDefault="009110E9" w:rsidP="009110E9">
      <w:pPr>
        <w:pStyle w:val="22"/>
        <w:ind w:left="1080"/>
        <w:rPr>
          <w:lang w:val="en-US"/>
        </w:rPr>
      </w:pPr>
      <w:r w:rsidRPr="00894111">
        <w:rPr>
          <w:lang w:val="en-US"/>
        </w:rPr>
        <w:t>7. Select or enter a billing address, enter payment data and click Continue button.</w:t>
      </w:r>
    </w:p>
    <w:p w:rsidR="009110E9" w:rsidRPr="00894111" w:rsidRDefault="009110E9" w:rsidP="009110E9">
      <w:pPr>
        <w:pStyle w:val="22"/>
        <w:ind w:left="1080"/>
        <w:rPr>
          <w:lang w:val="en-US"/>
        </w:rPr>
      </w:pPr>
      <w:r w:rsidRPr="00894111">
        <w:rPr>
          <w:lang w:val="en-US"/>
        </w:rPr>
        <w:t>8. Submit Order.</w:t>
      </w:r>
    </w:p>
    <w:p w:rsidR="009110E9" w:rsidRPr="00894111" w:rsidRDefault="009110E9" w:rsidP="009110E9">
      <w:pPr>
        <w:pStyle w:val="22"/>
        <w:ind w:left="1080"/>
        <w:rPr>
          <w:lang w:val="en-US"/>
        </w:rPr>
      </w:pPr>
      <w:r w:rsidRPr="00894111">
        <w:rPr>
          <w:lang w:val="en-US"/>
        </w:rPr>
        <w:lastRenderedPageBreak/>
        <w:t xml:space="preserve">10. Login to </w:t>
      </w:r>
      <w:proofErr w:type="spellStart"/>
      <w:r w:rsidRPr="00894111">
        <w:rPr>
          <w:lang w:val="en-US"/>
        </w:rPr>
        <w:t>Kount</w:t>
      </w:r>
      <w:proofErr w:type="spellEnd"/>
      <w:r w:rsidRPr="00894111">
        <w:rPr>
          <w:lang w:val="en-US"/>
        </w:rPr>
        <w:t xml:space="preserve"> and open Reports &gt; Order Search.</w:t>
      </w:r>
    </w:p>
    <w:p w:rsidR="009110E9" w:rsidRPr="00894111" w:rsidRDefault="009110E9" w:rsidP="009110E9">
      <w:pPr>
        <w:pStyle w:val="22"/>
        <w:ind w:left="1080"/>
        <w:rPr>
          <w:lang w:val="en-US"/>
        </w:rPr>
      </w:pPr>
      <w:r w:rsidRPr="00894111">
        <w:rPr>
          <w:lang w:val="en-US"/>
        </w:rPr>
        <w:t>10. Using Start Date, find your report and click “details” link.</w:t>
      </w:r>
    </w:p>
    <w:p w:rsidR="009110E9" w:rsidRPr="00894111" w:rsidRDefault="009110E9" w:rsidP="009110E9">
      <w:pPr>
        <w:pStyle w:val="22"/>
        <w:ind w:left="1080"/>
        <w:rPr>
          <w:lang w:val="en-US"/>
        </w:rPr>
      </w:pPr>
      <w:r w:rsidRPr="00894111">
        <w:rPr>
          <w:lang w:val="en-US"/>
        </w:rPr>
        <w:t xml:space="preserve">11. Verify that Session ID, which is in Transaction Summary  is as in </w:t>
      </w:r>
      <w:proofErr w:type="spellStart"/>
      <w:r w:rsidRPr="00894111">
        <w:rPr>
          <w:lang w:val="en-US"/>
        </w:rPr>
        <w:t>iframe</w:t>
      </w:r>
      <w:proofErr w:type="spellEnd"/>
      <w:r w:rsidRPr="00894111">
        <w:rPr>
          <w:lang w:val="en-US"/>
        </w:rPr>
        <w:t>.</w:t>
      </w:r>
    </w:p>
    <w:p w:rsidR="009110E9" w:rsidRPr="00894111" w:rsidRDefault="009110E9" w:rsidP="009110E9">
      <w:pPr>
        <w:pStyle w:val="22"/>
        <w:ind w:left="1080"/>
        <w:rPr>
          <w:lang w:val="en-US"/>
        </w:rPr>
      </w:pPr>
    </w:p>
    <w:p w:rsidR="009110E9" w:rsidRDefault="009110E9" w:rsidP="009110E9">
      <w:pPr>
        <w:pStyle w:val="22"/>
        <w:ind w:left="1080"/>
        <w:rPr>
          <w:b/>
          <w:lang w:val="en-US"/>
        </w:rPr>
      </w:pPr>
      <w:r w:rsidRPr="00267B50">
        <w:rPr>
          <w:b/>
          <w:lang w:val="en-US"/>
        </w:rPr>
        <w:t>T</w:t>
      </w:r>
      <w:r>
        <w:rPr>
          <w:b/>
          <w:lang w:val="en-US"/>
        </w:rPr>
        <w:t xml:space="preserve">est </w:t>
      </w:r>
      <w:r w:rsidRPr="00267B50">
        <w:rPr>
          <w:b/>
          <w:lang w:val="en-US"/>
        </w:rPr>
        <w:t>C</w:t>
      </w:r>
      <w:r>
        <w:rPr>
          <w:b/>
          <w:lang w:val="en-US"/>
        </w:rPr>
        <w:t xml:space="preserve">ase </w:t>
      </w:r>
      <w:r w:rsidRPr="00267B50">
        <w:rPr>
          <w:b/>
          <w:lang w:val="en-US"/>
        </w:rPr>
        <w:t>7.</w:t>
      </w:r>
    </w:p>
    <w:p w:rsidR="009110E9" w:rsidRPr="00267B50" w:rsidRDefault="009110E9" w:rsidP="009110E9">
      <w:pPr>
        <w:pStyle w:val="22"/>
        <w:ind w:left="1080"/>
        <w:rPr>
          <w:b/>
          <w:lang w:val="en-US"/>
        </w:rPr>
      </w:pPr>
      <w:r w:rsidRPr="00267B50">
        <w:rPr>
          <w:b/>
          <w:lang w:val="en-US"/>
        </w:rPr>
        <w:t xml:space="preserve">Send data to </w:t>
      </w:r>
      <w:proofErr w:type="spellStart"/>
      <w:r w:rsidRPr="00267B50">
        <w:rPr>
          <w:b/>
          <w:lang w:val="en-US"/>
        </w:rPr>
        <w:t>Kount</w:t>
      </w:r>
      <w:proofErr w:type="spellEnd"/>
      <w:r w:rsidRPr="00267B50">
        <w:rPr>
          <w:b/>
          <w:lang w:val="en-US"/>
        </w:rPr>
        <w:t xml:space="preserve">. Check that guest user and order data sent correctly to </w:t>
      </w:r>
      <w:proofErr w:type="spellStart"/>
      <w:r w:rsidRPr="00267B50">
        <w:rPr>
          <w:b/>
          <w:lang w:val="en-US"/>
        </w:rPr>
        <w:t>Kount</w:t>
      </w:r>
      <w:proofErr w:type="spellEnd"/>
      <w:r w:rsidRPr="00267B50">
        <w:rPr>
          <w:b/>
          <w:lang w:val="en-US"/>
        </w:rPr>
        <w:t>.</w:t>
      </w:r>
    </w:p>
    <w:p w:rsidR="009110E9" w:rsidRDefault="009110E9" w:rsidP="009110E9">
      <w:pPr>
        <w:pStyle w:val="22"/>
        <w:ind w:left="1080"/>
        <w:rPr>
          <w:lang w:val="en-US"/>
        </w:rPr>
      </w:pPr>
    </w:p>
    <w:p w:rsidR="009110E9" w:rsidRPr="00894111" w:rsidRDefault="009110E9" w:rsidP="009110E9">
      <w:pPr>
        <w:pStyle w:val="22"/>
        <w:ind w:left="1080"/>
        <w:rPr>
          <w:lang w:val="en-US"/>
        </w:rPr>
      </w:pPr>
      <w:r w:rsidRPr="00894111">
        <w:rPr>
          <w:lang w:val="en-US"/>
        </w:rPr>
        <w:t>Steps:</w:t>
      </w:r>
    </w:p>
    <w:p w:rsidR="009110E9" w:rsidRPr="00894111" w:rsidRDefault="009110E9" w:rsidP="009110E9">
      <w:pPr>
        <w:pStyle w:val="22"/>
        <w:ind w:left="1080"/>
        <w:rPr>
          <w:lang w:val="en-US"/>
        </w:rPr>
      </w:pPr>
      <w:r w:rsidRPr="00894111">
        <w:rPr>
          <w:lang w:val="en-US"/>
        </w:rPr>
        <w:t>1. Open Store Front.</w:t>
      </w:r>
    </w:p>
    <w:p w:rsidR="009110E9" w:rsidRPr="00894111" w:rsidRDefault="009110E9" w:rsidP="009110E9">
      <w:pPr>
        <w:pStyle w:val="22"/>
        <w:ind w:left="1080"/>
        <w:rPr>
          <w:lang w:val="en-US"/>
        </w:rPr>
      </w:pPr>
      <w:r w:rsidRPr="00894111">
        <w:rPr>
          <w:lang w:val="en-US"/>
        </w:rPr>
        <w:t>2. Choose some product, add it to Cart and start Checkout as Guest.</w:t>
      </w:r>
    </w:p>
    <w:p w:rsidR="009110E9" w:rsidRPr="00894111" w:rsidRDefault="009110E9" w:rsidP="009110E9">
      <w:pPr>
        <w:pStyle w:val="22"/>
        <w:ind w:left="1080"/>
        <w:rPr>
          <w:lang w:val="en-US"/>
        </w:rPr>
      </w:pPr>
      <w:r w:rsidRPr="00894111">
        <w:rPr>
          <w:lang w:val="en-US"/>
        </w:rPr>
        <w:t>3. On Shipping page enter a shipping address, select shipping method and Continue checkout.</w:t>
      </w:r>
    </w:p>
    <w:p w:rsidR="009110E9" w:rsidRPr="00894111" w:rsidRDefault="009110E9" w:rsidP="009110E9">
      <w:pPr>
        <w:pStyle w:val="22"/>
        <w:ind w:left="1080"/>
        <w:rPr>
          <w:lang w:val="en-US"/>
        </w:rPr>
      </w:pPr>
      <w:r w:rsidRPr="00894111">
        <w:rPr>
          <w:lang w:val="en-US"/>
        </w:rPr>
        <w:t>4. Select or enter a billing address, enter payment data and click Continue button.</w:t>
      </w:r>
    </w:p>
    <w:p w:rsidR="009110E9" w:rsidRPr="00894111" w:rsidRDefault="009110E9" w:rsidP="009110E9">
      <w:pPr>
        <w:pStyle w:val="22"/>
        <w:ind w:left="1080"/>
        <w:rPr>
          <w:lang w:val="en-US"/>
        </w:rPr>
      </w:pPr>
      <w:r w:rsidRPr="00894111">
        <w:rPr>
          <w:lang w:val="en-US"/>
        </w:rPr>
        <w:t>5. Submit Order.</w:t>
      </w:r>
    </w:p>
    <w:p w:rsidR="009110E9" w:rsidRPr="00894111" w:rsidRDefault="009110E9" w:rsidP="009110E9">
      <w:pPr>
        <w:pStyle w:val="22"/>
        <w:ind w:left="1080"/>
        <w:rPr>
          <w:lang w:val="en-US"/>
        </w:rPr>
      </w:pPr>
      <w:r w:rsidRPr="00894111">
        <w:rPr>
          <w:lang w:val="en-US"/>
        </w:rPr>
        <w:t xml:space="preserve">6. Login to </w:t>
      </w:r>
      <w:proofErr w:type="spellStart"/>
      <w:r w:rsidRPr="00894111">
        <w:rPr>
          <w:lang w:val="en-US"/>
        </w:rPr>
        <w:t>Kount</w:t>
      </w:r>
      <w:proofErr w:type="spellEnd"/>
      <w:r w:rsidRPr="00894111">
        <w:rPr>
          <w:lang w:val="en-US"/>
        </w:rPr>
        <w:t xml:space="preserve"> and open Reports &gt; Order Search.</w:t>
      </w:r>
    </w:p>
    <w:p w:rsidR="009110E9" w:rsidRPr="00894111" w:rsidRDefault="009110E9" w:rsidP="009110E9">
      <w:pPr>
        <w:pStyle w:val="22"/>
        <w:ind w:left="1080"/>
        <w:rPr>
          <w:lang w:val="en-US"/>
        </w:rPr>
      </w:pPr>
      <w:r w:rsidRPr="00894111">
        <w:rPr>
          <w:lang w:val="en-US"/>
        </w:rPr>
        <w:t>7. Using Start Date, find your report and click “details” link.</w:t>
      </w:r>
    </w:p>
    <w:p w:rsidR="009110E9" w:rsidRPr="00894111" w:rsidRDefault="009110E9" w:rsidP="009110E9">
      <w:pPr>
        <w:pStyle w:val="22"/>
        <w:ind w:left="1080"/>
        <w:rPr>
          <w:lang w:val="en-US"/>
        </w:rPr>
      </w:pPr>
      <w:r w:rsidRPr="00894111">
        <w:rPr>
          <w:lang w:val="en-US"/>
        </w:rPr>
        <w:t>8. Verify that next data sent correctly:</w:t>
      </w:r>
    </w:p>
    <w:p w:rsidR="009110E9" w:rsidRPr="00894111" w:rsidRDefault="009110E9" w:rsidP="009110E9">
      <w:pPr>
        <w:pStyle w:val="22"/>
        <w:ind w:left="1080"/>
        <w:rPr>
          <w:lang w:val="en-US"/>
        </w:rPr>
      </w:pPr>
      <w:r w:rsidRPr="00894111">
        <w:rPr>
          <w:lang w:val="en-US"/>
        </w:rPr>
        <w:t>- Transactional Summary section: Date, Order Num</w:t>
      </w:r>
    </w:p>
    <w:p w:rsidR="009110E9" w:rsidRPr="00894111" w:rsidRDefault="009110E9" w:rsidP="009110E9">
      <w:pPr>
        <w:pStyle w:val="22"/>
        <w:ind w:left="1080"/>
        <w:rPr>
          <w:lang w:val="en-US"/>
        </w:rPr>
      </w:pPr>
      <w:r w:rsidRPr="00894111">
        <w:rPr>
          <w:lang w:val="en-US"/>
        </w:rPr>
        <w:t xml:space="preserve">- Customer: Created, Name (empty), Email (empty), Ship Email, </w:t>
      </w:r>
      <w:proofErr w:type="spellStart"/>
      <w:r w:rsidRPr="00894111">
        <w:rPr>
          <w:lang w:val="en-US"/>
        </w:rPr>
        <w:t>Cust</w:t>
      </w:r>
      <w:proofErr w:type="spellEnd"/>
      <w:r w:rsidRPr="00894111">
        <w:rPr>
          <w:lang w:val="en-US"/>
        </w:rPr>
        <w:t>. ID (empty)</w:t>
      </w:r>
    </w:p>
    <w:p w:rsidR="009110E9" w:rsidRPr="00894111" w:rsidRDefault="009110E9" w:rsidP="009110E9">
      <w:pPr>
        <w:pStyle w:val="22"/>
        <w:ind w:left="1080"/>
        <w:rPr>
          <w:lang w:val="en-US"/>
        </w:rPr>
      </w:pPr>
      <w:r w:rsidRPr="00894111">
        <w:rPr>
          <w:lang w:val="en-US"/>
        </w:rPr>
        <w:t>- Payment: Total, Type</w:t>
      </w:r>
    </w:p>
    <w:p w:rsidR="009110E9" w:rsidRPr="00894111" w:rsidRDefault="009110E9" w:rsidP="009110E9">
      <w:pPr>
        <w:pStyle w:val="22"/>
        <w:ind w:left="1080"/>
        <w:rPr>
          <w:lang w:val="en-US"/>
        </w:rPr>
      </w:pPr>
      <w:r w:rsidRPr="00894111">
        <w:rPr>
          <w:lang w:val="en-US"/>
        </w:rPr>
        <w:t xml:space="preserve">- Device: Location, IP Address (to find out you address can use e.g. can use </w:t>
      </w:r>
      <w:r w:rsidR="00A60331">
        <w:fldChar w:fldCharType="begin"/>
      </w:r>
      <w:r w:rsidR="00A60331" w:rsidRPr="00A60331">
        <w:rPr>
          <w:lang w:val="en-US"/>
          <w:rPrChange w:id="382" w:author="Демонстрационная версия" w:date="2013-05-17T12:33:00Z">
            <w:rPr/>
          </w:rPrChange>
        </w:rPr>
        <w:instrText>HYPERLINK "http://www.myipaddress.com/"</w:instrText>
      </w:r>
      <w:r w:rsidR="00A60331">
        <w:fldChar w:fldCharType="separate"/>
      </w:r>
      <w:r w:rsidRPr="00894111">
        <w:rPr>
          <w:rStyle w:val="a7"/>
          <w:rFonts w:asciiTheme="minorHAnsi" w:hAnsiTheme="minorHAnsi" w:cstheme="minorHAnsi"/>
          <w:color w:val="1155CC"/>
          <w:lang w:val="en-US"/>
        </w:rPr>
        <w:t>http://www.myipaddress.com</w:t>
      </w:r>
      <w:r w:rsidR="00A60331">
        <w:fldChar w:fldCharType="end"/>
      </w:r>
      <w:r w:rsidRPr="00894111">
        <w:rPr>
          <w:lang w:val="en-US"/>
        </w:rPr>
        <w:t>)</w:t>
      </w:r>
    </w:p>
    <w:p w:rsidR="009110E9" w:rsidRPr="00894111" w:rsidRDefault="009110E9" w:rsidP="009110E9">
      <w:pPr>
        <w:pStyle w:val="22"/>
        <w:ind w:left="1080"/>
        <w:rPr>
          <w:lang w:val="en-US"/>
        </w:rPr>
      </w:pPr>
      <w:r w:rsidRPr="00894111">
        <w:rPr>
          <w:lang w:val="en-US"/>
        </w:rPr>
        <w:t>- Addresses: Billing Address, Shipping Address</w:t>
      </w:r>
    </w:p>
    <w:p w:rsidR="009110E9" w:rsidRPr="00894111" w:rsidRDefault="009110E9" w:rsidP="009110E9">
      <w:pPr>
        <w:pStyle w:val="22"/>
        <w:ind w:left="1080"/>
        <w:rPr>
          <w:lang w:val="en-US"/>
        </w:rPr>
      </w:pPr>
      <w:r w:rsidRPr="00894111">
        <w:rPr>
          <w:lang w:val="en-US"/>
        </w:rPr>
        <w:t>- Phone Numbers: Billing Phone, Shipping Phone</w:t>
      </w:r>
    </w:p>
    <w:p w:rsidR="009110E9" w:rsidRPr="00894111" w:rsidRDefault="009110E9" w:rsidP="009110E9">
      <w:pPr>
        <w:pStyle w:val="22"/>
        <w:ind w:left="1080"/>
        <w:rPr>
          <w:lang w:val="en-US"/>
        </w:rPr>
      </w:pPr>
      <w:r w:rsidRPr="00894111">
        <w:rPr>
          <w:lang w:val="en-US"/>
        </w:rPr>
        <w:t>- Shopping Cart</w:t>
      </w:r>
    </w:p>
    <w:p w:rsidR="009110E9" w:rsidRPr="00894111" w:rsidRDefault="009110E9" w:rsidP="009110E9">
      <w:pPr>
        <w:pStyle w:val="22"/>
        <w:ind w:left="1080"/>
        <w:rPr>
          <w:lang w:val="en-US"/>
        </w:rPr>
      </w:pPr>
      <w:r w:rsidRPr="00894111">
        <w:rPr>
          <w:lang w:val="en-US"/>
        </w:rPr>
        <w:t>- Bank Information</w:t>
      </w:r>
    </w:p>
    <w:p w:rsidR="009110E9" w:rsidRPr="00894111" w:rsidRDefault="009110E9" w:rsidP="009110E9">
      <w:pPr>
        <w:pStyle w:val="22"/>
        <w:ind w:left="1080"/>
        <w:rPr>
          <w:lang w:val="en-US"/>
        </w:rPr>
      </w:pPr>
    </w:p>
    <w:p w:rsidR="009110E9" w:rsidRDefault="009110E9" w:rsidP="009110E9">
      <w:pPr>
        <w:pStyle w:val="22"/>
        <w:ind w:left="1080"/>
        <w:rPr>
          <w:b/>
          <w:lang w:val="en-US"/>
        </w:rPr>
      </w:pPr>
      <w:proofErr w:type="spellStart"/>
      <w:r w:rsidRPr="00267B50">
        <w:rPr>
          <w:b/>
          <w:lang w:val="en-US"/>
        </w:rPr>
        <w:t>T</w:t>
      </w:r>
      <w:r>
        <w:rPr>
          <w:b/>
          <w:lang w:val="en-US"/>
        </w:rPr>
        <w:t>est</w:t>
      </w:r>
      <w:r w:rsidRPr="00267B50">
        <w:rPr>
          <w:b/>
          <w:lang w:val="en-US"/>
        </w:rPr>
        <w:t>C</w:t>
      </w:r>
      <w:r>
        <w:rPr>
          <w:b/>
          <w:lang w:val="en-US"/>
        </w:rPr>
        <w:t>ase</w:t>
      </w:r>
      <w:proofErr w:type="spellEnd"/>
      <w:r>
        <w:rPr>
          <w:b/>
          <w:lang w:val="en-US"/>
        </w:rPr>
        <w:t xml:space="preserve"> </w:t>
      </w:r>
      <w:r w:rsidRPr="00267B50">
        <w:rPr>
          <w:b/>
          <w:lang w:val="en-US"/>
        </w:rPr>
        <w:t>8.</w:t>
      </w:r>
    </w:p>
    <w:p w:rsidR="009110E9" w:rsidRPr="00267B50" w:rsidRDefault="009110E9" w:rsidP="009110E9">
      <w:pPr>
        <w:pStyle w:val="22"/>
        <w:ind w:left="1080"/>
        <w:rPr>
          <w:b/>
          <w:lang w:val="en-US"/>
        </w:rPr>
      </w:pPr>
      <w:r w:rsidRPr="00267B50">
        <w:rPr>
          <w:b/>
          <w:lang w:val="en-US"/>
        </w:rPr>
        <w:t xml:space="preserve">Send data to </w:t>
      </w:r>
      <w:proofErr w:type="spellStart"/>
      <w:r w:rsidRPr="00267B50">
        <w:rPr>
          <w:b/>
          <w:lang w:val="en-US"/>
        </w:rPr>
        <w:t>Kount</w:t>
      </w:r>
      <w:proofErr w:type="spellEnd"/>
      <w:r w:rsidRPr="00267B50">
        <w:rPr>
          <w:b/>
          <w:lang w:val="en-US"/>
        </w:rPr>
        <w:t xml:space="preserve">. Check that registered user and order data sent correctly to </w:t>
      </w:r>
      <w:proofErr w:type="spellStart"/>
      <w:r w:rsidRPr="00267B50">
        <w:rPr>
          <w:b/>
          <w:lang w:val="en-US"/>
        </w:rPr>
        <w:t>Kount</w:t>
      </w:r>
      <w:proofErr w:type="spellEnd"/>
      <w:r w:rsidRPr="00267B50">
        <w:rPr>
          <w:b/>
          <w:lang w:val="en-US"/>
        </w:rPr>
        <w:t>.</w:t>
      </w:r>
    </w:p>
    <w:p w:rsidR="009110E9" w:rsidRDefault="009110E9" w:rsidP="009110E9">
      <w:pPr>
        <w:pStyle w:val="22"/>
        <w:ind w:left="1080"/>
        <w:rPr>
          <w:lang w:val="en-US"/>
        </w:rPr>
      </w:pPr>
    </w:p>
    <w:p w:rsidR="009110E9" w:rsidRPr="00894111" w:rsidRDefault="009110E9" w:rsidP="009110E9">
      <w:pPr>
        <w:pStyle w:val="22"/>
        <w:ind w:left="1080"/>
        <w:rPr>
          <w:lang w:val="en-US"/>
        </w:rPr>
      </w:pPr>
      <w:r w:rsidRPr="00894111">
        <w:rPr>
          <w:lang w:val="en-US"/>
        </w:rPr>
        <w:t>Steps:</w:t>
      </w:r>
    </w:p>
    <w:p w:rsidR="009110E9" w:rsidRPr="00894111" w:rsidRDefault="009110E9" w:rsidP="009110E9">
      <w:pPr>
        <w:pStyle w:val="22"/>
        <w:ind w:left="1080"/>
        <w:rPr>
          <w:lang w:val="en-US"/>
        </w:rPr>
      </w:pPr>
      <w:r w:rsidRPr="00894111">
        <w:rPr>
          <w:lang w:val="en-US"/>
        </w:rPr>
        <w:t>1. Open Store Front.</w:t>
      </w:r>
    </w:p>
    <w:p w:rsidR="009110E9" w:rsidRPr="00894111" w:rsidRDefault="009110E9" w:rsidP="009110E9">
      <w:pPr>
        <w:pStyle w:val="22"/>
        <w:ind w:left="1080"/>
        <w:rPr>
          <w:lang w:val="en-US"/>
        </w:rPr>
      </w:pPr>
      <w:r w:rsidRPr="00894111">
        <w:rPr>
          <w:lang w:val="en-US"/>
        </w:rPr>
        <w:t>2. Login as registered user (or register a new one).</w:t>
      </w:r>
    </w:p>
    <w:p w:rsidR="009110E9" w:rsidRPr="00894111" w:rsidRDefault="009110E9" w:rsidP="009110E9">
      <w:pPr>
        <w:pStyle w:val="22"/>
        <w:ind w:left="1080"/>
        <w:rPr>
          <w:lang w:val="en-US"/>
        </w:rPr>
      </w:pPr>
      <w:r w:rsidRPr="00894111">
        <w:rPr>
          <w:lang w:val="en-US"/>
        </w:rPr>
        <w:t>3. Choose some product, add it to Cart and start Checkout.</w:t>
      </w:r>
    </w:p>
    <w:p w:rsidR="009110E9" w:rsidRPr="00894111" w:rsidRDefault="009110E9" w:rsidP="009110E9">
      <w:pPr>
        <w:pStyle w:val="22"/>
        <w:ind w:left="1080"/>
        <w:rPr>
          <w:lang w:val="en-US"/>
        </w:rPr>
      </w:pPr>
      <w:r w:rsidRPr="00894111">
        <w:rPr>
          <w:lang w:val="en-US"/>
        </w:rPr>
        <w:t>4. On Shipping page enter a shipping address, select shipping method and Continue checkout.</w:t>
      </w:r>
    </w:p>
    <w:p w:rsidR="009110E9" w:rsidRPr="00894111" w:rsidRDefault="009110E9" w:rsidP="009110E9">
      <w:pPr>
        <w:pStyle w:val="22"/>
        <w:ind w:left="1080"/>
        <w:rPr>
          <w:lang w:val="en-US"/>
        </w:rPr>
      </w:pPr>
      <w:r w:rsidRPr="00894111">
        <w:rPr>
          <w:lang w:val="en-US"/>
        </w:rPr>
        <w:t>5. Select or enter a billing address, enter payment data and click Continue button.</w:t>
      </w:r>
    </w:p>
    <w:p w:rsidR="009110E9" w:rsidRPr="00894111" w:rsidRDefault="009110E9" w:rsidP="009110E9">
      <w:pPr>
        <w:pStyle w:val="22"/>
        <w:ind w:left="1080"/>
        <w:rPr>
          <w:lang w:val="en-US"/>
        </w:rPr>
      </w:pPr>
      <w:r w:rsidRPr="00894111">
        <w:rPr>
          <w:lang w:val="en-US"/>
        </w:rPr>
        <w:t>6. Submit Order.</w:t>
      </w:r>
    </w:p>
    <w:p w:rsidR="009110E9" w:rsidRPr="00894111" w:rsidRDefault="009110E9" w:rsidP="009110E9">
      <w:pPr>
        <w:pStyle w:val="22"/>
        <w:ind w:left="1080"/>
        <w:rPr>
          <w:lang w:val="en-US"/>
        </w:rPr>
      </w:pPr>
      <w:r w:rsidRPr="00894111">
        <w:rPr>
          <w:lang w:val="en-US"/>
        </w:rPr>
        <w:t xml:space="preserve">7. Login to </w:t>
      </w:r>
      <w:proofErr w:type="spellStart"/>
      <w:r w:rsidRPr="00894111">
        <w:rPr>
          <w:lang w:val="en-US"/>
        </w:rPr>
        <w:t>Kount</w:t>
      </w:r>
      <w:proofErr w:type="spellEnd"/>
      <w:r w:rsidRPr="00894111">
        <w:rPr>
          <w:lang w:val="en-US"/>
        </w:rPr>
        <w:t xml:space="preserve"> and open Reports &gt; Order Search.</w:t>
      </w:r>
    </w:p>
    <w:p w:rsidR="009110E9" w:rsidRPr="00894111" w:rsidRDefault="009110E9" w:rsidP="009110E9">
      <w:pPr>
        <w:pStyle w:val="22"/>
        <w:ind w:left="1080"/>
        <w:rPr>
          <w:lang w:val="en-US"/>
        </w:rPr>
      </w:pPr>
      <w:r w:rsidRPr="00894111">
        <w:rPr>
          <w:lang w:val="en-US"/>
        </w:rPr>
        <w:t>8. Using Start Date, find your report and click “details” link.</w:t>
      </w:r>
    </w:p>
    <w:p w:rsidR="009110E9" w:rsidRPr="00894111" w:rsidRDefault="009110E9" w:rsidP="009110E9">
      <w:pPr>
        <w:pStyle w:val="22"/>
        <w:ind w:left="1080"/>
        <w:rPr>
          <w:lang w:val="en-US"/>
        </w:rPr>
      </w:pPr>
      <w:r w:rsidRPr="00894111">
        <w:rPr>
          <w:lang w:val="en-US"/>
        </w:rPr>
        <w:t>9. Verify that next data sent correctly:</w:t>
      </w:r>
    </w:p>
    <w:p w:rsidR="009110E9" w:rsidRPr="00894111" w:rsidRDefault="009110E9" w:rsidP="009110E9">
      <w:pPr>
        <w:pStyle w:val="22"/>
        <w:ind w:left="1080"/>
        <w:rPr>
          <w:lang w:val="en-US"/>
        </w:rPr>
      </w:pPr>
      <w:r w:rsidRPr="00894111">
        <w:rPr>
          <w:lang w:val="en-US"/>
        </w:rPr>
        <w:t>- Transactional Summary section: Date, Order Num</w:t>
      </w:r>
    </w:p>
    <w:p w:rsidR="009110E9" w:rsidRPr="00894111" w:rsidRDefault="009110E9" w:rsidP="009110E9">
      <w:pPr>
        <w:pStyle w:val="22"/>
        <w:ind w:left="1080"/>
        <w:rPr>
          <w:lang w:val="en-US"/>
        </w:rPr>
      </w:pPr>
      <w:r w:rsidRPr="00894111">
        <w:rPr>
          <w:lang w:val="en-US"/>
        </w:rPr>
        <w:t>- Customer: Created, Name, Email, Ship Email</w:t>
      </w:r>
    </w:p>
    <w:p w:rsidR="009110E9" w:rsidRPr="00894111" w:rsidRDefault="009110E9" w:rsidP="009110E9">
      <w:pPr>
        <w:pStyle w:val="22"/>
        <w:ind w:left="1080"/>
        <w:rPr>
          <w:lang w:val="en-US"/>
        </w:rPr>
      </w:pPr>
      <w:r w:rsidRPr="00894111">
        <w:rPr>
          <w:lang w:val="en-US"/>
        </w:rPr>
        <w:t>- Payment: Total, Type</w:t>
      </w:r>
    </w:p>
    <w:p w:rsidR="009110E9" w:rsidRPr="00894111" w:rsidRDefault="009110E9" w:rsidP="009110E9">
      <w:pPr>
        <w:pStyle w:val="22"/>
        <w:ind w:left="1080"/>
        <w:rPr>
          <w:lang w:val="en-US"/>
        </w:rPr>
      </w:pPr>
      <w:r w:rsidRPr="00894111">
        <w:rPr>
          <w:lang w:val="en-US"/>
        </w:rPr>
        <w:t xml:space="preserve">- Device: Location, IP Address (to find out you address can use e.g. can use </w:t>
      </w:r>
      <w:r w:rsidR="00A60331">
        <w:fldChar w:fldCharType="begin"/>
      </w:r>
      <w:r w:rsidR="00A60331" w:rsidRPr="00A60331">
        <w:rPr>
          <w:lang w:val="en-US"/>
          <w:rPrChange w:id="383" w:author="Демонстрационная версия" w:date="2013-05-17T12:33:00Z">
            <w:rPr/>
          </w:rPrChange>
        </w:rPr>
        <w:instrText>HYPERLINK "http://www.myipaddress.com/"</w:instrText>
      </w:r>
      <w:r w:rsidR="00A60331">
        <w:fldChar w:fldCharType="separate"/>
      </w:r>
      <w:r w:rsidRPr="00894111">
        <w:rPr>
          <w:rStyle w:val="a7"/>
          <w:rFonts w:asciiTheme="minorHAnsi" w:hAnsiTheme="minorHAnsi" w:cstheme="minorHAnsi"/>
          <w:color w:val="1155CC"/>
          <w:lang w:val="en-US"/>
        </w:rPr>
        <w:t>http://www.myipaddress.com</w:t>
      </w:r>
      <w:r w:rsidR="00A60331">
        <w:fldChar w:fldCharType="end"/>
      </w:r>
      <w:r w:rsidRPr="00894111">
        <w:rPr>
          <w:lang w:val="en-US"/>
        </w:rPr>
        <w:t>)</w:t>
      </w:r>
    </w:p>
    <w:p w:rsidR="009110E9" w:rsidRPr="00894111" w:rsidRDefault="009110E9" w:rsidP="009110E9">
      <w:pPr>
        <w:pStyle w:val="22"/>
        <w:ind w:left="1080"/>
        <w:rPr>
          <w:lang w:val="en-US"/>
        </w:rPr>
      </w:pPr>
      <w:r w:rsidRPr="00894111">
        <w:rPr>
          <w:lang w:val="en-US"/>
        </w:rPr>
        <w:t>- Addresses: Billing Address, Shipping Address</w:t>
      </w:r>
    </w:p>
    <w:p w:rsidR="009110E9" w:rsidRPr="00894111" w:rsidRDefault="009110E9" w:rsidP="009110E9">
      <w:pPr>
        <w:pStyle w:val="22"/>
        <w:ind w:left="1080"/>
        <w:rPr>
          <w:lang w:val="en-US"/>
        </w:rPr>
      </w:pPr>
      <w:r w:rsidRPr="00894111">
        <w:rPr>
          <w:lang w:val="en-US"/>
        </w:rPr>
        <w:lastRenderedPageBreak/>
        <w:t>- Phone Numbers: Billing Phone, Shipping Phone</w:t>
      </w:r>
    </w:p>
    <w:p w:rsidR="009110E9" w:rsidRPr="00894111" w:rsidRDefault="009110E9" w:rsidP="009110E9">
      <w:pPr>
        <w:pStyle w:val="22"/>
        <w:ind w:left="1080"/>
        <w:rPr>
          <w:lang w:val="en-US"/>
        </w:rPr>
      </w:pPr>
      <w:r w:rsidRPr="00894111">
        <w:rPr>
          <w:lang w:val="en-US"/>
        </w:rPr>
        <w:t>- Shopping Cart</w:t>
      </w:r>
    </w:p>
    <w:p w:rsidR="009110E9" w:rsidRPr="00894111" w:rsidRDefault="009110E9" w:rsidP="009110E9">
      <w:pPr>
        <w:pStyle w:val="22"/>
        <w:ind w:left="1080"/>
        <w:rPr>
          <w:lang w:val="en-US"/>
        </w:rPr>
      </w:pPr>
      <w:r w:rsidRPr="00894111">
        <w:rPr>
          <w:lang w:val="en-US"/>
        </w:rPr>
        <w:t>- Bank Information</w:t>
      </w:r>
      <w:r w:rsidRPr="00894111">
        <w:rPr>
          <w:lang w:val="en-US"/>
        </w:rPr>
        <w:br/>
      </w:r>
    </w:p>
    <w:p w:rsidR="009110E9" w:rsidRDefault="009110E9" w:rsidP="009110E9">
      <w:pPr>
        <w:pStyle w:val="22"/>
        <w:ind w:left="1080"/>
        <w:rPr>
          <w:b/>
          <w:lang w:val="en-US"/>
        </w:rPr>
      </w:pPr>
      <w:proofErr w:type="spellStart"/>
      <w:r w:rsidRPr="00B901FA">
        <w:rPr>
          <w:b/>
          <w:lang w:val="en-US"/>
        </w:rPr>
        <w:t>T</w:t>
      </w:r>
      <w:r>
        <w:rPr>
          <w:b/>
          <w:lang w:val="en-US"/>
        </w:rPr>
        <w:t>est</w:t>
      </w:r>
      <w:r w:rsidRPr="00B901FA">
        <w:rPr>
          <w:b/>
          <w:lang w:val="en-US"/>
        </w:rPr>
        <w:t>C</w:t>
      </w:r>
      <w:r>
        <w:rPr>
          <w:b/>
          <w:lang w:val="en-US"/>
        </w:rPr>
        <w:t>ase</w:t>
      </w:r>
      <w:proofErr w:type="spellEnd"/>
      <w:r>
        <w:rPr>
          <w:b/>
          <w:lang w:val="en-US"/>
        </w:rPr>
        <w:t xml:space="preserve"> </w:t>
      </w:r>
      <w:r w:rsidRPr="00B901FA">
        <w:rPr>
          <w:b/>
          <w:lang w:val="en-US"/>
        </w:rPr>
        <w:t>9.</w:t>
      </w:r>
    </w:p>
    <w:p w:rsidR="009110E9" w:rsidRPr="00B901FA" w:rsidRDefault="009110E9" w:rsidP="009110E9">
      <w:pPr>
        <w:pStyle w:val="22"/>
        <w:ind w:left="1080"/>
        <w:rPr>
          <w:b/>
          <w:lang w:val="en-US"/>
        </w:rPr>
      </w:pPr>
      <w:r w:rsidRPr="00B901FA">
        <w:rPr>
          <w:b/>
          <w:lang w:val="en-US"/>
        </w:rPr>
        <w:t>Decline Order. Check that declined order return user to billing page with proper message.</w:t>
      </w:r>
    </w:p>
    <w:p w:rsidR="009110E9" w:rsidRDefault="009110E9" w:rsidP="009110E9">
      <w:pPr>
        <w:pStyle w:val="22"/>
        <w:ind w:left="1080"/>
        <w:rPr>
          <w:lang w:val="en-US"/>
        </w:rPr>
      </w:pPr>
    </w:p>
    <w:p w:rsidR="009110E9" w:rsidRPr="00894111" w:rsidRDefault="009110E9" w:rsidP="009110E9">
      <w:pPr>
        <w:pStyle w:val="22"/>
        <w:ind w:left="1080"/>
        <w:rPr>
          <w:lang w:val="en-US"/>
        </w:rPr>
      </w:pPr>
      <w:r w:rsidRPr="00894111">
        <w:rPr>
          <w:lang w:val="en-US"/>
        </w:rPr>
        <w:t>Prerequisites:</w:t>
      </w:r>
    </w:p>
    <w:p w:rsidR="009110E9" w:rsidRPr="00894111" w:rsidRDefault="009110E9" w:rsidP="009110E9">
      <w:pPr>
        <w:pStyle w:val="22"/>
        <w:ind w:left="1080"/>
        <w:rPr>
          <w:lang w:val="en-US"/>
        </w:rPr>
      </w:pPr>
      <w:r w:rsidRPr="00894111">
        <w:rPr>
          <w:lang w:val="en-US"/>
        </w:rPr>
        <w:t xml:space="preserve">Set Rules on </w:t>
      </w:r>
      <w:proofErr w:type="spellStart"/>
      <w:r w:rsidRPr="00894111">
        <w:rPr>
          <w:lang w:val="en-US"/>
        </w:rPr>
        <w:t>Kount</w:t>
      </w:r>
      <w:proofErr w:type="spellEnd"/>
      <w:r w:rsidRPr="00894111">
        <w:rPr>
          <w:lang w:val="en-US"/>
        </w:rPr>
        <w:t xml:space="preserve"> that will decline orders : </w:t>
      </w:r>
    </w:p>
    <w:p w:rsidR="009110E9" w:rsidRPr="00894111" w:rsidRDefault="009110E9" w:rsidP="009110E9">
      <w:pPr>
        <w:pStyle w:val="22"/>
        <w:ind w:left="1080"/>
        <w:rPr>
          <w:lang w:val="en-US"/>
        </w:rPr>
      </w:pPr>
      <w:r w:rsidRPr="00894111">
        <w:rPr>
          <w:lang w:val="en-US"/>
        </w:rPr>
        <w:t xml:space="preserve">- Login to </w:t>
      </w:r>
      <w:proofErr w:type="spellStart"/>
      <w:r w:rsidRPr="00894111">
        <w:rPr>
          <w:lang w:val="en-US"/>
        </w:rPr>
        <w:t>Kount</w:t>
      </w:r>
      <w:proofErr w:type="spellEnd"/>
      <w:r w:rsidRPr="00894111">
        <w:rPr>
          <w:lang w:val="en-US"/>
        </w:rPr>
        <w:t xml:space="preserve"> </w:t>
      </w:r>
    </w:p>
    <w:p w:rsidR="009110E9" w:rsidRPr="00894111" w:rsidRDefault="009110E9" w:rsidP="009110E9">
      <w:pPr>
        <w:pStyle w:val="22"/>
        <w:ind w:left="1080"/>
        <w:rPr>
          <w:lang w:val="en-US"/>
        </w:rPr>
      </w:pPr>
      <w:r w:rsidRPr="00894111">
        <w:rPr>
          <w:lang w:val="en-US"/>
        </w:rPr>
        <w:t xml:space="preserve">- Open Fraud Control -&gt; Rule Sets </w:t>
      </w:r>
    </w:p>
    <w:p w:rsidR="009110E9" w:rsidRPr="00894111" w:rsidRDefault="009110E9" w:rsidP="009110E9">
      <w:pPr>
        <w:pStyle w:val="22"/>
        <w:ind w:left="1080"/>
        <w:rPr>
          <w:lang w:val="en-US"/>
        </w:rPr>
      </w:pPr>
      <w:r w:rsidRPr="00894111">
        <w:rPr>
          <w:lang w:val="en-US"/>
        </w:rPr>
        <w:t xml:space="preserve">- Copy Rule Set and make all rules action to Declined. </w:t>
      </w:r>
    </w:p>
    <w:p w:rsidR="009110E9" w:rsidRPr="00894111" w:rsidRDefault="009110E9" w:rsidP="009110E9">
      <w:pPr>
        <w:pStyle w:val="22"/>
        <w:ind w:left="1080"/>
        <w:rPr>
          <w:lang w:val="en-US"/>
        </w:rPr>
      </w:pPr>
      <w:r w:rsidRPr="00894111">
        <w:rPr>
          <w:lang w:val="en-US"/>
        </w:rPr>
        <w:t>- Open Rule Set and click Activate Rule Set.</w:t>
      </w:r>
    </w:p>
    <w:p w:rsidR="009110E9" w:rsidRDefault="009110E9" w:rsidP="009110E9">
      <w:pPr>
        <w:pStyle w:val="22"/>
        <w:ind w:left="1080"/>
        <w:rPr>
          <w:lang w:val="en-US"/>
        </w:rPr>
      </w:pPr>
      <w:r w:rsidRPr="00894111">
        <w:rPr>
          <w:lang w:val="en-US"/>
        </w:rPr>
        <w:t xml:space="preserve">So each order which come to </w:t>
      </w:r>
      <w:proofErr w:type="spellStart"/>
      <w:r w:rsidRPr="00894111">
        <w:rPr>
          <w:lang w:val="en-US"/>
        </w:rPr>
        <w:t>Kount</w:t>
      </w:r>
      <w:proofErr w:type="spellEnd"/>
      <w:r w:rsidRPr="00894111">
        <w:rPr>
          <w:lang w:val="en-US"/>
        </w:rPr>
        <w:t xml:space="preserve"> will become Declined.</w:t>
      </w:r>
    </w:p>
    <w:p w:rsidR="009110E9" w:rsidRPr="00894111" w:rsidRDefault="009110E9" w:rsidP="009110E9">
      <w:pPr>
        <w:pStyle w:val="22"/>
        <w:ind w:left="1080"/>
        <w:rPr>
          <w:lang w:val="en-US"/>
        </w:rPr>
      </w:pPr>
    </w:p>
    <w:p w:rsidR="009110E9" w:rsidRPr="00894111" w:rsidRDefault="009110E9" w:rsidP="009110E9">
      <w:pPr>
        <w:pStyle w:val="22"/>
        <w:ind w:left="1080"/>
        <w:rPr>
          <w:lang w:val="en-US"/>
        </w:rPr>
      </w:pPr>
      <w:r w:rsidRPr="00894111">
        <w:rPr>
          <w:lang w:val="en-US"/>
        </w:rPr>
        <w:t>Steps:</w:t>
      </w:r>
    </w:p>
    <w:p w:rsidR="009110E9" w:rsidRPr="00894111" w:rsidRDefault="009110E9" w:rsidP="009110E9">
      <w:pPr>
        <w:pStyle w:val="22"/>
        <w:ind w:left="1080"/>
        <w:rPr>
          <w:lang w:val="en-US"/>
        </w:rPr>
      </w:pPr>
      <w:r w:rsidRPr="00894111">
        <w:rPr>
          <w:lang w:val="en-US"/>
        </w:rPr>
        <w:t>1. Open Store Front.</w:t>
      </w:r>
    </w:p>
    <w:p w:rsidR="009110E9" w:rsidRPr="00894111" w:rsidRDefault="009110E9" w:rsidP="009110E9">
      <w:pPr>
        <w:pStyle w:val="22"/>
        <w:ind w:left="1080"/>
        <w:rPr>
          <w:lang w:val="en-US"/>
        </w:rPr>
      </w:pPr>
      <w:r w:rsidRPr="00894111">
        <w:rPr>
          <w:lang w:val="en-US"/>
        </w:rPr>
        <w:t>2. Login as registered user (or register a new one).</w:t>
      </w:r>
    </w:p>
    <w:p w:rsidR="009110E9" w:rsidRPr="00894111" w:rsidRDefault="009110E9" w:rsidP="009110E9">
      <w:pPr>
        <w:pStyle w:val="22"/>
        <w:ind w:left="1080"/>
        <w:rPr>
          <w:lang w:val="en-US"/>
        </w:rPr>
      </w:pPr>
      <w:r w:rsidRPr="00894111">
        <w:rPr>
          <w:lang w:val="en-US"/>
        </w:rPr>
        <w:t>3. Choose some product, add it to Cart and start Checkout.</w:t>
      </w:r>
    </w:p>
    <w:p w:rsidR="009110E9" w:rsidRPr="00894111" w:rsidRDefault="009110E9" w:rsidP="009110E9">
      <w:pPr>
        <w:pStyle w:val="22"/>
        <w:ind w:left="1080"/>
        <w:rPr>
          <w:lang w:val="en-US"/>
        </w:rPr>
      </w:pPr>
      <w:r w:rsidRPr="00894111">
        <w:rPr>
          <w:lang w:val="en-US"/>
        </w:rPr>
        <w:t>4. On Shipping page enter a shipping address, select shipping method and Continue checkout.</w:t>
      </w:r>
    </w:p>
    <w:p w:rsidR="009110E9" w:rsidRPr="00894111" w:rsidRDefault="009110E9" w:rsidP="009110E9">
      <w:pPr>
        <w:pStyle w:val="22"/>
        <w:ind w:left="1080"/>
        <w:rPr>
          <w:lang w:val="en-US"/>
        </w:rPr>
      </w:pPr>
      <w:r w:rsidRPr="00894111">
        <w:rPr>
          <w:lang w:val="en-US"/>
        </w:rPr>
        <w:t>5. Select or enter a billing address, enter payment data and click Continue button.</w:t>
      </w:r>
    </w:p>
    <w:p w:rsidR="009110E9" w:rsidRPr="00894111" w:rsidRDefault="009110E9" w:rsidP="009110E9">
      <w:pPr>
        <w:pStyle w:val="22"/>
        <w:ind w:left="1080"/>
        <w:rPr>
          <w:lang w:val="en-US"/>
        </w:rPr>
      </w:pPr>
      <w:r w:rsidRPr="00894111">
        <w:rPr>
          <w:lang w:val="en-US"/>
        </w:rPr>
        <w:t>6. Submit Order.</w:t>
      </w:r>
    </w:p>
    <w:p w:rsidR="009110E9" w:rsidRPr="00894111" w:rsidRDefault="009110E9" w:rsidP="009110E9">
      <w:pPr>
        <w:pStyle w:val="22"/>
        <w:ind w:left="1080"/>
        <w:rPr>
          <w:lang w:val="en-US"/>
        </w:rPr>
      </w:pPr>
      <w:r w:rsidRPr="00894111">
        <w:rPr>
          <w:lang w:val="en-US"/>
        </w:rPr>
        <w:t>7. Verify that you redirected to billing page and “We were unable to process your transaction at this time. Please contact customer support.” notification message appeared.</w:t>
      </w:r>
      <w:r w:rsidRPr="00894111">
        <w:rPr>
          <w:rStyle w:val="apple-tab-span"/>
          <w:rFonts w:asciiTheme="minorHAnsi" w:hAnsiTheme="minorHAnsi" w:cstheme="minorHAnsi"/>
          <w:color w:val="000000"/>
          <w:lang w:val="en-US"/>
        </w:rPr>
        <w:tab/>
      </w:r>
      <w:r w:rsidRPr="00894111">
        <w:rPr>
          <w:lang w:val="en-US"/>
        </w:rPr>
        <w:t xml:space="preserve"> </w:t>
      </w:r>
      <w:r w:rsidRPr="00894111">
        <w:rPr>
          <w:rStyle w:val="apple-tab-span"/>
          <w:rFonts w:asciiTheme="minorHAnsi" w:hAnsiTheme="minorHAnsi" w:cstheme="minorHAnsi"/>
          <w:color w:val="000000"/>
          <w:lang w:val="en-US"/>
        </w:rPr>
        <w:tab/>
      </w:r>
      <w:r w:rsidRPr="00894111">
        <w:rPr>
          <w:rStyle w:val="apple-tab-span"/>
          <w:rFonts w:asciiTheme="minorHAnsi" w:hAnsiTheme="minorHAnsi" w:cstheme="minorHAnsi"/>
          <w:color w:val="000000"/>
          <w:lang w:val="en-US"/>
        </w:rPr>
        <w:tab/>
      </w:r>
    </w:p>
    <w:p w:rsidR="009110E9" w:rsidRDefault="009110E9" w:rsidP="009110E9">
      <w:pPr>
        <w:pStyle w:val="22"/>
        <w:ind w:left="1080"/>
        <w:rPr>
          <w:b/>
          <w:lang w:val="en-US"/>
        </w:rPr>
      </w:pPr>
      <w:proofErr w:type="spellStart"/>
      <w:r w:rsidRPr="00B901FA">
        <w:rPr>
          <w:b/>
          <w:lang w:val="en-US"/>
        </w:rPr>
        <w:t>T</w:t>
      </w:r>
      <w:r>
        <w:rPr>
          <w:b/>
          <w:lang w:val="en-US"/>
        </w:rPr>
        <w:t>est</w:t>
      </w:r>
      <w:r w:rsidRPr="00B901FA">
        <w:rPr>
          <w:b/>
          <w:lang w:val="en-US"/>
        </w:rPr>
        <w:t>C</w:t>
      </w:r>
      <w:r>
        <w:rPr>
          <w:b/>
          <w:lang w:val="en-US"/>
        </w:rPr>
        <w:t>ase</w:t>
      </w:r>
      <w:proofErr w:type="spellEnd"/>
      <w:r>
        <w:rPr>
          <w:b/>
          <w:lang w:val="en-US"/>
        </w:rPr>
        <w:t xml:space="preserve"> </w:t>
      </w:r>
      <w:r w:rsidRPr="00B901FA">
        <w:rPr>
          <w:b/>
          <w:lang w:val="en-US"/>
        </w:rPr>
        <w:t>10.</w:t>
      </w:r>
    </w:p>
    <w:p w:rsidR="009110E9" w:rsidRDefault="009110E9" w:rsidP="009110E9">
      <w:pPr>
        <w:pStyle w:val="22"/>
        <w:ind w:left="1080"/>
        <w:rPr>
          <w:b/>
          <w:lang w:val="en-US"/>
        </w:rPr>
      </w:pPr>
      <w:r w:rsidRPr="00B901FA">
        <w:rPr>
          <w:b/>
          <w:lang w:val="en-US"/>
        </w:rPr>
        <w:t xml:space="preserve">Workflow Reevaluate. Check that order status changed in OMS (BM), when it changed on </w:t>
      </w:r>
      <w:proofErr w:type="spellStart"/>
      <w:r w:rsidRPr="00B901FA">
        <w:rPr>
          <w:b/>
          <w:lang w:val="en-US"/>
        </w:rPr>
        <w:t>Kount</w:t>
      </w:r>
      <w:proofErr w:type="spellEnd"/>
      <w:r w:rsidRPr="00B901FA">
        <w:rPr>
          <w:b/>
          <w:lang w:val="en-US"/>
        </w:rPr>
        <w:t>.</w:t>
      </w:r>
    </w:p>
    <w:p w:rsidR="009110E9" w:rsidRPr="00B901FA" w:rsidRDefault="009110E9" w:rsidP="009110E9">
      <w:pPr>
        <w:pStyle w:val="22"/>
        <w:ind w:left="1080"/>
        <w:rPr>
          <w:b/>
          <w:lang w:val="en-US"/>
        </w:rPr>
      </w:pPr>
    </w:p>
    <w:p w:rsidR="009110E9" w:rsidRPr="00894111" w:rsidRDefault="009110E9" w:rsidP="009110E9">
      <w:pPr>
        <w:pStyle w:val="22"/>
        <w:ind w:left="1080"/>
        <w:rPr>
          <w:lang w:val="en-US"/>
        </w:rPr>
      </w:pPr>
      <w:r w:rsidRPr="00894111">
        <w:rPr>
          <w:lang w:val="en-US"/>
        </w:rPr>
        <w:t>Prerequisites:</w:t>
      </w:r>
    </w:p>
    <w:p w:rsidR="009110E9" w:rsidRPr="00894111" w:rsidRDefault="009110E9" w:rsidP="009110E9">
      <w:pPr>
        <w:pStyle w:val="22"/>
        <w:ind w:left="1080"/>
        <w:rPr>
          <w:lang w:val="en-US"/>
        </w:rPr>
      </w:pPr>
      <w:r w:rsidRPr="00894111">
        <w:rPr>
          <w:lang w:val="en-US"/>
        </w:rPr>
        <w:t>Need to enable ENS:</w:t>
      </w:r>
    </w:p>
    <w:p w:rsidR="009110E9" w:rsidRPr="00894111" w:rsidRDefault="009110E9" w:rsidP="009110E9">
      <w:pPr>
        <w:pStyle w:val="22"/>
        <w:ind w:left="1080"/>
        <w:rPr>
          <w:lang w:val="en-US"/>
        </w:rPr>
      </w:pPr>
      <w:r w:rsidRPr="00894111">
        <w:rPr>
          <w:lang w:val="en-US"/>
        </w:rPr>
        <w:t xml:space="preserve">- Login to BM and open </w:t>
      </w:r>
      <w:proofErr w:type="spellStart"/>
      <w:r w:rsidRPr="00894111">
        <w:rPr>
          <w:lang w:val="en-US"/>
        </w:rPr>
        <w:t>Kount</w:t>
      </w:r>
      <w:proofErr w:type="spellEnd"/>
      <w:r w:rsidRPr="00894111">
        <w:rPr>
          <w:lang w:val="en-US"/>
        </w:rPr>
        <w:t xml:space="preserve"> &gt; Site Preferences &gt; Custom Preferences &gt; </w:t>
      </w:r>
      <w:proofErr w:type="spellStart"/>
      <w:r w:rsidRPr="00894111">
        <w:rPr>
          <w:lang w:val="en-US"/>
        </w:rPr>
        <w:t>Kount</w:t>
      </w:r>
      <w:proofErr w:type="spellEnd"/>
      <w:r w:rsidRPr="00894111">
        <w:rPr>
          <w:lang w:val="en-US"/>
        </w:rPr>
        <w:t>.</w:t>
      </w:r>
    </w:p>
    <w:p w:rsidR="009110E9" w:rsidRPr="00894111" w:rsidRDefault="009110E9" w:rsidP="009110E9">
      <w:pPr>
        <w:pStyle w:val="22"/>
        <w:ind w:left="1080"/>
        <w:rPr>
          <w:lang w:val="en-US"/>
        </w:rPr>
      </w:pPr>
      <w:r w:rsidRPr="00894111">
        <w:rPr>
          <w:lang w:val="en-US"/>
        </w:rPr>
        <w:t>- Check Enable Event Notification Service checkbox.</w:t>
      </w:r>
    </w:p>
    <w:p w:rsidR="009110E9" w:rsidRPr="00894111" w:rsidRDefault="009110E9" w:rsidP="009110E9">
      <w:pPr>
        <w:pStyle w:val="22"/>
        <w:ind w:left="1080"/>
        <w:rPr>
          <w:lang w:val="en-US"/>
        </w:rPr>
      </w:pPr>
      <w:r w:rsidRPr="00894111">
        <w:rPr>
          <w:lang w:val="en-US"/>
        </w:rPr>
        <w:t>- Apply changes.</w:t>
      </w:r>
    </w:p>
    <w:p w:rsidR="009110E9" w:rsidRPr="00894111" w:rsidRDefault="009110E9" w:rsidP="009110E9">
      <w:pPr>
        <w:pStyle w:val="22"/>
        <w:ind w:left="1080"/>
        <w:rPr>
          <w:lang w:val="en-US"/>
        </w:rPr>
      </w:pPr>
    </w:p>
    <w:p w:rsidR="009110E9" w:rsidRPr="00894111" w:rsidRDefault="009110E9" w:rsidP="009110E9">
      <w:pPr>
        <w:pStyle w:val="22"/>
        <w:ind w:left="1080"/>
        <w:rPr>
          <w:lang w:val="en-US"/>
        </w:rPr>
      </w:pPr>
      <w:r w:rsidRPr="00894111">
        <w:rPr>
          <w:lang w:val="en-US"/>
        </w:rPr>
        <w:t>Steps:</w:t>
      </w:r>
    </w:p>
    <w:p w:rsidR="009110E9" w:rsidRPr="00894111" w:rsidRDefault="009110E9" w:rsidP="009110E9">
      <w:pPr>
        <w:pStyle w:val="22"/>
        <w:ind w:left="1080"/>
        <w:rPr>
          <w:lang w:val="en-US"/>
        </w:rPr>
      </w:pPr>
      <w:r w:rsidRPr="00894111">
        <w:rPr>
          <w:lang w:val="en-US"/>
        </w:rPr>
        <w:t>1. Open Store Front.</w:t>
      </w:r>
    </w:p>
    <w:p w:rsidR="009110E9" w:rsidRPr="00894111" w:rsidRDefault="009110E9" w:rsidP="009110E9">
      <w:pPr>
        <w:pStyle w:val="22"/>
        <w:ind w:left="1080"/>
        <w:rPr>
          <w:lang w:val="en-US"/>
        </w:rPr>
      </w:pPr>
      <w:r w:rsidRPr="00894111">
        <w:rPr>
          <w:lang w:val="en-US"/>
        </w:rPr>
        <w:t>2. Login as registered user (or register a new one).</w:t>
      </w:r>
    </w:p>
    <w:p w:rsidR="009110E9" w:rsidRPr="00894111" w:rsidRDefault="009110E9" w:rsidP="009110E9">
      <w:pPr>
        <w:pStyle w:val="22"/>
        <w:ind w:left="1080"/>
        <w:rPr>
          <w:lang w:val="en-US"/>
        </w:rPr>
      </w:pPr>
      <w:r w:rsidRPr="00894111">
        <w:rPr>
          <w:lang w:val="en-US"/>
        </w:rPr>
        <w:t>3. Choose some product, add it to Cart and start Checkout.</w:t>
      </w:r>
    </w:p>
    <w:p w:rsidR="009110E9" w:rsidRPr="00894111" w:rsidRDefault="009110E9" w:rsidP="009110E9">
      <w:pPr>
        <w:pStyle w:val="22"/>
        <w:ind w:left="1080"/>
        <w:rPr>
          <w:lang w:val="en-US"/>
        </w:rPr>
      </w:pPr>
      <w:r w:rsidRPr="00894111">
        <w:rPr>
          <w:lang w:val="en-US"/>
        </w:rPr>
        <w:t>4. On Shipping page enter a shipping address, select shipping method and Continue checkout.</w:t>
      </w:r>
    </w:p>
    <w:p w:rsidR="009110E9" w:rsidRPr="00894111" w:rsidRDefault="009110E9" w:rsidP="009110E9">
      <w:pPr>
        <w:pStyle w:val="22"/>
        <w:ind w:left="1080"/>
        <w:rPr>
          <w:lang w:val="en-US"/>
        </w:rPr>
      </w:pPr>
      <w:r w:rsidRPr="00894111">
        <w:rPr>
          <w:lang w:val="en-US"/>
        </w:rPr>
        <w:t>5. Select or enter a billing address, enter payment data and click Continue button.</w:t>
      </w:r>
    </w:p>
    <w:p w:rsidR="009110E9" w:rsidRPr="00894111" w:rsidRDefault="009110E9" w:rsidP="009110E9">
      <w:pPr>
        <w:pStyle w:val="22"/>
        <w:ind w:left="1080"/>
        <w:rPr>
          <w:lang w:val="en-US"/>
        </w:rPr>
      </w:pPr>
      <w:r w:rsidRPr="00894111">
        <w:rPr>
          <w:lang w:val="en-US"/>
        </w:rPr>
        <w:t>6. Submit Order.</w:t>
      </w:r>
    </w:p>
    <w:p w:rsidR="009110E9" w:rsidRPr="00894111" w:rsidRDefault="009110E9" w:rsidP="009110E9">
      <w:pPr>
        <w:pStyle w:val="22"/>
        <w:ind w:left="1080"/>
        <w:rPr>
          <w:lang w:val="en-US"/>
        </w:rPr>
      </w:pPr>
      <w:r w:rsidRPr="00894111">
        <w:rPr>
          <w:lang w:val="en-US"/>
        </w:rPr>
        <w:t xml:space="preserve">7. Login to </w:t>
      </w:r>
      <w:proofErr w:type="spellStart"/>
      <w:r w:rsidRPr="00894111">
        <w:rPr>
          <w:lang w:val="en-US"/>
        </w:rPr>
        <w:t>Kount</w:t>
      </w:r>
      <w:proofErr w:type="spellEnd"/>
      <w:r w:rsidRPr="00894111">
        <w:rPr>
          <w:lang w:val="en-US"/>
        </w:rPr>
        <w:t xml:space="preserve"> and open Reports &gt; Order Search.</w:t>
      </w:r>
    </w:p>
    <w:p w:rsidR="009110E9" w:rsidRPr="00894111" w:rsidRDefault="009110E9" w:rsidP="009110E9">
      <w:pPr>
        <w:pStyle w:val="22"/>
        <w:ind w:left="1080"/>
        <w:rPr>
          <w:lang w:val="en-US"/>
        </w:rPr>
      </w:pPr>
      <w:r w:rsidRPr="00894111">
        <w:rPr>
          <w:lang w:val="en-US"/>
        </w:rPr>
        <w:t>8. Using Start Date, find your report and click “details” link.</w:t>
      </w:r>
    </w:p>
    <w:p w:rsidR="009110E9" w:rsidRPr="00894111" w:rsidRDefault="009110E9" w:rsidP="009110E9">
      <w:pPr>
        <w:pStyle w:val="22"/>
        <w:ind w:left="1080"/>
        <w:rPr>
          <w:lang w:val="en-US"/>
        </w:rPr>
      </w:pPr>
      <w:r w:rsidRPr="00894111">
        <w:rPr>
          <w:lang w:val="en-US"/>
        </w:rPr>
        <w:t>9. Verify order status and Transaction ID.</w:t>
      </w:r>
    </w:p>
    <w:p w:rsidR="009110E9" w:rsidRPr="00894111" w:rsidRDefault="009110E9" w:rsidP="009110E9">
      <w:pPr>
        <w:pStyle w:val="22"/>
        <w:ind w:left="1080"/>
        <w:rPr>
          <w:lang w:val="en-US"/>
        </w:rPr>
      </w:pPr>
      <w:r w:rsidRPr="00894111">
        <w:rPr>
          <w:lang w:val="en-US"/>
        </w:rPr>
        <w:lastRenderedPageBreak/>
        <w:t xml:space="preserve">10. Login to BM and open </w:t>
      </w:r>
      <w:proofErr w:type="spellStart"/>
      <w:r w:rsidRPr="00894111">
        <w:rPr>
          <w:lang w:val="en-US"/>
        </w:rPr>
        <w:t>Kount</w:t>
      </w:r>
      <w:proofErr w:type="spellEnd"/>
      <w:r w:rsidRPr="00894111">
        <w:rPr>
          <w:lang w:val="en-US"/>
        </w:rPr>
        <w:t xml:space="preserve"> &gt; Ordering &gt; Orders &gt; Find and open your order.</w:t>
      </w:r>
    </w:p>
    <w:p w:rsidR="009110E9" w:rsidRPr="00894111" w:rsidRDefault="009110E9" w:rsidP="009110E9">
      <w:pPr>
        <w:pStyle w:val="22"/>
        <w:ind w:left="1080"/>
        <w:rPr>
          <w:lang w:val="en-US"/>
        </w:rPr>
      </w:pPr>
      <w:r w:rsidRPr="00894111">
        <w:rPr>
          <w:lang w:val="en-US"/>
        </w:rPr>
        <w:t xml:space="preserve">11. Open Attributes tab and verify that order status, Transaction ID have the same values as on </w:t>
      </w:r>
      <w:proofErr w:type="spellStart"/>
      <w:r w:rsidRPr="00894111">
        <w:rPr>
          <w:lang w:val="en-US"/>
        </w:rPr>
        <w:t>Kount</w:t>
      </w:r>
      <w:proofErr w:type="spellEnd"/>
      <w:r w:rsidRPr="00894111">
        <w:rPr>
          <w:lang w:val="en-US"/>
        </w:rPr>
        <w:t>.</w:t>
      </w:r>
    </w:p>
    <w:p w:rsidR="009110E9" w:rsidRPr="00894111" w:rsidRDefault="009110E9" w:rsidP="009110E9">
      <w:pPr>
        <w:pStyle w:val="22"/>
        <w:ind w:left="1080"/>
        <w:rPr>
          <w:lang w:val="en-US"/>
        </w:rPr>
      </w:pPr>
      <w:r w:rsidRPr="00894111">
        <w:rPr>
          <w:lang w:val="en-US"/>
        </w:rPr>
        <w:t xml:space="preserve">12. Again open order on </w:t>
      </w:r>
      <w:proofErr w:type="spellStart"/>
      <w:r w:rsidRPr="00894111">
        <w:rPr>
          <w:lang w:val="en-US"/>
        </w:rPr>
        <w:t>Kount</w:t>
      </w:r>
      <w:proofErr w:type="spellEnd"/>
      <w:r w:rsidRPr="00894111">
        <w:rPr>
          <w:lang w:val="en-US"/>
        </w:rPr>
        <w:t xml:space="preserve"> and change it status using form in the bottom of page. </w:t>
      </w:r>
    </w:p>
    <w:p w:rsidR="009110E9" w:rsidRDefault="009110E9" w:rsidP="009110E9">
      <w:pPr>
        <w:pStyle w:val="22"/>
        <w:ind w:left="1080"/>
        <w:rPr>
          <w:lang w:val="en-US"/>
        </w:rPr>
      </w:pPr>
      <w:r w:rsidRPr="00894111">
        <w:rPr>
          <w:lang w:val="en-US"/>
        </w:rPr>
        <w:t>13. Open order in BM and verify that order status changed.</w:t>
      </w:r>
    </w:p>
    <w:p w:rsidR="009110E9" w:rsidRPr="00894111" w:rsidRDefault="009110E9" w:rsidP="009110E9">
      <w:pPr>
        <w:pStyle w:val="22"/>
        <w:ind w:left="1080"/>
        <w:rPr>
          <w:lang w:val="en-US"/>
        </w:rPr>
      </w:pPr>
    </w:p>
    <w:p w:rsidR="009110E9" w:rsidRDefault="009110E9" w:rsidP="009110E9">
      <w:pPr>
        <w:pStyle w:val="22"/>
        <w:ind w:left="1080"/>
        <w:rPr>
          <w:b/>
          <w:lang w:val="en-US"/>
        </w:rPr>
      </w:pPr>
      <w:proofErr w:type="spellStart"/>
      <w:r w:rsidRPr="00B901FA">
        <w:rPr>
          <w:b/>
          <w:lang w:val="en-US"/>
        </w:rPr>
        <w:t>T</w:t>
      </w:r>
      <w:r>
        <w:rPr>
          <w:b/>
          <w:lang w:val="en-US"/>
        </w:rPr>
        <w:t>est</w:t>
      </w:r>
      <w:r w:rsidRPr="00B901FA">
        <w:rPr>
          <w:b/>
          <w:lang w:val="en-US"/>
        </w:rPr>
        <w:t>C</w:t>
      </w:r>
      <w:r>
        <w:rPr>
          <w:b/>
          <w:lang w:val="en-US"/>
        </w:rPr>
        <w:t>ase</w:t>
      </w:r>
      <w:proofErr w:type="spellEnd"/>
      <w:r>
        <w:rPr>
          <w:b/>
          <w:lang w:val="en-US"/>
        </w:rPr>
        <w:t xml:space="preserve"> </w:t>
      </w:r>
      <w:r w:rsidRPr="00B901FA">
        <w:rPr>
          <w:b/>
          <w:lang w:val="en-US"/>
        </w:rPr>
        <w:t>11.</w:t>
      </w:r>
    </w:p>
    <w:p w:rsidR="009110E9" w:rsidRDefault="009110E9" w:rsidP="009110E9">
      <w:pPr>
        <w:pStyle w:val="22"/>
        <w:ind w:left="1080"/>
        <w:rPr>
          <w:b/>
          <w:lang w:val="en-US"/>
        </w:rPr>
      </w:pPr>
      <w:r w:rsidRPr="00B901FA">
        <w:rPr>
          <w:b/>
          <w:lang w:val="en-US"/>
        </w:rPr>
        <w:t xml:space="preserve">Risk Change Score. Check that order risk evaluation changed OMS (BM), when it changed on </w:t>
      </w:r>
      <w:proofErr w:type="spellStart"/>
      <w:r w:rsidRPr="00B901FA">
        <w:rPr>
          <w:b/>
          <w:lang w:val="en-US"/>
        </w:rPr>
        <w:t>Kount</w:t>
      </w:r>
      <w:proofErr w:type="spellEnd"/>
      <w:r w:rsidRPr="00B901FA">
        <w:rPr>
          <w:b/>
          <w:lang w:val="en-US"/>
        </w:rPr>
        <w:t>.</w:t>
      </w:r>
    </w:p>
    <w:p w:rsidR="009110E9" w:rsidRPr="00B901FA" w:rsidRDefault="009110E9" w:rsidP="009110E9">
      <w:pPr>
        <w:pStyle w:val="22"/>
        <w:ind w:left="1080"/>
        <w:rPr>
          <w:b/>
          <w:lang w:val="en-US"/>
        </w:rPr>
      </w:pPr>
    </w:p>
    <w:p w:rsidR="009110E9" w:rsidRPr="00894111" w:rsidRDefault="009110E9" w:rsidP="009110E9">
      <w:pPr>
        <w:pStyle w:val="22"/>
        <w:ind w:left="1080"/>
        <w:rPr>
          <w:lang w:val="en-US"/>
        </w:rPr>
      </w:pPr>
      <w:r w:rsidRPr="00894111">
        <w:rPr>
          <w:lang w:val="en-US"/>
        </w:rPr>
        <w:t>Prerequisites:</w:t>
      </w:r>
    </w:p>
    <w:p w:rsidR="009110E9" w:rsidRPr="00894111" w:rsidRDefault="009110E9" w:rsidP="009110E9">
      <w:pPr>
        <w:pStyle w:val="22"/>
        <w:ind w:left="1080"/>
        <w:rPr>
          <w:lang w:val="en-US"/>
        </w:rPr>
      </w:pPr>
      <w:r w:rsidRPr="00894111">
        <w:rPr>
          <w:lang w:val="en-US"/>
        </w:rPr>
        <w:t>Need to enable ENS:</w:t>
      </w:r>
    </w:p>
    <w:p w:rsidR="009110E9" w:rsidRPr="00894111" w:rsidRDefault="009110E9" w:rsidP="009110E9">
      <w:pPr>
        <w:pStyle w:val="22"/>
        <w:ind w:left="1080"/>
        <w:rPr>
          <w:lang w:val="en-US"/>
        </w:rPr>
      </w:pPr>
      <w:r w:rsidRPr="00894111">
        <w:rPr>
          <w:lang w:val="en-US"/>
        </w:rPr>
        <w:t xml:space="preserve">- Login to BM and open </w:t>
      </w:r>
      <w:proofErr w:type="spellStart"/>
      <w:r w:rsidRPr="00894111">
        <w:rPr>
          <w:lang w:val="en-US"/>
        </w:rPr>
        <w:t>Kount</w:t>
      </w:r>
      <w:proofErr w:type="spellEnd"/>
      <w:r w:rsidRPr="00894111">
        <w:rPr>
          <w:lang w:val="en-US"/>
        </w:rPr>
        <w:t xml:space="preserve"> &gt; Site Preferences &gt; Custom Preferences &gt; </w:t>
      </w:r>
      <w:proofErr w:type="spellStart"/>
      <w:r w:rsidRPr="00894111">
        <w:rPr>
          <w:lang w:val="en-US"/>
        </w:rPr>
        <w:t>Kount</w:t>
      </w:r>
      <w:proofErr w:type="spellEnd"/>
      <w:r w:rsidRPr="00894111">
        <w:rPr>
          <w:lang w:val="en-US"/>
        </w:rPr>
        <w:t>.</w:t>
      </w:r>
    </w:p>
    <w:p w:rsidR="009110E9" w:rsidRPr="00894111" w:rsidRDefault="009110E9" w:rsidP="009110E9">
      <w:pPr>
        <w:pStyle w:val="22"/>
        <w:ind w:left="1080"/>
        <w:rPr>
          <w:lang w:val="en-US"/>
        </w:rPr>
      </w:pPr>
      <w:r w:rsidRPr="00894111">
        <w:rPr>
          <w:lang w:val="en-US"/>
        </w:rPr>
        <w:t>- Check Enable Event Notification Service checkbox.</w:t>
      </w:r>
    </w:p>
    <w:p w:rsidR="009110E9" w:rsidRPr="00894111" w:rsidRDefault="009110E9" w:rsidP="009110E9">
      <w:pPr>
        <w:pStyle w:val="22"/>
        <w:ind w:left="1080"/>
        <w:rPr>
          <w:lang w:val="en-US"/>
        </w:rPr>
      </w:pPr>
      <w:r w:rsidRPr="00894111">
        <w:rPr>
          <w:lang w:val="en-US"/>
        </w:rPr>
        <w:t>- Apply changes.</w:t>
      </w:r>
    </w:p>
    <w:p w:rsidR="009110E9" w:rsidRPr="00894111" w:rsidRDefault="009110E9" w:rsidP="009110E9">
      <w:pPr>
        <w:pStyle w:val="22"/>
        <w:ind w:left="1080"/>
        <w:rPr>
          <w:lang w:val="en-US"/>
        </w:rPr>
      </w:pPr>
    </w:p>
    <w:p w:rsidR="009110E9" w:rsidRPr="00894111" w:rsidRDefault="009110E9" w:rsidP="009110E9">
      <w:pPr>
        <w:pStyle w:val="22"/>
        <w:ind w:left="1080"/>
        <w:rPr>
          <w:lang w:val="en-US"/>
        </w:rPr>
      </w:pPr>
      <w:r w:rsidRPr="00894111">
        <w:rPr>
          <w:lang w:val="en-US"/>
        </w:rPr>
        <w:t>Steps:</w:t>
      </w:r>
    </w:p>
    <w:p w:rsidR="009110E9" w:rsidRPr="00894111" w:rsidRDefault="009110E9" w:rsidP="009110E9">
      <w:pPr>
        <w:pStyle w:val="22"/>
        <w:ind w:left="1080"/>
        <w:rPr>
          <w:lang w:val="en-US"/>
        </w:rPr>
      </w:pPr>
      <w:r w:rsidRPr="00894111">
        <w:rPr>
          <w:lang w:val="en-US"/>
        </w:rPr>
        <w:t>1. Open Store Front.</w:t>
      </w:r>
    </w:p>
    <w:p w:rsidR="009110E9" w:rsidRPr="00894111" w:rsidRDefault="009110E9" w:rsidP="009110E9">
      <w:pPr>
        <w:pStyle w:val="22"/>
        <w:ind w:left="1080"/>
        <w:rPr>
          <w:lang w:val="en-US"/>
        </w:rPr>
      </w:pPr>
      <w:r w:rsidRPr="00894111">
        <w:rPr>
          <w:lang w:val="en-US"/>
        </w:rPr>
        <w:t>2. Login as registered user (or register a new one).</w:t>
      </w:r>
    </w:p>
    <w:p w:rsidR="009110E9" w:rsidRPr="00894111" w:rsidRDefault="009110E9" w:rsidP="009110E9">
      <w:pPr>
        <w:pStyle w:val="22"/>
        <w:ind w:left="1080"/>
        <w:rPr>
          <w:lang w:val="en-US"/>
        </w:rPr>
      </w:pPr>
      <w:r w:rsidRPr="00894111">
        <w:rPr>
          <w:lang w:val="en-US"/>
        </w:rPr>
        <w:t>3. Choose some product, add it to Cart and start Checkout.</w:t>
      </w:r>
    </w:p>
    <w:p w:rsidR="009110E9" w:rsidRPr="00894111" w:rsidRDefault="009110E9" w:rsidP="009110E9">
      <w:pPr>
        <w:pStyle w:val="22"/>
        <w:ind w:left="1080"/>
        <w:rPr>
          <w:lang w:val="en-US"/>
        </w:rPr>
      </w:pPr>
      <w:r w:rsidRPr="00894111">
        <w:rPr>
          <w:lang w:val="en-US"/>
        </w:rPr>
        <w:t>4. On Shipping page enter a shipping address, select shipping method and Continue checkout.</w:t>
      </w:r>
    </w:p>
    <w:p w:rsidR="009110E9" w:rsidRPr="00894111" w:rsidRDefault="009110E9" w:rsidP="009110E9">
      <w:pPr>
        <w:pStyle w:val="22"/>
        <w:ind w:left="1080"/>
        <w:rPr>
          <w:lang w:val="en-US"/>
        </w:rPr>
      </w:pPr>
      <w:r w:rsidRPr="00894111">
        <w:rPr>
          <w:lang w:val="en-US"/>
        </w:rPr>
        <w:t>5. Select or enter a billing address, enter payment data and click Continue button.</w:t>
      </w:r>
    </w:p>
    <w:p w:rsidR="009110E9" w:rsidRPr="00894111" w:rsidRDefault="009110E9" w:rsidP="009110E9">
      <w:pPr>
        <w:pStyle w:val="22"/>
        <w:ind w:left="1080"/>
        <w:rPr>
          <w:lang w:val="en-US"/>
        </w:rPr>
      </w:pPr>
      <w:r w:rsidRPr="00894111">
        <w:rPr>
          <w:lang w:val="en-US"/>
        </w:rPr>
        <w:t>6. Submit Order.</w:t>
      </w:r>
    </w:p>
    <w:p w:rsidR="009110E9" w:rsidRPr="00894111" w:rsidRDefault="009110E9" w:rsidP="009110E9">
      <w:pPr>
        <w:pStyle w:val="22"/>
        <w:ind w:left="1080"/>
        <w:rPr>
          <w:lang w:val="en-US"/>
        </w:rPr>
      </w:pPr>
      <w:r w:rsidRPr="00894111">
        <w:rPr>
          <w:lang w:val="en-US"/>
        </w:rPr>
        <w:t xml:space="preserve">7. Login to </w:t>
      </w:r>
      <w:proofErr w:type="spellStart"/>
      <w:r w:rsidRPr="00894111">
        <w:rPr>
          <w:lang w:val="en-US"/>
        </w:rPr>
        <w:t>Kount</w:t>
      </w:r>
      <w:proofErr w:type="spellEnd"/>
      <w:r w:rsidRPr="00894111">
        <w:rPr>
          <w:lang w:val="en-US"/>
        </w:rPr>
        <w:t xml:space="preserve"> and open Reports &gt; Order Search.</w:t>
      </w:r>
    </w:p>
    <w:p w:rsidR="009110E9" w:rsidRPr="00894111" w:rsidRDefault="009110E9" w:rsidP="009110E9">
      <w:pPr>
        <w:pStyle w:val="22"/>
        <w:ind w:left="1080"/>
        <w:rPr>
          <w:lang w:val="en-US"/>
        </w:rPr>
      </w:pPr>
      <w:r w:rsidRPr="00894111">
        <w:rPr>
          <w:lang w:val="en-US"/>
        </w:rPr>
        <w:t>8. Using Start Date, find your report and click “details” link.</w:t>
      </w:r>
    </w:p>
    <w:p w:rsidR="009110E9" w:rsidRPr="00894111" w:rsidRDefault="009110E9" w:rsidP="009110E9">
      <w:pPr>
        <w:pStyle w:val="22"/>
        <w:ind w:left="1080"/>
        <w:rPr>
          <w:lang w:val="en-US"/>
        </w:rPr>
      </w:pPr>
      <w:r w:rsidRPr="00894111">
        <w:rPr>
          <w:lang w:val="en-US"/>
        </w:rPr>
        <w:t>9. Verify data in Current Risk Evaluation block.</w:t>
      </w:r>
    </w:p>
    <w:p w:rsidR="009110E9" w:rsidRPr="00894111" w:rsidRDefault="009110E9" w:rsidP="009110E9">
      <w:pPr>
        <w:pStyle w:val="22"/>
        <w:ind w:left="1080"/>
        <w:rPr>
          <w:lang w:val="en-US"/>
        </w:rPr>
      </w:pPr>
      <w:r w:rsidRPr="00894111">
        <w:rPr>
          <w:lang w:val="en-US"/>
        </w:rPr>
        <w:t xml:space="preserve">10. Login to BM and open </w:t>
      </w:r>
      <w:proofErr w:type="spellStart"/>
      <w:r w:rsidRPr="00894111">
        <w:rPr>
          <w:lang w:val="en-US"/>
        </w:rPr>
        <w:t>Kount</w:t>
      </w:r>
      <w:proofErr w:type="spellEnd"/>
      <w:r w:rsidRPr="00894111">
        <w:rPr>
          <w:lang w:val="en-US"/>
        </w:rPr>
        <w:t xml:space="preserve"> &gt; Ordering &gt; Orders &gt; Find and open your order.</w:t>
      </w:r>
    </w:p>
    <w:p w:rsidR="009110E9" w:rsidRPr="00894111" w:rsidRDefault="009110E9" w:rsidP="009110E9">
      <w:pPr>
        <w:pStyle w:val="22"/>
        <w:ind w:left="1080"/>
        <w:rPr>
          <w:lang w:val="en-US"/>
        </w:rPr>
      </w:pPr>
      <w:r w:rsidRPr="00894111">
        <w:rPr>
          <w:lang w:val="en-US"/>
        </w:rPr>
        <w:t xml:space="preserve">11. Open Attributes tab and verify that Risk Evaluation data the same as on </w:t>
      </w:r>
      <w:proofErr w:type="spellStart"/>
      <w:r w:rsidRPr="00894111">
        <w:rPr>
          <w:lang w:val="en-US"/>
        </w:rPr>
        <w:t>Kount</w:t>
      </w:r>
      <w:proofErr w:type="spellEnd"/>
      <w:r w:rsidRPr="00894111">
        <w:rPr>
          <w:lang w:val="en-US"/>
        </w:rPr>
        <w:t>.</w:t>
      </w:r>
    </w:p>
    <w:p w:rsidR="009110E9" w:rsidRPr="00894111" w:rsidRDefault="009110E9" w:rsidP="009110E9">
      <w:pPr>
        <w:pStyle w:val="22"/>
        <w:ind w:left="1080"/>
        <w:rPr>
          <w:lang w:val="en-US"/>
        </w:rPr>
      </w:pPr>
      <w:r w:rsidRPr="00894111">
        <w:rPr>
          <w:lang w:val="en-US"/>
        </w:rPr>
        <w:t xml:space="preserve">12. Again open </w:t>
      </w:r>
      <w:proofErr w:type="spellStart"/>
      <w:r w:rsidRPr="00894111">
        <w:rPr>
          <w:lang w:val="en-US"/>
        </w:rPr>
        <w:t>Kount</w:t>
      </w:r>
      <w:proofErr w:type="spellEnd"/>
      <w:r w:rsidRPr="00894111">
        <w:rPr>
          <w:lang w:val="en-US"/>
        </w:rPr>
        <w:t xml:space="preserve"> and </w:t>
      </w:r>
      <w:r w:rsidRPr="00894111">
        <w:rPr>
          <w:shd w:val="clear" w:color="auto" w:fill="FFFFFF"/>
          <w:lang w:val="en-US"/>
        </w:rPr>
        <w:t>make the XML posts for the RISK EVENT changes and the Reevaluate change events.</w:t>
      </w:r>
    </w:p>
    <w:p w:rsidR="009110E9" w:rsidRPr="00894111" w:rsidRDefault="009110E9" w:rsidP="009110E9">
      <w:pPr>
        <w:pStyle w:val="22"/>
        <w:ind w:left="1080"/>
        <w:rPr>
          <w:lang w:val="en-US"/>
        </w:rPr>
      </w:pPr>
      <w:r w:rsidRPr="00894111">
        <w:rPr>
          <w:lang w:val="en-US"/>
        </w:rPr>
        <w:t>13. Open order in BM and verify that Risk Evaluation data changed properly.</w:t>
      </w:r>
    </w:p>
    <w:p w:rsidR="009110E9" w:rsidRPr="00894111" w:rsidRDefault="009110E9" w:rsidP="009110E9">
      <w:pPr>
        <w:pStyle w:val="22"/>
        <w:ind w:left="1080"/>
        <w:rPr>
          <w:lang w:val="en-US"/>
        </w:rPr>
      </w:pPr>
    </w:p>
    <w:p w:rsidR="009110E9" w:rsidRDefault="009110E9" w:rsidP="009110E9">
      <w:pPr>
        <w:pStyle w:val="22"/>
        <w:ind w:left="1080"/>
        <w:rPr>
          <w:b/>
          <w:lang w:val="en-US"/>
        </w:rPr>
      </w:pPr>
      <w:proofErr w:type="spellStart"/>
      <w:r w:rsidRPr="00B901FA">
        <w:rPr>
          <w:b/>
          <w:lang w:val="en-US"/>
        </w:rPr>
        <w:t>T</w:t>
      </w:r>
      <w:r>
        <w:rPr>
          <w:b/>
          <w:lang w:val="en-US"/>
        </w:rPr>
        <w:t>est</w:t>
      </w:r>
      <w:r w:rsidRPr="00B901FA">
        <w:rPr>
          <w:b/>
          <w:lang w:val="en-US"/>
        </w:rPr>
        <w:t>C</w:t>
      </w:r>
      <w:r>
        <w:rPr>
          <w:b/>
          <w:lang w:val="en-US"/>
        </w:rPr>
        <w:t>ase</w:t>
      </w:r>
      <w:proofErr w:type="spellEnd"/>
      <w:r>
        <w:rPr>
          <w:b/>
          <w:lang w:val="en-US"/>
        </w:rPr>
        <w:t xml:space="preserve"> </w:t>
      </w:r>
      <w:r w:rsidRPr="00B901FA">
        <w:rPr>
          <w:b/>
          <w:lang w:val="en-US"/>
        </w:rPr>
        <w:t>12.</w:t>
      </w:r>
    </w:p>
    <w:p w:rsidR="009110E9" w:rsidRPr="00B901FA" w:rsidRDefault="009110E9" w:rsidP="009110E9">
      <w:pPr>
        <w:pStyle w:val="22"/>
        <w:ind w:left="1080"/>
        <w:rPr>
          <w:b/>
          <w:lang w:val="en-US"/>
        </w:rPr>
      </w:pPr>
      <w:r w:rsidRPr="00B901FA">
        <w:rPr>
          <w:b/>
          <w:lang w:val="en-US"/>
        </w:rPr>
        <w:t xml:space="preserve">Risk Change Score. Check that email with old and new Evaluation data receiving, when </w:t>
      </w:r>
      <w:r w:rsidRPr="00B901FA">
        <w:rPr>
          <w:b/>
          <w:shd w:val="clear" w:color="auto" w:fill="FFFFFF"/>
          <w:lang w:val="en-US"/>
        </w:rPr>
        <w:t>Risk and Reevaluation events changed.</w:t>
      </w:r>
    </w:p>
    <w:p w:rsidR="009110E9" w:rsidRPr="00894111" w:rsidRDefault="009110E9" w:rsidP="009110E9">
      <w:pPr>
        <w:pStyle w:val="22"/>
        <w:ind w:left="0"/>
        <w:rPr>
          <w:lang w:val="en-US"/>
        </w:rPr>
      </w:pPr>
    </w:p>
    <w:p w:rsidR="009110E9" w:rsidRPr="00894111" w:rsidRDefault="009110E9" w:rsidP="009110E9">
      <w:pPr>
        <w:pStyle w:val="22"/>
        <w:ind w:left="1080"/>
        <w:rPr>
          <w:lang w:val="en-US"/>
        </w:rPr>
      </w:pPr>
      <w:r w:rsidRPr="00894111">
        <w:rPr>
          <w:lang w:val="en-US"/>
        </w:rPr>
        <w:t>Prerequisites:</w:t>
      </w:r>
    </w:p>
    <w:p w:rsidR="009110E9" w:rsidRPr="00894111" w:rsidRDefault="009110E9" w:rsidP="009110E9">
      <w:pPr>
        <w:pStyle w:val="22"/>
        <w:ind w:left="1080"/>
        <w:rPr>
          <w:lang w:val="en-US"/>
        </w:rPr>
      </w:pPr>
      <w:r w:rsidRPr="00894111">
        <w:rPr>
          <w:lang w:val="en-US"/>
        </w:rPr>
        <w:t>Need to enable ENS:</w:t>
      </w:r>
    </w:p>
    <w:p w:rsidR="009110E9" w:rsidRPr="00894111" w:rsidRDefault="009110E9" w:rsidP="009110E9">
      <w:pPr>
        <w:pStyle w:val="22"/>
        <w:ind w:left="1080"/>
        <w:rPr>
          <w:lang w:val="en-US"/>
        </w:rPr>
      </w:pPr>
      <w:r w:rsidRPr="00894111">
        <w:rPr>
          <w:lang w:val="en-US"/>
        </w:rPr>
        <w:t xml:space="preserve">- Login to BM and open </w:t>
      </w:r>
      <w:proofErr w:type="spellStart"/>
      <w:r w:rsidRPr="00894111">
        <w:rPr>
          <w:lang w:val="en-US"/>
        </w:rPr>
        <w:t>Kount</w:t>
      </w:r>
      <w:proofErr w:type="spellEnd"/>
      <w:r w:rsidRPr="00894111">
        <w:rPr>
          <w:lang w:val="en-US"/>
        </w:rPr>
        <w:t xml:space="preserve"> &gt; Site Preferences &gt; Custom Preferences &gt; </w:t>
      </w:r>
      <w:proofErr w:type="spellStart"/>
      <w:r w:rsidRPr="00894111">
        <w:rPr>
          <w:lang w:val="en-US"/>
        </w:rPr>
        <w:t>Kount</w:t>
      </w:r>
      <w:proofErr w:type="spellEnd"/>
      <w:r w:rsidRPr="00894111">
        <w:rPr>
          <w:lang w:val="en-US"/>
        </w:rPr>
        <w:t>.</w:t>
      </w:r>
    </w:p>
    <w:p w:rsidR="009110E9" w:rsidRPr="00894111" w:rsidRDefault="009110E9" w:rsidP="009110E9">
      <w:pPr>
        <w:pStyle w:val="22"/>
        <w:ind w:left="1080"/>
        <w:rPr>
          <w:lang w:val="en-US"/>
        </w:rPr>
      </w:pPr>
      <w:r w:rsidRPr="00894111">
        <w:rPr>
          <w:lang w:val="en-US"/>
        </w:rPr>
        <w:t>- Check Enable Event Notification Service checkbox.</w:t>
      </w:r>
    </w:p>
    <w:p w:rsidR="009110E9" w:rsidRPr="00894111" w:rsidRDefault="009110E9" w:rsidP="009110E9">
      <w:pPr>
        <w:pStyle w:val="22"/>
        <w:ind w:left="1080"/>
        <w:rPr>
          <w:lang w:val="en-US"/>
        </w:rPr>
      </w:pPr>
      <w:r w:rsidRPr="00894111">
        <w:rPr>
          <w:lang w:val="en-US"/>
        </w:rPr>
        <w:t xml:space="preserve">- Add your email to </w:t>
      </w:r>
      <w:proofErr w:type="spellStart"/>
      <w:r w:rsidRPr="00894111">
        <w:rPr>
          <w:lang w:val="en-US"/>
        </w:rPr>
        <w:t>Kount</w:t>
      </w:r>
      <w:proofErr w:type="spellEnd"/>
      <w:r w:rsidRPr="00894111">
        <w:rPr>
          <w:lang w:val="en-US"/>
        </w:rPr>
        <w:t xml:space="preserve"> Email list.</w:t>
      </w:r>
    </w:p>
    <w:p w:rsidR="009110E9" w:rsidRPr="00894111" w:rsidRDefault="009110E9" w:rsidP="009110E9">
      <w:pPr>
        <w:pStyle w:val="22"/>
        <w:ind w:left="1080"/>
        <w:rPr>
          <w:lang w:val="en-US"/>
        </w:rPr>
      </w:pPr>
      <w:r w:rsidRPr="00894111">
        <w:rPr>
          <w:lang w:val="en-US"/>
        </w:rPr>
        <w:t>- Check checkbox for all RISK_CHANGE parameters.</w:t>
      </w:r>
    </w:p>
    <w:p w:rsidR="009110E9" w:rsidRPr="00894111" w:rsidRDefault="009110E9" w:rsidP="009110E9">
      <w:pPr>
        <w:pStyle w:val="22"/>
        <w:ind w:left="1080"/>
        <w:rPr>
          <w:lang w:val="en-US"/>
        </w:rPr>
      </w:pPr>
      <w:r w:rsidRPr="00894111">
        <w:rPr>
          <w:lang w:val="en-US"/>
        </w:rPr>
        <w:t>- Apply changes.</w:t>
      </w:r>
    </w:p>
    <w:p w:rsidR="009110E9" w:rsidRPr="00894111" w:rsidRDefault="009110E9" w:rsidP="009110E9">
      <w:pPr>
        <w:pStyle w:val="22"/>
        <w:ind w:left="1080"/>
        <w:rPr>
          <w:lang w:val="en-US"/>
        </w:rPr>
      </w:pPr>
    </w:p>
    <w:p w:rsidR="009110E9" w:rsidRPr="00894111" w:rsidRDefault="009110E9" w:rsidP="009110E9">
      <w:pPr>
        <w:pStyle w:val="22"/>
        <w:ind w:left="1080"/>
        <w:rPr>
          <w:lang w:val="en-US"/>
        </w:rPr>
      </w:pPr>
      <w:r w:rsidRPr="00894111">
        <w:rPr>
          <w:lang w:val="en-US"/>
        </w:rPr>
        <w:t>Steps:</w:t>
      </w:r>
    </w:p>
    <w:p w:rsidR="009110E9" w:rsidRPr="00894111" w:rsidRDefault="009110E9" w:rsidP="009110E9">
      <w:pPr>
        <w:pStyle w:val="22"/>
        <w:ind w:left="1080"/>
        <w:rPr>
          <w:lang w:val="en-US"/>
        </w:rPr>
      </w:pPr>
      <w:r w:rsidRPr="00894111">
        <w:rPr>
          <w:lang w:val="en-US"/>
        </w:rPr>
        <w:lastRenderedPageBreak/>
        <w:t>1. Open Store Front.</w:t>
      </w:r>
    </w:p>
    <w:p w:rsidR="009110E9" w:rsidRPr="00894111" w:rsidRDefault="009110E9" w:rsidP="009110E9">
      <w:pPr>
        <w:pStyle w:val="22"/>
        <w:ind w:left="1080"/>
        <w:rPr>
          <w:lang w:val="en-US"/>
        </w:rPr>
      </w:pPr>
      <w:r w:rsidRPr="00894111">
        <w:rPr>
          <w:lang w:val="en-US"/>
        </w:rPr>
        <w:t>2. Login as registered user (or register a new one).</w:t>
      </w:r>
    </w:p>
    <w:p w:rsidR="009110E9" w:rsidRPr="00894111" w:rsidRDefault="009110E9" w:rsidP="009110E9">
      <w:pPr>
        <w:pStyle w:val="22"/>
        <w:ind w:left="1080"/>
        <w:rPr>
          <w:lang w:val="en-US"/>
        </w:rPr>
      </w:pPr>
      <w:r w:rsidRPr="00894111">
        <w:rPr>
          <w:lang w:val="en-US"/>
        </w:rPr>
        <w:t>3. Choose some product, add it to Cart and start Checkout.</w:t>
      </w:r>
    </w:p>
    <w:p w:rsidR="009110E9" w:rsidRPr="00894111" w:rsidRDefault="009110E9" w:rsidP="009110E9">
      <w:pPr>
        <w:pStyle w:val="22"/>
        <w:ind w:left="1080"/>
        <w:rPr>
          <w:lang w:val="en-US"/>
        </w:rPr>
      </w:pPr>
      <w:r w:rsidRPr="00894111">
        <w:rPr>
          <w:lang w:val="en-US"/>
        </w:rPr>
        <w:t>4. On Shipping page enter a shipping address, select shipping method and Continue checkout.</w:t>
      </w:r>
    </w:p>
    <w:p w:rsidR="009110E9" w:rsidRPr="00894111" w:rsidRDefault="009110E9" w:rsidP="009110E9">
      <w:pPr>
        <w:pStyle w:val="22"/>
        <w:ind w:left="1080"/>
        <w:rPr>
          <w:lang w:val="en-US"/>
        </w:rPr>
      </w:pPr>
      <w:r w:rsidRPr="00894111">
        <w:rPr>
          <w:lang w:val="en-US"/>
        </w:rPr>
        <w:t>5. Select or enter a billing address, enter payment data and click Continue button.</w:t>
      </w:r>
    </w:p>
    <w:p w:rsidR="009110E9" w:rsidRPr="00894111" w:rsidRDefault="009110E9" w:rsidP="009110E9">
      <w:pPr>
        <w:pStyle w:val="22"/>
        <w:ind w:left="1080"/>
        <w:rPr>
          <w:lang w:val="en-US"/>
        </w:rPr>
      </w:pPr>
      <w:r w:rsidRPr="00894111">
        <w:rPr>
          <w:lang w:val="en-US"/>
        </w:rPr>
        <w:t>6. Submit Order.</w:t>
      </w:r>
    </w:p>
    <w:p w:rsidR="009110E9" w:rsidRPr="00894111" w:rsidRDefault="009110E9" w:rsidP="009110E9">
      <w:pPr>
        <w:pStyle w:val="22"/>
        <w:ind w:left="1080"/>
        <w:rPr>
          <w:lang w:val="en-US"/>
        </w:rPr>
      </w:pPr>
      <w:r w:rsidRPr="00894111">
        <w:rPr>
          <w:lang w:val="en-US"/>
        </w:rPr>
        <w:t xml:space="preserve">7. Login to </w:t>
      </w:r>
      <w:proofErr w:type="spellStart"/>
      <w:r w:rsidRPr="00894111">
        <w:rPr>
          <w:lang w:val="en-US"/>
        </w:rPr>
        <w:t>Kount</w:t>
      </w:r>
      <w:proofErr w:type="spellEnd"/>
      <w:r w:rsidRPr="00894111">
        <w:rPr>
          <w:lang w:val="en-US"/>
        </w:rPr>
        <w:t xml:space="preserve"> and </w:t>
      </w:r>
      <w:r w:rsidRPr="00894111">
        <w:rPr>
          <w:shd w:val="clear" w:color="auto" w:fill="FFFFFF"/>
          <w:lang w:val="en-US"/>
        </w:rPr>
        <w:t>make the XML posts for the RISK EVENT changes and the Reevaluate change events.</w:t>
      </w:r>
    </w:p>
    <w:p w:rsidR="009110E9" w:rsidRPr="00894111" w:rsidRDefault="009110E9" w:rsidP="009110E9">
      <w:pPr>
        <w:pStyle w:val="22"/>
        <w:ind w:left="1080"/>
        <w:rPr>
          <w:lang w:val="en-US"/>
        </w:rPr>
      </w:pPr>
      <w:r w:rsidRPr="00894111">
        <w:rPr>
          <w:lang w:val="en-US"/>
        </w:rPr>
        <w:t>8. Open your email box and verify that email with old and new Risk Evaluation data received.</w:t>
      </w:r>
    </w:p>
    <w:p w:rsidR="00E718CA" w:rsidRDefault="00E718CA">
      <w:pPr>
        <w:rPr>
          <w:ins w:id="384" w:author="Демонстрационная версия" w:date="2013-06-10T13:42:00Z"/>
        </w:rPr>
      </w:pPr>
      <w:ins w:id="385" w:author="Демонстрационная версия" w:date="2013-06-10T13:42:00Z">
        <w:r>
          <w:br w:type="page"/>
        </w:r>
      </w:ins>
    </w:p>
    <w:p w:rsidR="00E718CA" w:rsidRPr="00E718CA" w:rsidRDefault="00E718CA" w:rsidP="00E718CA">
      <w:pPr>
        <w:pStyle w:val="ab"/>
        <w:rPr>
          <w:ins w:id="386" w:author="Демонстрационная версия" w:date="2013-06-10T13:42:00Z"/>
        </w:rPr>
      </w:pPr>
      <w:ins w:id="387" w:author="Демонстрационная версия" w:date="2013-06-10T13:42:00Z">
        <w:r>
          <w:lastRenderedPageBreak/>
          <w:t xml:space="preserve">Appendix C : </w:t>
        </w:r>
      </w:ins>
      <w:ins w:id="388" w:author="Демонстрационная версия" w:date="2013-06-10T13:43:00Z">
        <w:r>
          <w:t>Move to Production</w:t>
        </w:r>
      </w:ins>
    </w:p>
    <w:p w:rsidR="00000000" w:rsidRPr="00ED0B16" w:rsidRDefault="00A60331" w:rsidP="00ED0B16">
      <w:pPr>
        <w:pStyle w:val="22"/>
        <w:ind w:left="0"/>
        <w:rPr>
          <w:ins w:id="389" w:author="Демонстрационная версия" w:date="2013-06-10T13:43:00Z"/>
          <w:rFonts w:asciiTheme="minorHAnsi" w:hAnsiTheme="minorHAnsi" w:cstheme="minorHAnsi"/>
          <w:lang w:val="en-US"/>
          <w:rPrChange w:id="390" w:author="Демонстрационная версия" w:date="2013-06-10T13:48:00Z">
            <w:rPr>
              <w:ins w:id="391" w:author="Демонстрационная версия" w:date="2013-06-10T13:43:00Z"/>
            </w:rPr>
          </w:rPrChange>
        </w:rPr>
        <w:pPrChange w:id="392" w:author="Демонстрационная версия" w:date="2013-06-10T13:48:00Z">
          <w:pPr>
            <w:shd w:val="clear" w:color="auto" w:fill="FFFFFF"/>
          </w:pPr>
        </w:pPrChange>
      </w:pPr>
      <w:ins w:id="393" w:author="Демонстрационная версия" w:date="2013-06-10T13:43:00Z">
        <w:r w:rsidRPr="00ED0B16">
          <w:rPr>
            <w:rFonts w:asciiTheme="minorHAnsi" w:hAnsiTheme="minorHAnsi" w:cstheme="minorHAnsi"/>
            <w:lang w:val="en-US"/>
            <w:rPrChange w:id="394" w:author="Демонстрационная версия" w:date="2013-06-10T13:48:00Z">
              <w:rPr/>
            </w:rPrChange>
          </w:rPr>
          <w:t>Uploading changes on</w:t>
        </w:r>
        <w:r w:rsidRPr="00ED0B16">
          <w:rPr>
            <w:rStyle w:val="apple-converted-space"/>
            <w:rFonts w:asciiTheme="minorHAnsi" w:hAnsiTheme="minorHAnsi" w:cstheme="minorHAnsi"/>
            <w:lang w:val="en-US"/>
            <w:rPrChange w:id="395" w:author="Демонстрационная версия" w:date="2013-06-10T13:48:00Z">
              <w:rPr>
                <w:rStyle w:val="apple-converted-space"/>
                <w:rFonts w:ascii="Arial" w:hAnsi="Arial" w:cs="Arial"/>
                <w:color w:val="222222"/>
                <w:sz w:val="16"/>
                <w:szCs w:val="16"/>
              </w:rPr>
            </w:rPrChange>
          </w:rPr>
          <w:t> </w:t>
        </w:r>
        <w:r w:rsidRPr="00ED0B16">
          <w:rPr>
            <w:rStyle w:val="il"/>
            <w:rFonts w:asciiTheme="minorHAnsi" w:hAnsiTheme="minorHAnsi" w:cstheme="minorHAnsi"/>
            <w:shd w:val="clear" w:color="auto" w:fill="FFFFCC"/>
            <w:lang w:val="en-US"/>
            <w:rPrChange w:id="396" w:author="Демонстрационная версия" w:date="2013-06-10T13:48:00Z">
              <w:rPr>
                <w:rStyle w:val="il"/>
                <w:rFonts w:ascii="Arial" w:hAnsi="Arial" w:cs="Arial"/>
                <w:color w:val="222222"/>
                <w:sz w:val="16"/>
                <w:szCs w:val="16"/>
                <w:shd w:val="clear" w:color="auto" w:fill="FFFFCC"/>
              </w:rPr>
            </w:rPrChange>
          </w:rPr>
          <w:t>Production</w:t>
        </w:r>
        <w:r w:rsidRPr="00ED0B16">
          <w:rPr>
            <w:rStyle w:val="apple-converted-space"/>
            <w:rFonts w:asciiTheme="minorHAnsi" w:hAnsiTheme="minorHAnsi" w:cstheme="minorHAnsi"/>
            <w:lang w:val="en-US"/>
            <w:rPrChange w:id="397" w:author="Демонстрационная версия" w:date="2013-06-10T13:48:00Z">
              <w:rPr>
                <w:rStyle w:val="apple-converted-space"/>
                <w:rFonts w:ascii="Arial" w:hAnsi="Arial" w:cs="Arial"/>
                <w:color w:val="222222"/>
                <w:sz w:val="16"/>
                <w:szCs w:val="16"/>
              </w:rPr>
            </w:rPrChange>
          </w:rPr>
          <w:t> </w:t>
        </w:r>
        <w:r w:rsidRPr="00ED0B16">
          <w:rPr>
            <w:rFonts w:asciiTheme="minorHAnsi" w:hAnsiTheme="minorHAnsi" w:cstheme="minorHAnsi"/>
            <w:lang w:val="en-US"/>
            <w:rPrChange w:id="398" w:author="Демонстрационная версия" w:date="2013-06-10T13:48:00Z">
              <w:rPr/>
            </w:rPrChange>
          </w:rPr>
          <w:t>has few steps.</w:t>
        </w:r>
      </w:ins>
    </w:p>
    <w:p w:rsidR="00000000" w:rsidRPr="00ED0B16" w:rsidRDefault="00A60331" w:rsidP="00ED0B16">
      <w:pPr>
        <w:pStyle w:val="22"/>
        <w:ind w:left="0"/>
        <w:rPr>
          <w:ins w:id="399" w:author="Демонстрационная версия" w:date="2013-06-10T13:43:00Z"/>
          <w:rFonts w:asciiTheme="minorHAnsi" w:hAnsiTheme="minorHAnsi" w:cstheme="minorHAnsi"/>
          <w:lang w:val="en-US"/>
          <w:rPrChange w:id="400" w:author="Демонстрационная версия" w:date="2013-06-10T13:48:00Z">
            <w:rPr>
              <w:ins w:id="401" w:author="Демонстрационная версия" w:date="2013-06-10T13:43:00Z"/>
            </w:rPr>
          </w:rPrChange>
        </w:rPr>
        <w:pPrChange w:id="402" w:author="Демонстрационная версия" w:date="2013-06-10T13:49:00Z">
          <w:pPr>
            <w:shd w:val="clear" w:color="auto" w:fill="FFFFFF"/>
          </w:pPr>
        </w:pPrChange>
      </w:pPr>
      <w:ins w:id="403" w:author="Демонстрационная версия" w:date="2013-06-10T13:43:00Z">
        <w:r w:rsidRPr="00ED0B16">
          <w:rPr>
            <w:rFonts w:asciiTheme="minorHAnsi" w:hAnsiTheme="minorHAnsi" w:cstheme="minorHAnsi"/>
            <w:lang w:val="en-US"/>
            <w:rPrChange w:id="404" w:author="Демонстрационная версия" w:date="2013-06-10T13:48:00Z">
              <w:rPr/>
            </w:rPrChange>
          </w:rPr>
          <w:t>1. Developer do some functionality on his sandbox.</w:t>
        </w:r>
        <w:r w:rsidRPr="00ED0B16">
          <w:rPr>
            <w:rFonts w:asciiTheme="minorHAnsi" w:hAnsiTheme="minorHAnsi" w:cstheme="minorHAnsi"/>
            <w:lang w:val="en-US"/>
            <w:rPrChange w:id="405" w:author="Демонстрационная версия" w:date="2013-06-10T13:48:00Z">
              <w:rPr/>
            </w:rPrChange>
          </w:rPr>
          <w:br/>
          <w:t>2. All code and data</w:t>
        </w:r>
        <w:r w:rsidRPr="00ED0B16">
          <w:rPr>
            <w:rStyle w:val="apple-converted-space"/>
            <w:rFonts w:asciiTheme="minorHAnsi" w:hAnsiTheme="minorHAnsi" w:cstheme="minorHAnsi"/>
            <w:lang w:val="en-US"/>
            <w:rPrChange w:id="406" w:author="Демонстрационная версия" w:date="2013-06-10T13:48:00Z">
              <w:rPr>
                <w:rStyle w:val="apple-converted-space"/>
                <w:rFonts w:ascii="Arial" w:hAnsi="Arial" w:cs="Arial"/>
                <w:color w:val="222222"/>
                <w:sz w:val="16"/>
                <w:szCs w:val="16"/>
              </w:rPr>
            </w:rPrChange>
          </w:rPr>
          <w:t> </w:t>
        </w:r>
        <w:r w:rsidRPr="00ED0B16">
          <w:rPr>
            <w:rStyle w:val="il"/>
            <w:rFonts w:asciiTheme="minorHAnsi" w:hAnsiTheme="minorHAnsi" w:cstheme="minorHAnsi"/>
            <w:shd w:val="clear" w:color="auto" w:fill="FFFFCC"/>
            <w:lang w:val="en-US"/>
            <w:rPrChange w:id="407" w:author="Демонстрационная версия" w:date="2013-06-10T13:48:00Z">
              <w:rPr>
                <w:rStyle w:val="il"/>
                <w:rFonts w:ascii="Arial" w:hAnsi="Arial" w:cs="Arial"/>
                <w:color w:val="222222"/>
                <w:sz w:val="16"/>
                <w:szCs w:val="16"/>
                <w:shd w:val="clear" w:color="auto" w:fill="FFFFCC"/>
              </w:rPr>
            </w:rPrChange>
          </w:rPr>
          <w:t>moved</w:t>
        </w:r>
        <w:r w:rsidRPr="00ED0B16">
          <w:rPr>
            <w:rStyle w:val="apple-converted-space"/>
            <w:rFonts w:asciiTheme="minorHAnsi" w:hAnsiTheme="minorHAnsi" w:cstheme="minorHAnsi"/>
            <w:lang w:val="en-US"/>
            <w:rPrChange w:id="408" w:author="Демонстрационная версия" w:date="2013-06-10T13:48:00Z">
              <w:rPr>
                <w:rStyle w:val="apple-converted-space"/>
                <w:rFonts w:ascii="Arial" w:hAnsi="Arial" w:cs="Arial"/>
                <w:color w:val="222222"/>
                <w:sz w:val="16"/>
                <w:szCs w:val="16"/>
              </w:rPr>
            </w:rPrChange>
          </w:rPr>
          <w:t> </w:t>
        </w:r>
        <w:r w:rsidRPr="00ED0B16">
          <w:rPr>
            <w:rFonts w:asciiTheme="minorHAnsi" w:hAnsiTheme="minorHAnsi" w:cstheme="minorHAnsi"/>
            <w:lang w:val="en-US"/>
            <w:rPrChange w:id="409" w:author="Демонстрационная версия" w:date="2013-06-10T13:48:00Z">
              <w:rPr/>
            </w:rPrChange>
          </w:rPr>
          <w:t>to QA sandbox.</w:t>
        </w:r>
        <w:r w:rsidRPr="00ED0B16">
          <w:rPr>
            <w:rStyle w:val="apple-converted-space"/>
            <w:rFonts w:asciiTheme="minorHAnsi" w:hAnsiTheme="minorHAnsi" w:cstheme="minorHAnsi"/>
            <w:lang w:val="en-US"/>
            <w:rPrChange w:id="410" w:author="Демонстрационная версия" w:date="2013-06-10T13:48:00Z">
              <w:rPr>
                <w:rStyle w:val="apple-converted-space"/>
                <w:rFonts w:ascii="Arial" w:hAnsi="Arial" w:cs="Arial"/>
                <w:color w:val="222222"/>
                <w:sz w:val="16"/>
                <w:szCs w:val="16"/>
              </w:rPr>
            </w:rPrChange>
          </w:rPr>
          <w:t> </w:t>
        </w:r>
        <w:r w:rsidRPr="00ED0B16">
          <w:rPr>
            <w:rFonts w:asciiTheme="minorHAnsi" w:hAnsiTheme="minorHAnsi" w:cstheme="minorHAnsi"/>
            <w:lang w:val="en-US"/>
            <w:rPrChange w:id="411" w:author="Демонстрационная версия" w:date="2013-06-10T13:48:00Z">
              <w:rPr/>
            </w:rPrChange>
          </w:rPr>
          <w:br/>
          <w:t>This can be done in two ways:</w:t>
        </w:r>
      </w:ins>
    </w:p>
    <w:p w:rsidR="00000000" w:rsidRPr="00ED0B16" w:rsidRDefault="00A60331" w:rsidP="00ED0B16">
      <w:pPr>
        <w:pStyle w:val="22"/>
        <w:ind w:left="0"/>
        <w:rPr>
          <w:ins w:id="412" w:author="Демонстрационная версия" w:date="2013-06-10T13:43:00Z"/>
          <w:rFonts w:asciiTheme="minorHAnsi" w:hAnsiTheme="minorHAnsi" w:cstheme="minorHAnsi"/>
          <w:lang w:val="en-US"/>
          <w:rPrChange w:id="413" w:author="Демонстрационная версия" w:date="2013-06-10T13:48:00Z">
            <w:rPr>
              <w:ins w:id="414" w:author="Демонстрационная версия" w:date="2013-06-10T13:43:00Z"/>
            </w:rPr>
          </w:rPrChange>
        </w:rPr>
        <w:pPrChange w:id="415" w:author="Демонстрационная версия" w:date="2013-06-10T13:49:00Z">
          <w:pPr>
            <w:shd w:val="clear" w:color="auto" w:fill="FFFFFF"/>
          </w:pPr>
        </w:pPrChange>
      </w:pPr>
      <w:ins w:id="416" w:author="Демонстрационная версия" w:date="2013-06-10T13:43:00Z">
        <w:r w:rsidRPr="00ED0B16">
          <w:rPr>
            <w:rFonts w:asciiTheme="minorHAnsi" w:hAnsiTheme="minorHAnsi" w:cstheme="minorHAnsi"/>
            <w:lang w:val="en-US"/>
            <w:rPrChange w:id="417" w:author="Демонстрационная версия" w:date="2013-06-10T13:48:00Z">
              <w:rPr/>
            </w:rPrChange>
          </w:rPr>
          <w:t>- manually as we do (code uploads with the DW Studio and all data imports manually in BM)</w:t>
        </w:r>
      </w:ins>
    </w:p>
    <w:p w:rsidR="00000000" w:rsidRPr="00ED0B16" w:rsidRDefault="00A60331" w:rsidP="00ED0B16">
      <w:pPr>
        <w:pStyle w:val="22"/>
        <w:ind w:left="0"/>
        <w:rPr>
          <w:ins w:id="418" w:author="Демонстрационная версия" w:date="2013-06-10T13:43:00Z"/>
          <w:rFonts w:asciiTheme="minorHAnsi" w:hAnsiTheme="minorHAnsi" w:cstheme="minorHAnsi"/>
          <w:lang w:val="en-US"/>
          <w:rPrChange w:id="419" w:author="Демонстрационная версия" w:date="2013-06-10T13:48:00Z">
            <w:rPr>
              <w:ins w:id="420" w:author="Демонстрационная версия" w:date="2013-06-10T13:43:00Z"/>
            </w:rPr>
          </w:rPrChange>
        </w:rPr>
        <w:pPrChange w:id="421" w:author="Демонстрационная версия" w:date="2013-06-10T13:49:00Z">
          <w:pPr>
            <w:shd w:val="clear" w:color="auto" w:fill="FFFFFF"/>
            <w:spacing w:after="240"/>
          </w:pPr>
        </w:pPrChange>
      </w:pPr>
      <w:ins w:id="422" w:author="Демонстрационная версия" w:date="2013-06-10T13:43:00Z">
        <w:r w:rsidRPr="00ED0B16">
          <w:rPr>
            <w:rFonts w:asciiTheme="minorHAnsi" w:hAnsiTheme="minorHAnsi" w:cstheme="minorHAnsi"/>
            <w:lang w:val="en-US"/>
            <w:rPrChange w:id="423" w:author="Демонстрационная версия" w:date="2013-06-10T13:48:00Z">
              <w:rPr/>
            </w:rPrChange>
          </w:rPr>
          <w:t>- with CS Build cartridge (this cartridge sets proper parameters (</w:t>
        </w:r>
        <w:proofErr w:type="spellStart"/>
        <w:r w:rsidRPr="00ED0B16">
          <w:rPr>
            <w:rFonts w:asciiTheme="minorHAnsi" w:hAnsiTheme="minorHAnsi" w:cstheme="minorHAnsi"/>
            <w:lang w:val="en-US"/>
            <w:rPrChange w:id="424" w:author="Демонстрационная версия" w:date="2013-06-10T13:48:00Z">
              <w:rPr/>
            </w:rPrChange>
          </w:rPr>
          <w:t>svn</w:t>
        </w:r>
        <w:proofErr w:type="spellEnd"/>
        <w:r w:rsidRPr="00ED0B16">
          <w:rPr>
            <w:rFonts w:asciiTheme="minorHAnsi" w:hAnsiTheme="minorHAnsi" w:cstheme="minorHAnsi"/>
            <w:lang w:val="en-US"/>
            <w:rPrChange w:id="425" w:author="Демонстрационная версия" w:date="2013-06-10T13:48:00Z">
              <w:rPr/>
            </w:rPrChange>
          </w:rPr>
          <w:t xml:space="preserve"> or </w:t>
        </w:r>
        <w:proofErr w:type="spellStart"/>
        <w:r w:rsidRPr="00ED0B16">
          <w:rPr>
            <w:rFonts w:asciiTheme="minorHAnsi" w:hAnsiTheme="minorHAnsi" w:cstheme="minorHAnsi"/>
            <w:lang w:val="en-US"/>
            <w:rPrChange w:id="426" w:author="Демонстрационная версия" w:date="2013-06-10T13:48:00Z">
              <w:rPr/>
            </w:rPrChange>
          </w:rPr>
          <w:t>git</w:t>
        </w:r>
        <w:proofErr w:type="spellEnd"/>
        <w:r w:rsidRPr="00ED0B16">
          <w:rPr>
            <w:rFonts w:asciiTheme="minorHAnsi" w:hAnsiTheme="minorHAnsi" w:cstheme="minorHAnsi"/>
            <w:lang w:val="en-US"/>
            <w:rPrChange w:id="427" w:author="Демонстрационная версия" w:date="2013-06-10T13:48:00Z">
              <w:rPr/>
            </w:rPrChange>
          </w:rPr>
          <w:t xml:space="preserve"> source, sandbox connection)</w:t>
        </w:r>
        <w:r w:rsidRPr="00ED0B16">
          <w:rPr>
            <w:rFonts w:asciiTheme="minorHAnsi" w:hAnsiTheme="minorHAnsi" w:cstheme="minorHAnsi"/>
            <w:lang w:val="en-US"/>
            <w:rPrChange w:id="428" w:author="Демонстрационная версия" w:date="2013-06-10T13:48:00Z">
              <w:rPr/>
            </w:rPrChange>
          </w:rPr>
          <w:br/>
          <w:t>3. After QA verification all code and data</w:t>
        </w:r>
        <w:r w:rsidRPr="00ED0B16">
          <w:rPr>
            <w:rStyle w:val="apple-converted-space"/>
            <w:rFonts w:asciiTheme="minorHAnsi" w:hAnsiTheme="minorHAnsi" w:cstheme="minorHAnsi"/>
            <w:lang w:val="en-US"/>
            <w:rPrChange w:id="429" w:author="Демонстрационная версия" w:date="2013-06-10T13:48:00Z">
              <w:rPr>
                <w:rStyle w:val="apple-converted-space"/>
                <w:rFonts w:ascii="Arial" w:hAnsi="Arial" w:cs="Arial"/>
                <w:color w:val="222222"/>
                <w:sz w:val="16"/>
                <w:szCs w:val="16"/>
              </w:rPr>
            </w:rPrChange>
          </w:rPr>
          <w:t> </w:t>
        </w:r>
        <w:r w:rsidRPr="00ED0B16">
          <w:rPr>
            <w:rStyle w:val="il"/>
            <w:rFonts w:asciiTheme="minorHAnsi" w:hAnsiTheme="minorHAnsi" w:cstheme="minorHAnsi"/>
            <w:shd w:val="clear" w:color="auto" w:fill="FFFFCC"/>
            <w:lang w:val="en-US"/>
            <w:rPrChange w:id="430" w:author="Демонстрационная версия" w:date="2013-06-10T13:48:00Z">
              <w:rPr>
                <w:rStyle w:val="il"/>
                <w:rFonts w:ascii="Arial" w:hAnsi="Arial" w:cs="Arial"/>
                <w:color w:val="222222"/>
                <w:sz w:val="16"/>
                <w:szCs w:val="16"/>
                <w:shd w:val="clear" w:color="auto" w:fill="FFFFCC"/>
              </w:rPr>
            </w:rPrChange>
          </w:rPr>
          <w:t>moves</w:t>
        </w:r>
        <w:r w:rsidRPr="00ED0B16">
          <w:rPr>
            <w:rStyle w:val="apple-converted-space"/>
            <w:rFonts w:asciiTheme="minorHAnsi" w:hAnsiTheme="minorHAnsi" w:cstheme="minorHAnsi"/>
            <w:lang w:val="en-US"/>
            <w:rPrChange w:id="431" w:author="Демонстрационная версия" w:date="2013-06-10T13:48:00Z">
              <w:rPr>
                <w:rStyle w:val="apple-converted-space"/>
                <w:rFonts w:ascii="Arial" w:hAnsi="Arial" w:cs="Arial"/>
                <w:color w:val="222222"/>
                <w:sz w:val="16"/>
                <w:szCs w:val="16"/>
              </w:rPr>
            </w:rPrChange>
          </w:rPr>
          <w:t> </w:t>
        </w:r>
        <w:r w:rsidRPr="00ED0B16">
          <w:rPr>
            <w:rFonts w:asciiTheme="minorHAnsi" w:hAnsiTheme="minorHAnsi" w:cstheme="minorHAnsi"/>
            <w:lang w:val="en-US"/>
            <w:rPrChange w:id="432" w:author="Демонстрационная версия" w:date="2013-06-10T13:48:00Z">
              <w:rPr/>
            </w:rPrChange>
          </w:rPr>
          <w:t>to Staging sandbox in a same way.</w:t>
        </w:r>
        <w:r w:rsidRPr="00ED0B16">
          <w:rPr>
            <w:rFonts w:asciiTheme="minorHAnsi" w:hAnsiTheme="minorHAnsi" w:cstheme="minorHAnsi"/>
            <w:lang w:val="en-US"/>
            <w:rPrChange w:id="433" w:author="Демонстрационная версия" w:date="2013-06-10T13:48:00Z">
              <w:rPr/>
            </w:rPrChange>
          </w:rPr>
          <w:br/>
          <w:t>4. From the Staging data replicate to development Sandbox. Procedure of replication is absolutely automated.</w:t>
        </w:r>
        <w:r w:rsidRPr="00ED0B16">
          <w:rPr>
            <w:rStyle w:val="apple-converted-space"/>
            <w:rFonts w:asciiTheme="minorHAnsi" w:hAnsiTheme="minorHAnsi" w:cstheme="minorHAnsi"/>
            <w:lang w:val="en-US"/>
            <w:rPrChange w:id="434" w:author="Демонстрационная версия" w:date="2013-06-10T13:48:00Z">
              <w:rPr>
                <w:rStyle w:val="apple-converted-space"/>
                <w:rFonts w:ascii="Arial" w:hAnsi="Arial" w:cs="Arial"/>
                <w:color w:val="222222"/>
                <w:sz w:val="16"/>
                <w:szCs w:val="16"/>
              </w:rPr>
            </w:rPrChange>
          </w:rPr>
          <w:t> </w:t>
        </w:r>
        <w:r w:rsidRPr="00ED0B16">
          <w:rPr>
            <w:rFonts w:asciiTheme="minorHAnsi" w:hAnsiTheme="minorHAnsi" w:cstheme="minorHAnsi"/>
            <w:lang w:val="en-US"/>
            <w:rPrChange w:id="435" w:author="Демонстрационная версия" w:date="2013-06-10T13:48:00Z">
              <w:rPr/>
            </w:rPrChange>
          </w:rPr>
          <w:br/>
          <w:t>5. After testing data at Development sandbox it replicates from Staging to</w:t>
        </w:r>
        <w:r w:rsidRPr="00ED0B16">
          <w:rPr>
            <w:rStyle w:val="apple-converted-space"/>
            <w:rFonts w:asciiTheme="minorHAnsi" w:hAnsiTheme="minorHAnsi" w:cstheme="minorHAnsi"/>
            <w:lang w:val="en-US"/>
            <w:rPrChange w:id="436" w:author="Демонстрационная версия" w:date="2013-06-10T13:48:00Z">
              <w:rPr>
                <w:rStyle w:val="apple-converted-space"/>
                <w:rFonts w:ascii="Arial" w:hAnsi="Arial" w:cs="Arial"/>
                <w:color w:val="222222"/>
                <w:sz w:val="16"/>
                <w:szCs w:val="16"/>
              </w:rPr>
            </w:rPrChange>
          </w:rPr>
          <w:t> </w:t>
        </w:r>
        <w:r w:rsidRPr="00ED0B16">
          <w:rPr>
            <w:rStyle w:val="il"/>
            <w:rFonts w:asciiTheme="minorHAnsi" w:hAnsiTheme="minorHAnsi" w:cstheme="minorHAnsi"/>
            <w:shd w:val="clear" w:color="auto" w:fill="FFFFCC"/>
            <w:lang w:val="en-US"/>
            <w:rPrChange w:id="437" w:author="Демонстрационная версия" w:date="2013-06-10T13:48:00Z">
              <w:rPr>
                <w:rStyle w:val="il"/>
                <w:rFonts w:ascii="Arial" w:hAnsi="Arial" w:cs="Arial"/>
                <w:color w:val="222222"/>
                <w:sz w:val="16"/>
                <w:szCs w:val="16"/>
                <w:shd w:val="clear" w:color="auto" w:fill="FFFFCC"/>
              </w:rPr>
            </w:rPrChange>
          </w:rPr>
          <w:t>Production</w:t>
        </w:r>
        <w:r w:rsidRPr="00ED0B16">
          <w:rPr>
            <w:rFonts w:asciiTheme="minorHAnsi" w:hAnsiTheme="minorHAnsi" w:cstheme="minorHAnsi"/>
            <w:lang w:val="en-US"/>
            <w:rPrChange w:id="438" w:author="Демонстрационная версия" w:date="2013-06-10T13:48:00Z">
              <w:rPr/>
            </w:rPrChange>
          </w:rPr>
          <w:t>.</w:t>
        </w:r>
      </w:ins>
    </w:p>
    <w:p w:rsidR="00000000" w:rsidRPr="00ED0B16" w:rsidRDefault="00A60331" w:rsidP="00ED0B16">
      <w:pPr>
        <w:pStyle w:val="22"/>
        <w:ind w:left="0"/>
        <w:rPr>
          <w:ins w:id="439" w:author="Демонстрационная версия" w:date="2013-06-10T13:43:00Z"/>
          <w:rFonts w:asciiTheme="minorHAnsi" w:hAnsiTheme="minorHAnsi" w:cstheme="minorHAnsi"/>
          <w:lang w:val="en-US"/>
          <w:rPrChange w:id="440" w:author="Демонстрационная версия" w:date="2013-06-10T13:48:00Z">
            <w:rPr>
              <w:ins w:id="441" w:author="Демонстрационная версия" w:date="2013-06-10T13:43:00Z"/>
            </w:rPr>
          </w:rPrChange>
        </w:rPr>
        <w:pPrChange w:id="442" w:author="Демонстрационная версия" w:date="2013-06-10T13:49:00Z">
          <w:pPr>
            <w:shd w:val="clear" w:color="auto" w:fill="FFFFFF"/>
            <w:spacing w:after="0"/>
          </w:pPr>
        </w:pPrChange>
      </w:pPr>
      <w:ins w:id="443" w:author="Демонстрационная версия" w:date="2013-06-10T13:43:00Z">
        <w:r w:rsidRPr="00ED0B16">
          <w:rPr>
            <w:rFonts w:asciiTheme="minorHAnsi" w:hAnsiTheme="minorHAnsi" w:cstheme="minorHAnsi"/>
            <w:lang w:val="en-US"/>
            <w:rPrChange w:id="444" w:author="Демонстрационная версия" w:date="2013-06-10T13:48:00Z">
              <w:rPr/>
            </w:rPrChange>
          </w:rPr>
          <w:t>Note: All site preferences settings for all sandbox instances(Sandbox/Development, Staging,</w:t>
        </w:r>
        <w:r w:rsidRPr="00ED0B16">
          <w:rPr>
            <w:rStyle w:val="apple-converted-space"/>
            <w:rFonts w:asciiTheme="minorHAnsi" w:hAnsiTheme="minorHAnsi" w:cstheme="minorHAnsi"/>
            <w:lang w:val="en-US"/>
            <w:rPrChange w:id="445" w:author="Демонстрационная версия" w:date="2013-06-10T13:48:00Z">
              <w:rPr>
                <w:rStyle w:val="apple-converted-space"/>
                <w:rFonts w:ascii="Arial" w:hAnsi="Arial" w:cs="Arial"/>
                <w:color w:val="222222"/>
                <w:sz w:val="16"/>
                <w:szCs w:val="16"/>
              </w:rPr>
            </w:rPrChange>
          </w:rPr>
          <w:t> </w:t>
        </w:r>
        <w:r w:rsidRPr="00ED0B16">
          <w:rPr>
            <w:rStyle w:val="il"/>
            <w:rFonts w:asciiTheme="minorHAnsi" w:hAnsiTheme="minorHAnsi" w:cstheme="minorHAnsi"/>
            <w:shd w:val="clear" w:color="auto" w:fill="FFFFCC"/>
            <w:lang w:val="en-US"/>
            <w:rPrChange w:id="446" w:author="Демонстрационная версия" w:date="2013-06-10T13:48:00Z">
              <w:rPr>
                <w:rStyle w:val="il"/>
                <w:rFonts w:ascii="Arial" w:hAnsi="Arial" w:cs="Arial"/>
                <w:color w:val="222222"/>
                <w:sz w:val="16"/>
                <w:szCs w:val="16"/>
                <w:shd w:val="clear" w:color="auto" w:fill="FFFFCC"/>
              </w:rPr>
            </w:rPrChange>
          </w:rPr>
          <w:t>Production</w:t>
        </w:r>
        <w:r w:rsidRPr="00ED0B16">
          <w:rPr>
            <w:rFonts w:asciiTheme="minorHAnsi" w:hAnsiTheme="minorHAnsi" w:cstheme="minorHAnsi"/>
            <w:lang w:val="en-US"/>
            <w:rPrChange w:id="447" w:author="Демонстрационная версия" w:date="2013-06-10T13:48:00Z">
              <w:rPr/>
            </w:rPrChange>
          </w:rPr>
          <w:t>) should be set on the first step at developer's sandbox and later only be imported with import files.</w:t>
        </w:r>
        <w:r w:rsidRPr="00ED0B16">
          <w:rPr>
            <w:rStyle w:val="apple-converted-space"/>
            <w:rFonts w:asciiTheme="minorHAnsi" w:hAnsiTheme="minorHAnsi" w:cstheme="minorHAnsi"/>
            <w:lang w:val="en-US"/>
            <w:rPrChange w:id="448" w:author="Демонстрационная версия" w:date="2013-06-10T13:48:00Z">
              <w:rPr>
                <w:rStyle w:val="apple-converted-space"/>
                <w:rFonts w:ascii="Arial" w:hAnsi="Arial" w:cs="Arial"/>
                <w:color w:val="222222"/>
                <w:sz w:val="16"/>
                <w:szCs w:val="16"/>
              </w:rPr>
            </w:rPrChange>
          </w:rPr>
          <w:t> </w:t>
        </w:r>
      </w:ins>
    </w:p>
    <w:p w:rsidR="00000000" w:rsidRPr="00ED0B16" w:rsidRDefault="00365CBA">
      <w:pPr>
        <w:pStyle w:val="22"/>
        <w:rPr>
          <w:ins w:id="449" w:author="Демонстрационная версия" w:date="2013-06-10T13:43:00Z"/>
          <w:rFonts w:asciiTheme="minorHAnsi" w:hAnsiTheme="minorHAnsi" w:cstheme="minorHAnsi"/>
          <w:lang w:val="en-US"/>
          <w:rPrChange w:id="450" w:author="Демонстрационная версия" w:date="2013-06-10T13:48:00Z">
            <w:rPr>
              <w:ins w:id="451" w:author="Демонстрационная версия" w:date="2013-06-10T13:43:00Z"/>
            </w:rPr>
          </w:rPrChange>
        </w:rPr>
        <w:pPrChange w:id="452" w:author="Демонстрационная версия" w:date="2013-06-10T13:44:00Z">
          <w:pPr>
            <w:shd w:val="clear" w:color="auto" w:fill="FFFFFF"/>
          </w:pPr>
        </w:pPrChange>
      </w:pPr>
    </w:p>
    <w:p w:rsidR="00000000" w:rsidRPr="00ED0B16" w:rsidRDefault="00A60331" w:rsidP="00ED0B16">
      <w:pPr>
        <w:pStyle w:val="22"/>
        <w:ind w:left="0"/>
        <w:rPr>
          <w:ins w:id="453" w:author="Демонстрационная версия" w:date="2013-06-10T13:44:00Z"/>
          <w:rFonts w:asciiTheme="minorHAnsi" w:hAnsiTheme="minorHAnsi" w:cstheme="minorHAnsi"/>
          <w:lang w:val="en-US"/>
          <w:rPrChange w:id="454" w:author="Демонстрационная версия" w:date="2013-06-10T13:48:00Z">
            <w:rPr>
              <w:ins w:id="455" w:author="Демонстрационная версия" w:date="2013-06-10T13:44:00Z"/>
              <w:rFonts w:asciiTheme="minorHAnsi" w:hAnsiTheme="minorHAnsi" w:cstheme="minorHAnsi"/>
            </w:rPr>
          </w:rPrChange>
        </w:rPr>
        <w:pPrChange w:id="456" w:author="Демонстрационная версия" w:date="2013-06-10T13:49:00Z">
          <w:pPr>
            <w:shd w:val="clear" w:color="auto" w:fill="FFFFFF"/>
            <w:spacing w:after="240"/>
          </w:pPr>
        </w:pPrChange>
      </w:pPr>
      <w:ins w:id="457" w:author="Демонстрационная версия" w:date="2013-06-10T13:43:00Z">
        <w:r w:rsidRPr="00ED0B16">
          <w:rPr>
            <w:rFonts w:asciiTheme="minorHAnsi" w:hAnsiTheme="minorHAnsi" w:cstheme="minorHAnsi"/>
            <w:lang w:val="en-US"/>
            <w:rPrChange w:id="458" w:author="Демонстрационная версия" w:date="2013-06-10T13:48:00Z">
              <w:rPr/>
            </w:rPrChange>
          </w:rPr>
          <w:t>So merchant doesn't need set all data in BM manually.</w:t>
        </w:r>
      </w:ins>
      <w:ins w:id="459" w:author="Демонстрационная версия" w:date="2013-06-10T13:49:00Z">
        <w:r w:rsidR="00ED0B16">
          <w:rPr>
            <w:rFonts w:asciiTheme="minorHAnsi" w:hAnsiTheme="minorHAnsi" w:cstheme="minorHAnsi"/>
            <w:lang w:val="en-US"/>
          </w:rPr>
          <w:t xml:space="preserve"> </w:t>
        </w:r>
      </w:ins>
      <w:ins w:id="460" w:author="Демонстрационная версия" w:date="2013-06-10T13:43:00Z">
        <w:r w:rsidRPr="00ED0B16">
          <w:rPr>
            <w:rFonts w:asciiTheme="minorHAnsi" w:hAnsiTheme="minorHAnsi" w:cstheme="minorHAnsi"/>
            <w:lang w:val="en-US"/>
            <w:rPrChange w:id="461" w:author="Демонстрационная версия" w:date="2013-06-10T13:48:00Z">
              <w:rPr/>
            </w:rPrChange>
          </w:rPr>
          <w:t>Implementation guide document creates for developers who does integration.</w:t>
        </w:r>
      </w:ins>
      <w:ins w:id="462" w:author="Демонстрационная версия" w:date="2013-06-10T13:49:00Z">
        <w:r w:rsidR="00ED0B16">
          <w:rPr>
            <w:rFonts w:asciiTheme="minorHAnsi" w:hAnsiTheme="minorHAnsi" w:cstheme="minorHAnsi"/>
            <w:lang w:val="en-US"/>
          </w:rPr>
          <w:t xml:space="preserve"> </w:t>
        </w:r>
      </w:ins>
      <w:ins w:id="463" w:author="Демонстрационная версия" w:date="2013-06-10T13:43:00Z">
        <w:r w:rsidRPr="00A60331">
          <w:rPr>
            <w:rFonts w:asciiTheme="minorHAnsi" w:hAnsiTheme="minorHAnsi" w:cstheme="minorHAnsi"/>
            <w:lang w:val="en-US"/>
            <w:rPrChange w:id="464" w:author="Демонстрационная версия" w:date="2013-06-10T13:44:00Z">
              <w:rPr/>
            </w:rPrChange>
          </w:rPr>
          <w:t>More details about this process from our API.</w:t>
        </w:r>
      </w:ins>
    </w:p>
    <w:p w:rsidR="00000000" w:rsidRPr="00ED0B16" w:rsidRDefault="00365CBA">
      <w:pPr>
        <w:pStyle w:val="22"/>
        <w:rPr>
          <w:ins w:id="465" w:author="Демонстрационная версия" w:date="2013-06-10T13:43:00Z"/>
          <w:rFonts w:asciiTheme="minorHAnsi" w:hAnsiTheme="minorHAnsi" w:cstheme="minorHAnsi"/>
          <w:lang w:val="en-US"/>
          <w:rPrChange w:id="466" w:author="Демонстрационная версия" w:date="2013-06-10T13:48:00Z">
            <w:rPr>
              <w:ins w:id="467" w:author="Демонстрационная версия" w:date="2013-06-10T13:43:00Z"/>
            </w:rPr>
          </w:rPrChange>
        </w:rPr>
        <w:pPrChange w:id="468" w:author="Демонстрационная версия" w:date="2013-06-10T13:44:00Z">
          <w:pPr>
            <w:shd w:val="clear" w:color="auto" w:fill="FFFFFF"/>
            <w:spacing w:after="240"/>
          </w:pPr>
        </w:pPrChange>
      </w:pPr>
    </w:p>
    <w:p w:rsidR="00000000" w:rsidRPr="00ED0B16" w:rsidRDefault="00A60331">
      <w:pPr>
        <w:pStyle w:val="22"/>
        <w:ind w:left="0"/>
        <w:rPr>
          <w:ins w:id="469" w:author="Демонстрационная версия" w:date="2013-06-10T13:43:00Z"/>
          <w:rFonts w:asciiTheme="minorHAnsi" w:hAnsiTheme="minorHAnsi" w:cstheme="minorHAnsi"/>
          <w:sz w:val="28"/>
          <w:szCs w:val="28"/>
          <w:lang w:val="en-US"/>
          <w:rPrChange w:id="470" w:author="Демонстрационная версия" w:date="2013-06-10T13:48:00Z">
            <w:rPr>
              <w:ins w:id="471" w:author="Демонстрационная версия" w:date="2013-06-10T13:43:00Z"/>
              <w:sz w:val="48"/>
              <w:szCs w:val="48"/>
            </w:rPr>
          </w:rPrChange>
        </w:rPr>
        <w:pPrChange w:id="472" w:author="Демонстрационная версия" w:date="2013-06-10T13:44:00Z">
          <w:pPr>
            <w:pStyle w:val="1"/>
            <w:shd w:val="clear" w:color="auto" w:fill="FFFFFF"/>
          </w:pPr>
        </w:pPrChange>
      </w:pPr>
      <w:ins w:id="473" w:author="Демонстрационная версия" w:date="2013-06-10T13:43:00Z">
        <w:r w:rsidRPr="00ED0B16">
          <w:rPr>
            <w:rFonts w:asciiTheme="minorHAnsi" w:hAnsiTheme="minorHAnsi" w:cstheme="minorHAnsi"/>
            <w:b/>
            <w:sz w:val="28"/>
            <w:szCs w:val="28"/>
            <w:lang w:val="en-US"/>
            <w:rPrChange w:id="474" w:author="Демонстрационная версия" w:date="2013-06-10T13:48:00Z">
              <w:rPr>
                <w:b w:val="0"/>
                <w:bCs w:val="0"/>
              </w:rPr>
            </w:rPrChange>
          </w:rPr>
          <w:t>Software deployment stages</w:t>
        </w:r>
      </w:ins>
    </w:p>
    <w:p w:rsidR="00000000" w:rsidRDefault="00A60331" w:rsidP="00BF2679">
      <w:pPr>
        <w:pStyle w:val="22"/>
        <w:ind w:left="0"/>
        <w:rPr>
          <w:ins w:id="475" w:author="Демонстрационная версия" w:date="2013-06-10T13:43:00Z"/>
          <w:rFonts w:asciiTheme="minorHAnsi" w:hAnsiTheme="minorHAnsi" w:cstheme="minorHAnsi"/>
          <w:lang w:val="en-US"/>
          <w:rPrChange w:id="476" w:author="Демонстрационная версия" w:date="2013-06-10T13:44:00Z">
            <w:rPr>
              <w:ins w:id="477" w:author="Демонстрационная версия" w:date="2013-06-10T13:43:00Z"/>
              <w:rFonts w:ascii="Arial" w:hAnsi="Arial" w:cs="Arial"/>
              <w:color w:val="222222"/>
              <w:sz w:val="16"/>
              <w:szCs w:val="16"/>
            </w:rPr>
          </w:rPrChange>
        </w:rPr>
        <w:pPrChange w:id="478" w:author="Демонстрационная версия" w:date="2013-06-10T13:49:00Z">
          <w:pPr>
            <w:pStyle w:val="af2"/>
            <w:shd w:val="clear" w:color="auto" w:fill="FFFFFF"/>
          </w:pPr>
        </w:pPrChange>
      </w:pPr>
      <w:ins w:id="479" w:author="Демонстрационная версия" w:date="2013-06-10T13:43:00Z">
        <w:r w:rsidRPr="00A60331">
          <w:rPr>
            <w:rFonts w:asciiTheme="minorHAnsi" w:hAnsiTheme="minorHAnsi" w:cstheme="minorHAnsi"/>
            <w:lang w:val="en-US"/>
            <w:rPrChange w:id="480" w:author="Демонстрационная версия" w:date="2013-06-10T13:44:00Z">
              <w:rPr>
                <w:rFonts w:ascii="Arial" w:hAnsi="Arial" w:cs="Arial"/>
                <w:color w:val="222222"/>
                <w:sz w:val="16"/>
                <w:szCs w:val="16"/>
              </w:rPr>
            </w:rPrChange>
          </w:rPr>
          <w:t xml:space="preserve">The following table describes the software deployment stages within the </w:t>
        </w:r>
        <w:proofErr w:type="spellStart"/>
        <w:r w:rsidRPr="00A60331">
          <w:rPr>
            <w:rFonts w:asciiTheme="minorHAnsi" w:hAnsiTheme="minorHAnsi" w:cstheme="minorHAnsi"/>
            <w:lang w:val="en-US"/>
            <w:rPrChange w:id="481" w:author="Демонстрационная версия" w:date="2013-06-10T13:44:00Z">
              <w:rPr>
                <w:rFonts w:ascii="Arial" w:hAnsi="Arial" w:cs="Arial"/>
                <w:color w:val="222222"/>
                <w:sz w:val="16"/>
                <w:szCs w:val="16"/>
              </w:rPr>
            </w:rPrChange>
          </w:rPr>
          <w:t>Demandware</w:t>
        </w:r>
        <w:proofErr w:type="spellEnd"/>
        <w:r w:rsidRPr="00A60331">
          <w:rPr>
            <w:rFonts w:asciiTheme="minorHAnsi" w:hAnsiTheme="minorHAnsi" w:cstheme="minorHAnsi"/>
            <w:lang w:val="en-US"/>
            <w:rPrChange w:id="482" w:author="Демонстрационная версия" w:date="2013-06-10T13:44:00Z">
              <w:rPr>
                <w:rFonts w:ascii="Arial" w:hAnsi="Arial" w:cs="Arial"/>
                <w:color w:val="222222"/>
                <w:sz w:val="16"/>
                <w:szCs w:val="16"/>
              </w:rPr>
            </w:rPrChange>
          </w:rPr>
          <w:t xml:space="preserve"> application development environment:</w:t>
        </w:r>
      </w:ins>
    </w:p>
    <w:tbl>
      <w:tblPr>
        <w:tblW w:w="0" w:type="auto"/>
        <w:tblCellSpacing w:w="15"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tblPr>
      <w:tblGrid>
        <w:gridCol w:w="2126"/>
        <w:gridCol w:w="3918"/>
        <w:gridCol w:w="3912"/>
      </w:tblGrid>
      <w:tr w:rsidR="00E718CA" w:rsidRPr="00E718CA" w:rsidTr="00E718CA">
        <w:trPr>
          <w:tblCellSpacing w:w="15" w:type="dxa"/>
          <w:ins w:id="483" w:author="Демонстрационная версия" w:date="2013-06-10T13:43:00Z"/>
        </w:trPr>
        <w:tc>
          <w:tcPr>
            <w:tcW w:w="0" w:type="auto"/>
            <w:tcBorders>
              <w:top w:val="outset" w:sz="6" w:space="0" w:color="auto"/>
              <w:left w:val="outset" w:sz="6" w:space="0" w:color="auto"/>
              <w:bottom w:val="outset" w:sz="6" w:space="0" w:color="auto"/>
              <w:right w:val="outset" w:sz="6" w:space="0" w:color="auto"/>
            </w:tcBorders>
            <w:vAlign w:val="center"/>
            <w:hideMark/>
          </w:tcPr>
          <w:p w:rsidR="00000000" w:rsidRDefault="00A60331">
            <w:pPr>
              <w:pStyle w:val="22"/>
              <w:rPr>
                <w:ins w:id="484" w:author="Демонстрационная версия" w:date="2013-06-10T13:43:00Z"/>
                <w:rFonts w:asciiTheme="minorHAnsi" w:hAnsiTheme="minorHAnsi" w:cstheme="minorHAnsi"/>
                <w:rPrChange w:id="485" w:author="Демонстрационная версия" w:date="2013-06-10T13:44:00Z">
                  <w:rPr>
                    <w:ins w:id="486" w:author="Демонстрационная версия" w:date="2013-06-10T13:43:00Z"/>
                    <w:sz w:val="24"/>
                    <w:szCs w:val="24"/>
                  </w:rPr>
                </w:rPrChange>
              </w:rPr>
              <w:pPrChange w:id="487" w:author="Демонстрационная версия" w:date="2013-06-10T13:44:00Z">
                <w:pPr>
                  <w:jc w:val="center"/>
                </w:pPr>
              </w:pPrChange>
            </w:pPr>
            <w:ins w:id="488" w:author="Демонстрационная версия" w:date="2013-06-10T13:43:00Z">
              <w:r w:rsidRPr="00A60331">
                <w:rPr>
                  <w:rFonts w:asciiTheme="minorHAnsi" w:hAnsiTheme="minorHAnsi" w:cstheme="minorHAnsi"/>
                  <w:b/>
                  <w:bCs/>
                  <w:rPrChange w:id="489" w:author="Демонстрационная версия" w:date="2013-06-10T13:44:00Z">
                    <w:rPr>
                      <w:b/>
                      <w:bCs/>
                    </w:rPr>
                  </w:rPrChange>
                </w:rPr>
                <w:t>Instance</w:t>
              </w:r>
            </w:ins>
          </w:p>
        </w:tc>
        <w:tc>
          <w:tcPr>
            <w:tcW w:w="0" w:type="auto"/>
            <w:tcBorders>
              <w:top w:val="outset" w:sz="6" w:space="0" w:color="auto"/>
              <w:left w:val="outset" w:sz="6" w:space="0" w:color="auto"/>
              <w:bottom w:val="outset" w:sz="6" w:space="0" w:color="auto"/>
              <w:right w:val="outset" w:sz="6" w:space="0" w:color="auto"/>
            </w:tcBorders>
            <w:vAlign w:val="center"/>
            <w:hideMark/>
          </w:tcPr>
          <w:p w:rsidR="00000000" w:rsidRDefault="00A60331">
            <w:pPr>
              <w:pStyle w:val="22"/>
              <w:rPr>
                <w:ins w:id="490" w:author="Демонстрационная версия" w:date="2013-06-10T13:43:00Z"/>
                <w:rFonts w:asciiTheme="minorHAnsi" w:hAnsiTheme="minorHAnsi" w:cstheme="minorHAnsi"/>
                <w:rPrChange w:id="491" w:author="Демонстрационная версия" w:date="2013-06-10T13:44:00Z">
                  <w:rPr>
                    <w:ins w:id="492" w:author="Демонстрационная версия" w:date="2013-06-10T13:43:00Z"/>
                    <w:sz w:val="24"/>
                    <w:szCs w:val="24"/>
                  </w:rPr>
                </w:rPrChange>
              </w:rPr>
              <w:pPrChange w:id="493" w:author="Демонстрационная версия" w:date="2013-06-10T13:44:00Z">
                <w:pPr>
                  <w:jc w:val="center"/>
                </w:pPr>
              </w:pPrChange>
            </w:pPr>
            <w:ins w:id="494" w:author="Демонстрационная версия" w:date="2013-06-10T13:43:00Z">
              <w:r w:rsidRPr="00A60331">
                <w:rPr>
                  <w:rFonts w:asciiTheme="minorHAnsi" w:hAnsiTheme="minorHAnsi" w:cstheme="minorHAnsi"/>
                  <w:b/>
                  <w:bCs/>
                  <w:rPrChange w:id="495" w:author="Демонстрационная версия" w:date="2013-06-10T13:44:00Z">
                    <w:rPr>
                      <w:b/>
                      <w:bCs/>
                    </w:rPr>
                  </w:rPrChange>
                </w:rPr>
                <w:t>Description</w:t>
              </w:r>
            </w:ins>
          </w:p>
        </w:tc>
        <w:tc>
          <w:tcPr>
            <w:tcW w:w="0" w:type="auto"/>
            <w:tcBorders>
              <w:top w:val="outset" w:sz="6" w:space="0" w:color="auto"/>
              <w:left w:val="outset" w:sz="6" w:space="0" w:color="auto"/>
              <w:bottom w:val="outset" w:sz="6" w:space="0" w:color="auto"/>
              <w:right w:val="outset" w:sz="6" w:space="0" w:color="auto"/>
            </w:tcBorders>
            <w:vAlign w:val="center"/>
            <w:hideMark/>
          </w:tcPr>
          <w:p w:rsidR="00000000" w:rsidRDefault="00A60331">
            <w:pPr>
              <w:pStyle w:val="22"/>
              <w:rPr>
                <w:ins w:id="496" w:author="Демонстрационная версия" w:date="2013-06-10T13:43:00Z"/>
                <w:rFonts w:asciiTheme="minorHAnsi" w:hAnsiTheme="minorHAnsi" w:cstheme="minorHAnsi"/>
                <w:rPrChange w:id="497" w:author="Демонстрационная версия" w:date="2013-06-10T13:44:00Z">
                  <w:rPr>
                    <w:ins w:id="498" w:author="Демонстрационная версия" w:date="2013-06-10T13:43:00Z"/>
                    <w:sz w:val="24"/>
                    <w:szCs w:val="24"/>
                  </w:rPr>
                </w:rPrChange>
              </w:rPr>
              <w:pPrChange w:id="499" w:author="Демонстрационная версия" w:date="2013-06-10T13:44:00Z">
                <w:pPr>
                  <w:jc w:val="center"/>
                </w:pPr>
              </w:pPrChange>
            </w:pPr>
            <w:ins w:id="500" w:author="Демонстрационная версия" w:date="2013-06-10T13:43:00Z">
              <w:r w:rsidRPr="00A60331">
                <w:rPr>
                  <w:rFonts w:asciiTheme="minorHAnsi" w:hAnsiTheme="minorHAnsi" w:cstheme="minorHAnsi"/>
                  <w:b/>
                  <w:bCs/>
                  <w:rPrChange w:id="501" w:author="Демонстрационная версия" w:date="2013-06-10T13:44:00Z">
                    <w:rPr>
                      <w:b/>
                      <w:bCs/>
                    </w:rPr>
                  </w:rPrChange>
                </w:rPr>
                <w:t>Considerations</w:t>
              </w:r>
            </w:ins>
          </w:p>
        </w:tc>
      </w:tr>
      <w:tr w:rsidR="00E718CA" w:rsidRPr="00E718CA" w:rsidTr="00E718CA">
        <w:trPr>
          <w:tblCellSpacing w:w="15" w:type="dxa"/>
          <w:ins w:id="502" w:author="Демонстрационная версия" w:date="2013-06-10T13:43:00Z"/>
        </w:trPr>
        <w:tc>
          <w:tcPr>
            <w:tcW w:w="0" w:type="auto"/>
            <w:tcBorders>
              <w:top w:val="outset" w:sz="6" w:space="0" w:color="auto"/>
              <w:left w:val="outset" w:sz="6" w:space="0" w:color="auto"/>
              <w:bottom w:val="outset" w:sz="6" w:space="0" w:color="auto"/>
              <w:right w:val="outset" w:sz="6" w:space="0" w:color="auto"/>
            </w:tcBorders>
            <w:vAlign w:val="center"/>
            <w:hideMark/>
          </w:tcPr>
          <w:p w:rsidR="00000000" w:rsidRDefault="00A60331">
            <w:pPr>
              <w:pStyle w:val="22"/>
              <w:rPr>
                <w:ins w:id="503" w:author="Демонстрационная версия" w:date="2013-06-10T13:43:00Z"/>
                <w:rFonts w:asciiTheme="minorHAnsi" w:hAnsiTheme="minorHAnsi" w:cstheme="minorHAnsi"/>
                <w:rPrChange w:id="504" w:author="Демонстрационная версия" w:date="2013-06-10T13:44:00Z">
                  <w:rPr>
                    <w:ins w:id="505" w:author="Демонстрационная версия" w:date="2013-06-10T13:43:00Z"/>
                    <w:sz w:val="24"/>
                    <w:szCs w:val="24"/>
                  </w:rPr>
                </w:rPrChange>
              </w:rPr>
              <w:pPrChange w:id="506" w:author="Демонстрационная версия" w:date="2013-06-10T13:44:00Z">
                <w:pPr/>
              </w:pPrChange>
            </w:pPr>
            <w:ins w:id="507" w:author="Демонстрационная версия" w:date="2013-06-10T13:43:00Z">
              <w:r w:rsidRPr="00A60331">
                <w:rPr>
                  <w:rFonts w:asciiTheme="minorHAnsi" w:hAnsiTheme="minorHAnsi" w:cstheme="minorHAnsi"/>
                  <w:rPrChange w:id="508" w:author="Демонстрационная версия" w:date="2013-06-10T13:44:00Z">
                    <w:rPr/>
                  </w:rPrChange>
                </w:rPr>
                <w:t>Sandbox</w:t>
              </w:r>
            </w:ins>
          </w:p>
        </w:tc>
        <w:tc>
          <w:tcPr>
            <w:tcW w:w="0" w:type="auto"/>
            <w:tcBorders>
              <w:top w:val="outset" w:sz="6" w:space="0" w:color="auto"/>
              <w:left w:val="outset" w:sz="6" w:space="0" w:color="auto"/>
              <w:bottom w:val="outset" w:sz="6" w:space="0" w:color="auto"/>
              <w:right w:val="outset" w:sz="6" w:space="0" w:color="auto"/>
            </w:tcBorders>
            <w:vAlign w:val="center"/>
            <w:hideMark/>
          </w:tcPr>
          <w:p w:rsidR="00000000" w:rsidRPr="00ED0B16" w:rsidRDefault="00A60331">
            <w:pPr>
              <w:pStyle w:val="22"/>
              <w:rPr>
                <w:ins w:id="509" w:author="Демонстрационная версия" w:date="2013-06-10T13:43:00Z"/>
                <w:rFonts w:asciiTheme="minorHAnsi" w:hAnsiTheme="minorHAnsi" w:cstheme="minorHAnsi"/>
                <w:lang w:val="en-US"/>
                <w:rPrChange w:id="510" w:author="Демонстрационная версия" w:date="2013-06-10T13:48:00Z">
                  <w:rPr>
                    <w:ins w:id="511" w:author="Демонстрационная версия" w:date="2013-06-10T13:43:00Z"/>
                    <w:sz w:val="24"/>
                    <w:szCs w:val="24"/>
                  </w:rPr>
                </w:rPrChange>
              </w:rPr>
              <w:pPrChange w:id="512" w:author="Демонстрационная версия" w:date="2013-06-10T13:44:00Z">
                <w:pPr/>
              </w:pPrChange>
            </w:pPr>
            <w:ins w:id="513" w:author="Демонстрационная версия" w:date="2013-06-10T13:43:00Z">
              <w:r w:rsidRPr="00ED0B16">
                <w:rPr>
                  <w:rFonts w:asciiTheme="minorHAnsi" w:hAnsiTheme="minorHAnsi" w:cstheme="minorHAnsi"/>
                  <w:lang w:val="en-US"/>
                  <w:rPrChange w:id="514" w:author="Демонстрационная версия" w:date="2013-06-10T13:48:00Z">
                    <w:rPr/>
                  </w:rPrChange>
                </w:rPr>
                <w:t>Each development team gets one sandbox per developer and one sandbox to be used as a Build/Merge instance.</w:t>
              </w:r>
            </w:ins>
          </w:p>
        </w:tc>
        <w:tc>
          <w:tcPr>
            <w:tcW w:w="0" w:type="auto"/>
            <w:tcBorders>
              <w:top w:val="outset" w:sz="6" w:space="0" w:color="auto"/>
              <w:left w:val="outset" w:sz="6" w:space="0" w:color="auto"/>
              <w:bottom w:val="outset" w:sz="6" w:space="0" w:color="auto"/>
              <w:right w:val="outset" w:sz="6" w:space="0" w:color="auto"/>
            </w:tcBorders>
            <w:vAlign w:val="center"/>
            <w:hideMark/>
          </w:tcPr>
          <w:p w:rsidR="00000000" w:rsidRPr="00ED0B16" w:rsidRDefault="00A60331">
            <w:pPr>
              <w:pStyle w:val="22"/>
              <w:rPr>
                <w:ins w:id="515" w:author="Демонстрационная версия" w:date="2013-06-10T13:43:00Z"/>
                <w:rFonts w:asciiTheme="minorHAnsi" w:hAnsiTheme="minorHAnsi" w:cstheme="minorHAnsi"/>
                <w:lang w:val="en-US"/>
                <w:rPrChange w:id="516" w:author="Демонстрационная версия" w:date="2013-06-10T13:48:00Z">
                  <w:rPr>
                    <w:ins w:id="517" w:author="Демонстрационная версия" w:date="2013-06-10T13:43:00Z"/>
                    <w:sz w:val="24"/>
                    <w:szCs w:val="24"/>
                  </w:rPr>
                </w:rPrChange>
              </w:rPr>
              <w:pPrChange w:id="518" w:author="Демонстрационная версия" w:date="2013-06-10T13:44:00Z">
                <w:pPr/>
              </w:pPrChange>
            </w:pPr>
            <w:ins w:id="519" w:author="Демонстрационная версия" w:date="2013-06-10T13:43:00Z">
              <w:r w:rsidRPr="00ED0B16">
                <w:rPr>
                  <w:rFonts w:asciiTheme="minorHAnsi" w:hAnsiTheme="minorHAnsi" w:cstheme="minorHAnsi"/>
                  <w:lang w:val="en-US"/>
                  <w:rPrChange w:id="520" w:author="Демонстрационная версия" w:date="2013-06-10T13:48:00Z">
                    <w:rPr/>
                  </w:rPrChange>
                </w:rPr>
                <w:t>Each developer is responsible for his or her sandbox, where he or she builds code, metadata, custom objects, etc.</w:t>
              </w:r>
            </w:ins>
          </w:p>
        </w:tc>
      </w:tr>
      <w:tr w:rsidR="00E718CA" w:rsidRPr="00E718CA" w:rsidTr="00E718CA">
        <w:trPr>
          <w:tblCellSpacing w:w="15" w:type="dxa"/>
          <w:ins w:id="521" w:author="Демонстрационная версия" w:date="2013-06-10T13:43:00Z"/>
        </w:trPr>
        <w:tc>
          <w:tcPr>
            <w:tcW w:w="0" w:type="auto"/>
            <w:tcBorders>
              <w:top w:val="outset" w:sz="6" w:space="0" w:color="auto"/>
              <w:left w:val="outset" w:sz="6" w:space="0" w:color="auto"/>
              <w:bottom w:val="outset" w:sz="6" w:space="0" w:color="auto"/>
              <w:right w:val="outset" w:sz="6" w:space="0" w:color="auto"/>
            </w:tcBorders>
            <w:vAlign w:val="center"/>
            <w:hideMark/>
          </w:tcPr>
          <w:p w:rsidR="00000000" w:rsidRDefault="00A60331">
            <w:pPr>
              <w:pStyle w:val="22"/>
              <w:rPr>
                <w:ins w:id="522" w:author="Демонстрационная версия" w:date="2013-06-10T13:43:00Z"/>
                <w:rFonts w:asciiTheme="minorHAnsi" w:hAnsiTheme="minorHAnsi" w:cstheme="minorHAnsi"/>
                <w:rPrChange w:id="523" w:author="Демонстрационная версия" w:date="2013-06-10T13:44:00Z">
                  <w:rPr>
                    <w:ins w:id="524" w:author="Демонстрационная версия" w:date="2013-06-10T13:43:00Z"/>
                    <w:sz w:val="24"/>
                    <w:szCs w:val="24"/>
                  </w:rPr>
                </w:rPrChange>
              </w:rPr>
              <w:pPrChange w:id="525" w:author="Демонстрационная версия" w:date="2013-06-10T13:44:00Z">
                <w:pPr/>
              </w:pPrChange>
            </w:pPr>
            <w:ins w:id="526" w:author="Демонстрационная версия" w:date="2013-06-10T13:43:00Z">
              <w:r w:rsidRPr="00A60331">
                <w:rPr>
                  <w:rFonts w:asciiTheme="minorHAnsi" w:hAnsiTheme="minorHAnsi" w:cstheme="minorHAnsi"/>
                  <w:rPrChange w:id="527" w:author="Демонстрационная версия" w:date="2013-06-10T13:44:00Z">
                    <w:rPr/>
                  </w:rPrChange>
                </w:rPr>
                <w:t>Build/Merge</w:t>
              </w:r>
            </w:ins>
          </w:p>
        </w:tc>
        <w:tc>
          <w:tcPr>
            <w:tcW w:w="0" w:type="auto"/>
            <w:tcBorders>
              <w:top w:val="outset" w:sz="6" w:space="0" w:color="auto"/>
              <w:left w:val="outset" w:sz="6" w:space="0" w:color="auto"/>
              <w:bottom w:val="outset" w:sz="6" w:space="0" w:color="auto"/>
              <w:right w:val="outset" w:sz="6" w:space="0" w:color="auto"/>
            </w:tcBorders>
            <w:vAlign w:val="center"/>
            <w:hideMark/>
          </w:tcPr>
          <w:p w:rsidR="00000000" w:rsidRPr="00ED0B16" w:rsidRDefault="00A60331">
            <w:pPr>
              <w:pStyle w:val="22"/>
              <w:rPr>
                <w:ins w:id="528" w:author="Демонстрационная версия" w:date="2013-06-10T13:43:00Z"/>
                <w:rFonts w:asciiTheme="minorHAnsi" w:hAnsiTheme="minorHAnsi" w:cstheme="minorHAnsi"/>
                <w:lang w:val="en-US"/>
                <w:rPrChange w:id="529" w:author="Демонстрационная версия" w:date="2013-06-10T13:48:00Z">
                  <w:rPr>
                    <w:ins w:id="530" w:author="Демонстрационная версия" w:date="2013-06-10T13:43:00Z"/>
                    <w:sz w:val="24"/>
                    <w:szCs w:val="24"/>
                  </w:rPr>
                </w:rPrChange>
              </w:rPr>
              <w:pPrChange w:id="531" w:author="Демонстрационная версия" w:date="2013-06-10T13:44:00Z">
                <w:pPr/>
              </w:pPrChange>
            </w:pPr>
            <w:ins w:id="532" w:author="Демонстрационная версия" w:date="2013-06-10T13:43:00Z">
              <w:r w:rsidRPr="00ED0B16">
                <w:rPr>
                  <w:rFonts w:asciiTheme="minorHAnsi" w:hAnsiTheme="minorHAnsi" w:cstheme="minorHAnsi"/>
                  <w:lang w:val="en-US"/>
                  <w:rPrChange w:id="533" w:author="Демонстрационная версия" w:date="2013-06-10T13:48:00Z">
                    <w:rPr/>
                  </w:rPrChange>
                </w:rPr>
                <w:t>As a project progresses and interval version points are reached, developers merge their code/data on a Build/Merge instance, where internal QA is done.</w:t>
              </w:r>
            </w:ins>
          </w:p>
        </w:tc>
        <w:tc>
          <w:tcPr>
            <w:tcW w:w="0" w:type="auto"/>
            <w:tcBorders>
              <w:top w:val="outset" w:sz="6" w:space="0" w:color="auto"/>
              <w:left w:val="outset" w:sz="6" w:space="0" w:color="auto"/>
              <w:bottom w:val="outset" w:sz="6" w:space="0" w:color="auto"/>
              <w:right w:val="outset" w:sz="6" w:space="0" w:color="auto"/>
            </w:tcBorders>
            <w:vAlign w:val="center"/>
            <w:hideMark/>
          </w:tcPr>
          <w:p w:rsidR="00000000" w:rsidRPr="00ED0B16" w:rsidRDefault="00A60331">
            <w:pPr>
              <w:pStyle w:val="22"/>
              <w:rPr>
                <w:ins w:id="534" w:author="Демонстрационная версия" w:date="2013-06-10T13:43:00Z"/>
                <w:rFonts w:asciiTheme="minorHAnsi" w:hAnsiTheme="minorHAnsi" w:cstheme="minorHAnsi"/>
                <w:lang w:val="en-US"/>
                <w:rPrChange w:id="535" w:author="Демонстрационная версия" w:date="2013-06-10T13:48:00Z">
                  <w:rPr>
                    <w:ins w:id="536" w:author="Демонстрационная версия" w:date="2013-06-10T13:43:00Z"/>
                    <w:sz w:val="24"/>
                    <w:szCs w:val="24"/>
                  </w:rPr>
                </w:rPrChange>
              </w:rPr>
              <w:pPrChange w:id="537" w:author="Демонстрационная версия" w:date="2013-06-10T13:44:00Z">
                <w:pPr/>
              </w:pPrChange>
            </w:pPr>
            <w:ins w:id="538" w:author="Демонстрационная версия" w:date="2013-06-10T13:43:00Z">
              <w:r w:rsidRPr="00ED0B16">
                <w:rPr>
                  <w:rFonts w:asciiTheme="minorHAnsi" w:hAnsiTheme="minorHAnsi" w:cstheme="minorHAnsi"/>
                  <w:lang w:val="en-US"/>
                  <w:rPrChange w:id="539" w:author="Демонстрационная версия" w:date="2013-06-10T13:48:00Z">
                    <w:rPr/>
                  </w:rPrChange>
                </w:rPr>
                <w:t>Designate one of your sandbox instances as the Build/Merge instance, specifically for testing major releases. This means that of the three sandbox instances provided for in a subscription, only two can be used by individual developers.</w:t>
              </w:r>
            </w:ins>
          </w:p>
        </w:tc>
      </w:tr>
      <w:tr w:rsidR="00E718CA" w:rsidRPr="00E718CA" w:rsidTr="00E718CA">
        <w:trPr>
          <w:tblCellSpacing w:w="15" w:type="dxa"/>
          <w:ins w:id="540" w:author="Демонстрационная версия" w:date="2013-06-10T13:43:00Z"/>
        </w:trPr>
        <w:tc>
          <w:tcPr>
            <w:tcW w:w="0" w:type="auto"/>
            <w:tcBorders>
              <w:top w:val="outset" w:sz="6" w:space="0" w:color="auto"/>
              <w:left w:val="outset" w:sz="6" w:space="0" w:color="auto"/>
              <w:bottom w:val="outset" w:sz="6" w:space="0" w:color="auto"/>
              <w:right w:val="outset" w:sz="6" w:space="0" w:color="auto"/>
            </w:tcBorders>
            <w:vAlign w:val="center"/>
            <w:hideMark/>
          </w:tcPr>
          <w:p w:rsidR="00000000" w:rsidRDefault="00A60331">
            <w:pPr>
              <w:pStyle w:val="22"/>
              <w:rPr>
                <w:ins w:id="541" w:author="Демонстрационная версия" w:date="2013-06-10T13:43:00Z"/>
                <w:rFonts w:asciiTheme="minorHAnsi" w:hAnsiTheme="minorHAnsi" w:cstheme="minorHAnsi"/>
                <w:rPrChange w:id="542" w:author="Демонстрационная версия" w:date="2013-06-10T13:44:00Z">
                  <w:rPr>
                    <w:ins w:id="543" w:author="Демонстрационная версия" w:date="2013-06-10T13:43:00Z"/>
                    <w:sz w:val="24"/>
                    <w:szCs w:val="24"/>
                  </w:rPr>
                </w:rPrChange>
              </w:rPr>
              <w:pPrChange w:id="544" w:author="Демонстрационная версия" w:date="2013-06-10T13:44:00Z">
                <w:pPr/>
              </w:pPrChange>
            </w:pPr>
            <w:ins w:id="545" w:author="Демонстрационная версия" w:date="2013-06-10T13:43:00Z">
              <w:r w:rsidRPr="00A60331">
                <w:rPr>
                  <w:rFonts w:asciiTheme="minorHAnsi" w:hAnsiTheme="minorHAnsi" w:cstheme="minorHAnsi"/>
                  <w:rPrChange w:id="546" w:author="Демонстрационная версия" w:date="2013-06-10T13:44:00Z">
                    <w:rPr/>
                  </w:rPrChange>
                </w:rPr>
                <w:t>Staging</w:t>
              </w:r>
            </w:ins>
          </w:p>
        </w:tc>
        <w:tc>
          <w:tcPr>
            <w:tcW w:w="0" w:type="auto"/>
            <w:tcBorders>
              <w:top w:val="outset" w:sz="6" w:space="0" w:color="auto"/>
              <w:left w:val="outset" w:sz="6" w:space="0" w:color="auto"/>
              <w:bottom w:val="outset" w:sz="6" w:space="0" w:color="auto"/>
              <w:right w:val="outset" w:sz="6" w:space="0" w:color="auto"/>
            </w:tcBorders>
            <w:vAlign w:val="center"/>
            <w:hideMark/>
          </w:tcPr>
          <w:p w:rsidR="00000000" w:rsidRPr="00ED0B16" w:rsidRDefault="00A60331">
            <w:pPr>
              <w:pStyle w:val="22"/>
              <w:rPr>
                <w:ins w:id="547" w:author="Демонстрационная версия" w:date="2013-06-10T13:43:00Z"/>
                <w:rFonts w:asciiTheme="minorHAnsi" w:hAnsiTheme="minorHAnsi" w:cstheme="minorHAnsi"/>
                <w:lang w:val="en-US"/>
                <w:rPrChange w:id="548" w:author="Демонстрационная версия" w:date="2013-06-10T13:48:00Z">
                  <w:rPr>
                    <w:ins w:id="549" w:author="Демонстрационная версия" w:date="2013-06-10T13:43:00Z"/>
                    <w:sz w:val="24"/>
                    <w:szCs w:val="24"/>
                  </w:rPr>
                </w:rPrChange>
              </w:rPr>
              <w:pPrChange w:id="550" w:author="Демонстрационная версия" w:date="2013-06-10T13:44:00Z">
                <w:pPr/>
              </w:pPrChange>
            </w:pPr>
            <w:ins w:id="551" w:author="Демонстрационная версия" w:date="2013-06-10T13:43:00Z">
              <w:r w:rsidRPr="00ED0B16">
                <w:rPr>
                  <w:rFonts w:asciiTheme="minorHAnsi" w:hAnsiTheme="minorHAnsi" w:cstheme="minorHAnsi"/>
                  <w:lang w:val="en-US"/>
                  <w:rPrChange w:id="552" w:author="Демонстрационная версия" w:date="2013-06-10T13:48:00Z">
                    <w:rPr/>
                  </w:rPrChange>
                </w:rPr>
                <w:t>As development continues, builds are</w:t>
              </w:r>
              <w:r w:rsidRPr="00ED0B16">
                <w:rPr>
                  <w:rStyle w:val="apple-converted-space"/>
                  <w:rFonts w:asciiTheme="minorHAnsi" w:hAnsiTheme="minorHAnsi" w:cstheme="minorHAnsi"/>
                  <w:lang w:val="en-US"/>
                  <w:rPrChange w:id="553" w:author="Демонстрационная версия" w:date="2013-06-10T13:48:00Z">
                    <w:rPr>
                      <w:rStyle w:val="apple-converted-space"/>
                      <w:rFonts w:ascii="Arial" w:hAnsi="Arial" w:cs="Arial"/>
                    </w:rPr>
                  </w:rPrChange>
                </w:rPr>
                <w:t> </w:t>
              </w:r>
              <w:r w:rsidRPr="00ED0B16">
                <w:rPr>
                  <w:rStyle w:val="il"/>
                  <w:rFonts w:asciiTheme="minorHAnsi" w:hAnsiTheme="minorHAnsi" w:cstheme="minorHAnsi"/>
                  <w:shd w:val="clear" w:color="auto" w:fill="FFFFCC"/>
                  <w:lang w:val="en-US"/>
                  <w:rPrChange w:id="554" w:author="Демонстрационная версия" w:date="2013-06-10T13:48:00Z">
                    <w:rPr>
                      <w:rStyle w:val="il"/>
                      <w:rFonts w:ascii="Arial" w:hAnsi="Arial" w:cs="Arial"/>
                      <w:color w:val="222222"/>
                      <w:shd w:val="clear" w:color="auto" w:fill="FFFFCC"/>
                    </w:rPr>
                  </w:rPrChange>
                </w:rPr>
                <w:t>moved</w:t>
              </w:r>
              <w:r w:rsidRPr="00ED0B16">
                <w:rPr>
                  <w:rStyle w:val="apple-converted-space"/>
                  <w:rFonts w:asciiTheme="minorHAnsi" w:hAnsiTheme="minorHAnsi" w:cstheme="minorHAnsi"/>
                  <w:lang w:val="en-US"/>
                  <w:rPrChange w:id="555" w:author="Демонстрационная версия" w:date="2013-06-10T13:48:00Z">
                    <w:rPr>
                      <w:rStyle w:val="apple-converted-space"/>
                      <w:rFonts w:ascii="Arial" w:hAnsi="Arial" w:cs="Arial"/>
                    </w:rPr>
                  </w:rPrChange>
                </w:rPr>
                <w:t> </w:t>
              </w:r>
              <w:r w:rsidRPr="00ED0B16">
                <w:rPr>
                  <w:rFonts w:asciiTheme="minorHAnsi" w:hAnsiTheme="minorHAnsi" w:cstheme="minorHAnsi"/>
                  <w:lang w:val="en-US"/>
                  <w:rPrChange w:id="556" w:author="Демонстрационная версия" w:date="2013-06-10T13:48:00Z">
                    <w:rPr/>
                  </w:rPrChange>
                </w:rPr>
                <w:t xml:space="preserve">from the Build/Merge instance to the Staging instance, where they are replicated to the Development instance for </w:t>
              </w:r>
              <w:r w:rsidRPr="00ED0B16">
                <w:rPr>
                  <w:rFonts w:asciiTheme="minorHAnsi" w:hAnsiTheme="minorHAnsi" w:cstheme="minorHAnsi"/>
                  <w:lang w:val="en-US"/>
                  <w:rPrChange w:id="557" w:author="Демонстрационная версия" w:date="2013-06-10T13:48:00Z">
                    <w:rPr/>
                  </w:rPrChange>
                </w:rPr>
                <w:lastRenderedPageBreak/>
                <w:t>internal/external QA.</w:t>
              </w:r>
            </w:ins>
          </w:p>
        </w:tc>
        <w:tc>
          <w:tcPr>
            <w:tcW w:w="0" w:type="auto"/>
            <w:tcBorders>
              <w:top w:val="outset" w:sz="6" w:space="0" w:color="auto"/>
              <w:left w:val="outset" w:sz="6" w:space="0" w:color="auto"/>
              <w:bottom w:val="outset" w:sz="6" w:space="0" w:color="auto"/>
              <w:right w:val="outset" w:sz="6" w:space="0" w:color="auto"/>
            </w:tcBorders>
            <w:vAlign w:val="center"/>
            <w:hideMark/>
          </w:tcPr>
          <w:p w:rsidR="00000000" w:rsidRPr="00ED0B16" w:rsidRDefault="00A60331">
            <w:pPr>
              <w:pStyle w:val="22"/>
              <w:rPr>
                <w:ins w:id="558" w:author="Демонстрационная версия" w:date="2013-06-10T13:43:00Z"/>
                <w:rFonts w:asciiTheme="minorHAnsi" w:hAnsiTheme="minorHAnsi" w:cstheme="minorHAnsi"/>
                <w:lang w:val="en-US"/>
                <w:rPrChange w:id="559" w:author="Демонстрационная версия" w:date="2013-06-10T13:48:00Z">
                  <w:rPr>
                    <w:ins w:id="560" w:author="Демонстрационная версия" w:date="2013-06-10T13:43:00Z"/>
                    <w:sz w:val="24"/>
                    <w:szCs w:val="24"/>
                  </w:rPr>
                </w:rPrChange>
              </w:rPr>
              <w:pPrChange w:id="561" w:author="Демонстрационная версия" w:date="2013-06-10T13:44:00Z">
                <w:pPr/>
              </w:pPrChange>
            </w:pPr>
            <w:ins w:id="562" w:author="Демонстрационная версия" w:date="2013-06-10T13:43:00Z">
              <w:r w:rsidRPr="00ED0B16">
                <w:rPr>
                  <w:rFonts w:asciiTheme="minorHAnsi" w:hAnsiTheme="minorHAnsi" w:cstheme="minorHAnsi"/>
                  <w:lang w:val="en-US"/>
                  <w:rPrChange w:id="563" w:author="Демонстрационная версия" w:date="2013-06-10T13:48:00Z">
                    <w:rPr/>
                  </w:rPrChange>
                </w:rPr>
                <w:lastRenderedPageBreak/>
                <w:t>Major releases</w:t>
              </w:r>
              <w:r w:rsidRPr="00ED0B16">
                <w:rPr>
                  <w:rStyle w:val="apple-converted-space"/>
                  <w:rFonts w:asciiTheme="minorHAnsi" w:hAnsiTheme="minorHAnsi" w:cstheme="minorHAnsi"/>
                  <w:lang w:val="en-US"/>
                  <w:rPrChange w:id="564" w:author="Демонстрационная версия" w:date="2013-06-10T13:48:00Z">
                    <w:rPr>
                      <w:rStyle w:val="apple-converted-space"/>
                      <w:rFonts w:ascii="Arial" w:hAnsi="Arial" w:cs="Arial"/>
                    </w:rPr>
                  </w:rPrChange>
                </w:rPr>
                <w:t> </w:t>
              </w:r>
              <w:r w:rsidRPr="00ED0B16">
                <w:rPr>
                  <w:rStyle w:val="af8"/>
                  <w:rFonts w:asciiTheme="minorHAnsi" w:hAnsiTheme="minorHAnsi" w:cstheme="minorHAnsi"/>
                  <w:lang w:val="en-US"/>
                  <w:rPrChange w:id="565" w:author="Демонстрационная версия" w:date="2013-06-10T13:48:00Z">
                    <w:rPr>
                      <w:rStyle w:val="af8"/>
                      <w:rFonts w:ascii="Arial" w:hAnsi="Arial" w:cs="Arial"/>
                    </w:rPr>
                  </w:rPrChange>
                </w:rPr>
                <w:t>cannot</w:t>
              </w:r>
              <w:r w:rsidRPr="00ED0B16">
                <w:rPr>
                  <w:rStyle w:val="apple-converted-space"/>
                  <w:rFonts w:asciiTheme="minorHAnsi" w:hAnsiTheme="minorHAnsi" w:cstheme="minorHAnsi"/>
                  <w:lang w:val="en-US"/>
                  <w:rPrChange w:id="566" w:author="Демонстрационная версия" w:date="2013-06-10T13:48:00Z">
                    <w:rPr>
                      <w:rStyle w:val="apple-converted-space"/>
                      <w:rFonts w:ascii="Arial" w:hAnsi="Arial" w:cs="Arial"/>
                    </w:rPr>
                  </w:rPrChange>
                </w:rPr>
                <w:t> </w:t>
              </w:r>
              <w:r w:rsidRPr="00ED0B16">
                <w:rPr>
                  <w:rFonts w:asciiTheme="minorHAnsi" w:hAnsiTheme="minorHAnsi" w:cstheme="minorHAnsi"/>
                  <w:lang w:val="en-US"/>
                  <w:rPrChange w:id="567" w:author="Демонстрационная версия" w:date="2013-06-10T13:48:00Z">
                    <w:rPr/>
                  </w:rPrChange>
                </w:rPr>
                <w:t>be tested on the Staging, because they can include incompatible data definitions. Therefore, data replication</w:t>
              </w:r>
              <w:r w:rsidRPr="00ED0B16">
                <w:rPr>
                  <w:rStyle w:val="apple-converted-space"/>
                  <w:rFonts w:asciiTheme="minorHAnsi" w:hAnsiTheme="minorHAnsi" w:cstheme="minorHAnsi"/>
                  <w:lang w:val="en-US"/>
                  <w:rPrChange w:id="568" w:author="Демонстрационная версия" w:date="2013-06-10T13:48:00Z">
                    <w:rPr>
                      <w:rStyle w:val="apple-converted-space"/>
                      <w:rFonts w:ascii="Arial" w:hAnsi="Arial" w:cs="Arial"/>
                    </w:rPr>
                  </w:rPrChange>
                </w:rPr>
                <w:t> </w:t>
              </w:r>
              <w:r w:rsidRPr="00ED0B16">
                <w:rPr>
                  <w:rStyle w:val="af8"/>
                  <w:rFonts w:asciiTheme="minorHAnsi" w:hAnsiTheme="minorHAnsi" w:cstheme="minorHAnsi"/>
                  <w:lang w:val="en-US"/>
                  <w:rPrChange w:id="569" w:author="Демонстрационная версия" w:date="2013-06-10T13:48:00Z">
                    <w:rPr>
                      <w:rStyle w:val="af8"/>
                      <w:rFonts w:ascii="Arial" w:hAnsi="Arial" w:cs="Arial"/>
                    </w:rPr>
                  </w:rPrChange>
                </w:rPr>
                <w:t>cannot</w:t>
              </w:r>
              <w:r w:rsidRPr="00ED0B16">
                <w:rPr>
                  <w:rStyle w:val="apple-converted-space"/>
                  <w:rFonts w:asciiTheme="minorHAnsi" w:hAnsiTheme="minorHAnsi" w:cstheme="minorHAnsi"/>
                  <w:lang w:val="en-US"/>
                  <w:rPrChange w:id="570" w:author="Демонстрационная версия" w:date="2013-06-10T13:48:00Z">
                    <w:rPr>
                      <w:rStyle w:val="apple-converted-space"/>
                      <w:rFonts w:ascii="Arial" w:hAnsi="Arial" w:cs="Arial"/>
                    </w:rPr>
                  </w:rPrChange>
                </w:rPr>
                <w:t> </w:t>
              </w:r>
              <w:r w:rsidRPr="00ED0B16">
                <w:rPr>
                  <w:rFonts w:asciiTheme="minorHAnsi" w:hAnsiTheme="minorHAnsi" w:cstheme="minorHAnsi"/>
                  <w:lang w:val="en-US"/>
                  <w:rPrChange w:id="571" w:author="Демонстрационная версия" w:date="2013-06-10T13:48:00Z">
                    <w:rPr/>
                  </w:rPrChange>
                </w:rPr>
                <w:t xml:space="preserve">be performed </w:t>
              </w:r>
              <w:r w:rsidRPr="00ED0B16">
                <w:rPr>
                  <w:rFonts w:asciiTheme="minorHAnsi" w:hAnsiTheme="minorHAnsi" w:cstheme="minorHAnsi"/>
                  <w:lang w:val="en-US"/>
                  <w:rPrChange w:id="572" w:author="Демонстрационная версия" w:date="2013-06-10T13:48:00Z">
                    <w:rPr/>
                  </w:rPrChange>
                </w:rPr>
                <w:lastRenderedPageBreak/>
                <w:t>to the</w:t>
              </w:r>
              <w:r w:rsidRPr="00ED0B16">
                <w:rPr>
                  <w:rStyle w:val="apple-converted-space"/>
                  <w:rFonts w:asciiTheme="minorHAnsi" w:hAnsiTheme="minorHAnsi" w:cstheme="minorHAnsi"/>
                  <w:lang w:val="en-US"/>
                  <w:rPrChange w:id="573" w:author="Демонстрационная версия" w:date="2013-06-10T13:48:00Z">
                    <w:rPr>
                      <w:rStyle w:val="apple-converted-space"/>
                      <w:rFonts w:ascii="Arial" w:hAnsi="Arial" w:cs="Arial"/>
                    </w:rPr>
                  </w:rPrChange>
                </w:rPr>
                <w:t> </w:t>
              </w:r>
              <w:r w:rsidRPr="00ED0B16">
                <w:rPr>
                  <w:rStyle w:val="il"/>
                  <w:rFonts w:asciiTheme="minorHAnsi" w:hAnsiTheme="minorHAnsi" w:cstheme="minorHAnsi"/>
                  <w:shd w:val="clear" w:color="auto" w:fill="FFFFCC"/>
                  <w:lang w:val="en-US"/>
                  <w:rPrChange w:id="574" w:author="Демонстрационная версия" w:date="2013-06-10T13:48:00Z">
                    <w:rPr>
                      <w:rStyle w:val="il"/>
                      <w:rFonts w:ascii="Arial" w:hAnsi="Arial" w:cs="Arial"/>
                      <w:color w:val="222222"/>
                      <w:shd w:val="clear" w:color="auto" w:fill="FFFFCC"/>
                    </w:rPr>
                  </w:rPrChange>
                </w:rPr>
                <w:t>Production</w:t>
              </w:r>
              <w:r w:rsidRPr="00ED0B16">
                <w:rPr>
                  <w:rStyle w:val="apple-converted-space"/>
                  <w:rFonts w:asciiTheme="minorHAnsi" w:hAnsiTheme="minorHAnsi" w:cstheme="minorHAnsi"/>
                  <w:lang w:val="en-US"/>
                  <w:rPrChange w:id="575" w:author="Демонстрационная версия" w:date="2013-06-10T13:48:00Z">
                    <w:rPr>
                      <w:rStyle w:val="apple-converted-space"/>
                      <w:rFonts w:ascii="Arial" w:hAnsi="Arial" w:cs="Arial"/>
                    </w:rPr>
                  </w:rPrChange>
                </w:rPr>
                <w:t> </w:t>
              </w:r>
              <w:r w:rsidRPr="00ED0B16">
                <w:rPr>
                  <w:rFonts w:asciiTheme="minorHAnsi" w:hAnsiTheme="minorHAnsi" w:cstheme="minorHAnsi"/>
                  <w:lang w:val="en-US"/>
                  <w:rPrChange w:id="576" w:author="Демонстрационная версия" w:date="2013-06-10T13:48:00Z">
                    <w:rPr/>
                  </w:rPrChange>
                </w:rPr>
                <w:t>instance during the test phase.</w:t>
              </w:r>
            </w:ins>
          </w:p>
        </w:tc>
      </w:tr>
      <w:tr w:rsidR="00E718CA" w:rsidRPr="00E718CA" w:rsidTr="00E718CA">
        <w:trPr>
          <w:tblCellSpacing w:w="15" w:type="dxa"/>
          <w:ins w:id="577" w:author="Демонстрационная версия" w:date="2013-06-10T13:43:00Z"/>
        </w:trPr>
        <w:tc>
          <w:tcPr>
            <w:tcW w:w="0" w:type="auto"/>
            <w:tcBorders>
              <w:top w:val="outset" w:sz="6" w:space="0" w:color="auto"/>
              <w:left w:val="outset" w:sz="6" w:space="0" w:color="auto"/>
              <w:bottom w:val="outset" w:sz="6" w:space="0" w:color="auto"/>
              <w:right w:val="outset" w:sz="6" w:space="0" w:color="auto"/>
            </w:tcBorders>
            <w:vAlign w:val="center"/>
            <w:hideMark/>
          </w:tcPr>
          <w:p w:rsidR="00000000" w:rsidRDefault="00A60331">
            <w:pPr>
              <w:pStyle w:val="22"/>
              <w:rPr>
                <w:ins w:id="578" w:author="Демонстрационная версия" w:date="2013-06-10T13:43:00Z"/>
                <w:rFonts w:asciiTheme="minorHAnsi" w:hAnsiTheme="minorHAnsi" w:cstheme="minorHAnsi"/>
                <w:rPrChange w:id="579" w:author="Демонстрационная версия" w:date="2013-06-10T13:44:00Z">
                  <w:rPr>
                    <w:ins w:id="580" w:author="Демонстрационная версия" w:date="2013-06-10T13:43:00Z"/>
                    <w:sz w:val="24"/>
                    <w:szCs w:val="24"/>
                  </w:rPr>
                </w:rPrChange>
              </w:rPr>
              <w:pPrChange w:id="581" w:author="Демонстрационная версия" w:date="2013-06-10T13:44:00Z">
                <w:pPr/>
              </w:pPrChange>
            </w:pPr>
            <w:ins w:id="582" w:author="Демонстрационная версия" w:date="2013-06-10T13:43:00Z">
              <w:r w:rsidRPr="00A60331">
                <w:rPr>
                  <w:rFonts w:asciiTheme="minorHAnsi" w:hAnsiTheme="minorHAnsi" w:cstheme="minorHAnsi"/>
                  <w:rPrChange w:id="583" w:author="Демонстрационная версия" w:date="2013-06-10T13:44:00Z">
                    <w:rPr/>
                  </w:rPrChange>
                </w:rPr>
                <w:lastRenderedPageBreak/>
                <w:t>Development</w:t>
              </w:r>
            </w:ins>
          </w:p>
        </w:tc>
        <w:tc>
          <w:tcPr>
            <w:tcW w:w="0" w:type="auto"/>
            <w:tcBorders>
              <w:top w:val="outset" w:sz="6" w:space="0" w:color="auto"/>
              <w:left w:val="outset" w:sz="6" w:space="0" w:color="auto"/>
              <w:bottom w:val="outset" w:sz="6" w:space="0" w:color="auto"/>
              <w:right w:val="outset" w:sz="6" w:space="0" w:color="auto"/>
            </w:tcBorders>
            <w:vAlign w:val="center"/>
            <w:hideMark/>
          </w:tcPr>
          <w:p w:rsidR="00000000" w:rsidRPr="00ED0B16" w:rsidRDefault="00A60331">
            <w:pPr>
              <w:pStyle w:val="22"/>
              <w:rPr>
                <w:ins w:id="584" w:author="Демонстрационная версия" w:date="2013-06-10T13:43:00Z"/>
                <w:rFonts w:asciiTheme="minorHAnsi" w:hAnsiTheme="minorHAnsi" w:cstheme="minorHAnsi"/>
                <w:lang w:val="en-US"/>
                <w:rPrChange w:id="585" w:author="Демонстрационная версия" w:date="2013-06-10T13:48:00Z">
                  <w:rPr>
                    <w:ins w:id="586" w:author="Демонстрационная версия" w:date="2013-06-10T13:43:00Z"/>
                    <w:sz w:val="24"/>
                    <w:szCs w:val="24"/>
                  </w:rPr>
                </w:rPrChange>
              </w:rPr>
              <w:pPrChange w:id="587" w:author="Демонстрационная версия" w:date="2013-06-10T13:44:00Z">
                <w:pPr/>
              </w:pPrChange>
            </w:pPr>
            <w:ins w:id="588" w:author="Демонстрационная версия" w:date="2013-06-10T13:43:00Z">
              <w:r w:rsidRPr="00ED0B16">
                <w:rPr>
                  <w:rFonts w:asciiTheme="minorHAnsi" w:hAnsiTheme="minorHAnsi" w:cstheme="minorHAnsi"/>
                  <w:lang w:val="en-US"/>
                  <w:rPrChange w:id="589" w:author="Демонстрационная версия" w:date="2013-06-10T13:48:00Z">
                    <w:rPr/>
                  </w:rPrChange>
                </w:rPr>
                <w:t>Some customers use the Development instance to test the data and code replication process before replicating to</w:t>
              </w:r>
              <w:r w:rsidRPr="00ED0B16">
                <w:rPr>
                  <w:rStyle w:val="apple-converted-space"/>
                  <w:rFonts w:asciiTheme="minorHAnsi" w:hAnsiTheme="minorHAnsi" w:cstheme="minorHAnsi"/>
                  <w:lang w:val="en-US"/>
                  <w:rPrChange w:id="590" w:author="Демонстрационная версия" w:date="2013-06-10T13:48:00Z">
                    <w:rPr>
                      <w:rStyle w:val="apple-converted-space"/>
                      <w:rFonts w:ascii="Arial" w:hAnsi="Arial" w:cs="Arial"/>
                    </w:rPr>
                  </w:rPrChange>
                </w:rPr>
                <w:t> </w:t>
              </w:r>
              <w:r w:rsidRPr="00ED0B16">
                <w:rPr>
                  <w:rStyle w:val="il"/>
                  <w:rFonts w:asciiTheme="minorHAnsi" w:hAnsiTheme="minorHAnsi" w:cstheme="minorHAnsi"/>
                  <w:shd w:val="clear" w:color="auto" w:fill="FFFFCC"/>
                  <w:lang w:val="en-US"/>
                  <w:rPrChange w:id="591" w:author="Демонстрационная версия" w:date="2013-06-10T13:48:00Z">
                    <w:rPr>
                      <w:rStyle w:val="il"/>
                      <w:rFonts w:ascii="Arial" w:hAnsi="Arial" w:cs="Arial"/>
                      <w:color w:val="222222"/>
                      <w:shd w:val="clear" w:color="auto" w:fill="FFFFCC"/>
                    </w:rPr>
                  </w:rPrChange>
                </w:rPr>
                <w:t>Production</w:t>
              </w:r>
              <w:r w:rsidRPr="00ED0B16">
                <w:rPr>
                  <w:rFonts w:asciiTheme="minorHAnsi" w:hAnsiTheme="minorHAnsi" w:cstheme="minorHAnsi"/>
                  <w:lang w:val="en-US"/>
                  <w:rPrChange w:id="592" w:author="Демонстрационная версия" w:date="2013-06-10T13:48:00Z">
                    <w:rPr/>
                  </w:rPrChange>
                </w:rPr>
                <w:t>. Others use the Development instance as a secondary Staging instance, where another version is prepared in parallel.</w:t>
              </w:r>
            </w:ins>
          </w:p>
        </w:tc>
        <w:tc>
          <w:tcPr>
            <w:tcW w:w="0" w:type="auto"/>
            <w:tcBorders>
              <w:top w:val="outset" w:sz="6" w:space="0" w:color="auto"/>
              <w:left w:val="outset" w:sz="6" w:space="0" w:color="auto"/>
              <w:bottom w:val="outset" w:sz="6" w:space="0" w:color="auto"/>
              <w:right w:val="outset" w:sz="6" w:space="0" w:color="auto"/>
            </w:tcBorders>
            <w:vAlign w:val="center"/>
            <w:hideMark/>
          </w:tcPr>
          <w:p w:rsidR="00000000" w:rsidRPr="00ED0B16" w:rsidRDefault="00A60331">
            <w:pPr>
              <w:pStyle w:val="22"/>
              <w:rPr>
                <w:ins w:id="593" w:author="Демонстрационная версия" w:date="2013-06-10T13:43:00Z"/>
                <w:rFonts w:asciiTheme="minorHAnsi" w:hAnsiTheme="minorHAnsi" w:cstheme="minorHAnsi"/>
                <w:lang w:val="en-US"/>
                <w:rPrChange w:id="594" w:author="Демонстрационная версия" w:date="2013-06-10T13:48:00Z">
                  <w:rPr>
                    <w:ins w:id="595" w:author="Демонстрационная версия" w:date="2013-06-10T13:43:00Z"/>
                    <w:sz w:val="24"/>
                    <w:szCs w:val="24"/>
                  </w:rPr>
                </w:rPrChange>
              </w:rPr>
              <w:pPrChange w:id="596" w:author="Демонстрационная версия" w:date="2013-06-10T13:44:00Z">
                <w:pPr/>
              </w:pPrChange>
            </w:pPr>
            <w:ins w:id="597" w:author="Демонстрационная версия" w:date="2013-06-10T13:43:00Z">
              <w:r w:rsidRPr="00ED0B16">
                <w:rPr>
                  <w:rFonts w:asciiTheme="minorHAnsi" w:hAnsiTheme="minorHAnsi" w:cstheme="minorHAnsi"/>
                  <w:lang w:val="en-US"/>
                  <w:rPrChange w:id="598" w:author="Демонстрационная версия" w:date="2013-06-10T13:48:00Z">
                    <w:rPr/>
                  </w:rPrChange>
                </w:rPr>
                <w:t>When new code versions include changes to object or preference definitions or introduce new sites or catalogs, they</w:t>
              </w:r>
              <w:r w:rsidRPr="00ED0B16">
                <w:rPr>
                  <w:rStyle w:val="apple-converted-space"/>
                  <w:rFonts w:asciiTheme="minorHAnsi" w:hAnsiTheme="minorHAnsi" w:cstheme="minorHAnsi"/>
                  <w:lang w:val="en-US"/>
                  <w:rPrChange w:id="599" w:author="Демонстрационная версия" w:date="2013-06-10T13:48:00Z">
                    <w:rPr>
                      <w:rStyle w:val="apple-converted-space"/>
                      <w:rFonts w:ascii="Arial" w:hAnsi="Arial" w:cs="Arial"/>
                    </w:rPr>
                  </w:rPrChange>
                </w:rPr>
                <w:t> </w:t>
              </w:r>
              <w:r w:rsidRPr="00ED0B16">
                <w:rPr>
                  <w:rStyle w:val="af8"/>
                  <w:rFonts w:asciiTheme="minorHAnsi" w:hAnsiTheme="minorHAnsi" w:cstheme="minorHAnsi"/>
                  <w:lang w:val="en-US"/>
                  <w:rPrChange w:id="600" w:author="Демонстрационная версия" w:date="2013-06-10T13:48:00Z">
                    <w:rPr>
                      <w:rStyle w:val="af8"/>
                      <w:rFonts w:ascii="Arial" w:hAnsi="Arial" w:cs="Arial"/>
                    </w:rPr>
                  </w:rPrChange>
                </w:rPr>
                <w:t>cannot</w:t>
              </w:r>
              <w:r w:rsidRPr="00ED0B16">
                <w:rPr>
                  <w:rStyle w:val="apple-converted-space"/>
                  <w:rFonts w:asciiTheme="minorHAnsi" w:hAnsiTheme="minorHAnsi" w:cstheme="minorHAnsi"/>
                  <w:lang w:val="en-US"/>
                  <w:rPrChange w:id="601" w:author="Демонстрационная версия" w:date="2013-06-10T13:48:00Z">
                    <w:rPr>
                      <w:rStyle w:val="apple-converted-space"/>
                      <w:rFonts w:ascii="Arial" w:hAnsi="Arial" w:cs="Arial"/>
                    </w:rPr>
                  </w:rPrChange>
                </w:rPr>
                <w:t> </w:t>
              </w:r>
              <w:r w:rsidRPr="00ED0B16">
                <w:rPr>
                  <w:rFonts w:asciiTheme="minorHAnsi" w:hAnsiTheme="minorHAnsi" w:cstheme="minorHAnsi"/>
                  <w:lang w:val="en-US"/>
                  <w:rPrChange w:id="602" w:author="Демонстрационная версия" w:date="2013-06-10T13:48:00Z">
                    <w:rPr/>
                  </w:rPrChange>
                </w:rPr>
                <w:t>be created and tested on a Development instance. This disqualifies the Development instance for the testing of major releases.</w:t>
              </w:r>
            </w:ins>
          </w:p>
        </w:tc>
      </w:tr>
      <w:tr w:rsidR="00E718CA" w:rsidRPr="00E718CA" w:rsidTr="00E718CA">
        <w:trPr>
          <w:tblCellSpacing w:w="15" w:type="dxa"/>
          <w:ins w:id="603" w:author="Демонстрационная версия" w:date="2013-06-10T13:43:00Z"/>
        </w:trPr>
        <w:tc>
          <w:tcPr>
            <w:tcW w:w="0" w:type="auto"/>
            <w:tcBorders>
              <w:top w:val="outset" w:sz="6" w:space="0" w:color="auto"/>
              <w:left w:val="outset" w:sz="6" w:space="0" w:color="auto"/>
              <w:bottom w:val="outset" w:sz="6" w:space="0" w:color="auto"/>
              <w:right w:val="outset" w:sz="6" w:space="0" w:color="auto"/>
            </w:tcBorders>
            <w:vAlign w:val="center"/>
            <w:hideMark/>
          </w:tcPr>
          <w:p w:rsidR="00000000" w:rsidRDefault="00A60331">
            <w:pPr>
              <w:pStyle w:val="22"/>
              <w:rPr>
                <w:ins w:id="604" w:author="Демонстрационная версия" w:date="2013-06-10T13:43:00Z"/>
                <w:rFonts w:asciiTheme="minorHAnsi" w:hAnsiTheme="minorHAnsi" w:cstheme="minorHAnsi"/>
                <w:rPrChange w:id="605" w:author="Демонстрационная версия" w:date="2013-06-10T13:44:00Z">
                  <w:rPr>
                    <w:ins w:id="606" w:author="Демонстрационная версия" w:date="2013-06-10T13:43:00Z"/>
                    <w:sz w:val="24"/>
                    <w:szCs w:val="24"/>
                  </w:rPr>
                </w:rPrChange>
              </w:rPr>
              <w:pPrChange w:id="607" w:author="Демонстрационная версия" w:date="2013-06-10T13:44:00Z">
                <w:pPr/>
              </w:pPrChange>
            </w:pPr>
            <w:ins w:id="608" w:author="Демонстрационная версия" w:date="2013-06-10T13:43:00Z">
              <w:r w:rsidRPr="00A60331">
                <w:rPr>
                  <w:rStyle w:val="il"/>
                  <w:rFonts w:asciiTheme="minorHAnsi" w:hAnsiTheme="minorHAnsi" w:cstheme="minorHAnsi"/>
                  <w:shd w:val="clear" w:color="auto" w:fill="FFFFCC"/>
                  <w:rPrChange w:id="609" w:author="Демонстрационная версия" w:date="2013-06-10T13:44:00Z">
                    <w:rPr>
                      <w:rStyle w:val="il"/>
                      <w:rFonts w:ascii="Arial" w:hAnsi="Arial" w:cs="Arial"/>
                      <w:color w:val="222222"/>
                      <w:shd w:val="clear" w:color="auto" w:fill="FFFFCC"/>
                    </w:rPr>
                  </w:rPrChange>
                </w:rPr>
                <w:t>Production</w:t>
              </w:r>
            </w:ins>
          </w:p>
        </w:tc>
        <w:tc>
          <w:tcPr>
            <w:tcW w:w="0" w:type="auto"/>
            <w:tcBorders>
              <w:top w:val="outset" w:sz="6" w:space="0" w:color="auto"/>
              <w:left w:val="outset" w:sz="6" w:space="0" w:color="auto"/>
              <w:bottom w:val="outset" w:sz="6" w:space="0" w:color="auto"/>
              <w:right w:val="outset" w:sz="6" w:space="0" w:color="auto"/>
            </w:tcBorders>
            <w:vAlign w:val="center"/>
            <w:hideMark/>
          </w:tcPr>
          <w:p w:rsidR="00000000" w:rsidRPr="00ED0B16" w:rsidRDefault="00A60331">
            <w:pPr>
              <w:pStyle w:val="22"/>
              <w:rPr>
                <w:ins w:id="610" w:author="Демонстрационная версия" w:date="2013-06-10T13:43:00Z"/>
                <w:rFonts w:asciiTheme="minorHAnsi" w:hAnsiTheme="minorHAnsi" w:cstheme="minorHAnsi"/>
                <w:lang w:val="en-US"/>
                <w:rPrChange w:id="611" w:author="Демонстрационная версия" w:date="2013-06-10T13:48:00Z">
                  <w:rPr>
                    <w:ins w:id="612" w:author="Демонстрационная версия" w:date="2013-06-10T13:43:00Z"/>
                    <w:sz w:val="24"/>
                    <w:szCs w:val="24"/>
                  </w:rPr>
                </w:rPrChange>
              </w:rPr>
              <w:pPrChange w:id="613" w:author="Демонстрационная версия" w:date="2013-06-10T13:44:00Z">
                <w:pPr/>
              </w:pPrChange>
            </w:pPr>
            <w:ins w:id="614" w:author="Демонстрационная версия" w:date="2013-06-10T13:43:00Z">
              <w:r w:rsidRPr="00ED0B16">
                <w:rPr>
                  <w:rFonts w:asciiTheme="minorHAnsi" w:hAnsiTheme="minorHAnsi" w:cstheme="minorHAnsi"/>
                  <w:lang w:val="en-US"/>
                  <w:rPrChange w:id="615" w:author="Демонстрационная версия" w:date="2013-06-10T13:48:00Z">
                    <w:rPr/>
                  </w:rPrChange>
                </w:rPr>
                <w:t>When testing is complete, the release is pushed to the</w:t>
              </w:r>
              <w:r w:rsidRPr="00ED0B16">
                <w:rPr>
                  <w:rStyle w:val="apple-converted-space"/>
                  <w:rFonts w:asciiTheme="minorHAnsi" w:hAnsiTheme="minorHAnsi" w:cstheme="minorHAnsi"/>
                  <w:lang w:val="en-US"/>
                  <w:rPrChange w:id="616" w:author="Демонстрационная версия" w:date="2013-06-10T13:48:00Z">
                    <w:rPr>
                      <w:rStyle w:val="apple-converted-space"/>
                      <w:rFonts w:ascii="Arial" w:hAnsi="Arial" w:cs="Arial"/>
                    </w:rPr>
                  </w:rPrChange>
                </w:rPr>
                <w:t> </w:t>
              </w:r>
              <w:r w:rsidRPr="00ED0B16">
                <w:rPr>
                  <w:rStyle w:val="il"/>
                  <w:rFonts w:asciiTheme="minorHAnsi" w:hAnsiTheme="minorHAnsi" w:cstheme="minorHAnsi"/>
                  <w:shd w:val="clear" w:color="auto" w:fill="FFFFCC"/>
                  <w:lang w:val="en-US"/>
                  <w:rPrChange w:id="617" w:author="Демонстрационная версия" w:date="2013-06-10T13:48:00Z">
                    <w:rPr>
                      <w:rStyle w:val="il"/>
                      <w:rFonts w:ascii="Arial" w:hAnsi="Arial" w:cs="Arial"/>
                      <w:color w:val="222222"/>
                      <w:shd w:val="clear" w:color="auto" w:fill="FFFFCC"/>
                    </w:rPr>
                  </w:rPrChange>
                </w:rPr>
                <w:t>Production</w:t>
              </w:r>
              <w:r w:rsidRPr="00ED0B16">
                <w:rPr>
                  <w:rStyle w:val="apple-converted-space"/>
                  <w:rFonts w:asciiTheme="minorHAnsi" w:hAnsiTheme="minorHAnsi" w:cstheme="minorHAnsi"/>
                  <w:lang w:val="en-US"/>
                  <w:rPrChange w:id="618" w:author="Демонстрационная версия" w:date="2013-06-10T13:48:00Z">
                    <w:rPr>
                      <w:rStyle w:val="apple-converted-space"/>
                      <w:rFonts w:ascii="Arial" w:hAnsi="Arial" w:cs="Arial"/>
                    </w:rPr>
                  </w:rPrChange>
                </w:rPr>
                <w:t> </w:t>
              </w:r>
              <w:r w:rsidRPr="00ED0B16">
                <w:rPr>
                  <w:rFonts w:asciiTheme="minorHAnsi" w:hAnsiTheme="minorHAnsi" w:cstheme="minorHAnsi"/>
                  <w:lang w:val="en-US"/>
                  <w:rPrChange w:id="619" w:author="Демонстрационная версия" w:date="2013-06-10T13:48:00Z">
                    <w:rPr/>
                  </w:rPrChange>
                </w:rPr>
                <w:t>instance.</w:t>
              </w:r>
            </w:ins>
          </w:p>
        </w:tc>
        <w:tc>
          <w:tcPr>
            <w:tcW w:w="0" w:type="auto"/>
            <w:tcBorders>
              <w:top w:val="outset" w:sz="6" w:space="0" w:color="auto"/>
              <w:left w:val="outset" w:sz="6" w:space="0" w:color="auto"/>
              <w:bottom w:val="outset" w:sz="6" w:space="0" w:color="auto"/>
              <w:right w:val="outset" w:sz="6" w:space="0" w:color="auto"/>
            </w:tcBorders>
            <w:vAlign w:val="center"/>
            <w:hideMark/>
          </w:tcPr>
          <w:p w:rsidR="00000000" w:rsidRPr="00ED0B16" w:rsidRDefault="00A60331">
            <w:pPr>
              <w:pStyle w:val="22"/>
              <w:rPr>
                <w:ins w:id="620" w:author="Демонстрационная версия" w:date="2013-06-10T13:43:00Z"/>
                <w:rFonts w:asciiTheme="minorHAnsi" w:hAnsiTheme="minorHAnsi" w:cstheme="minorHAnsi"/>
                <w:lang w:val="en-US"/>
                <w:rPrChange w:id="621" w:author="Демонстрационная версия" w:date="2013-06-10T13:48:00Z">
                  <w:rPr>
                    <w:ins w:id="622" w:author="Демонстрационная версия" w:date="2013-06-10T13:43:00Z"/>
                    <w:sz w:val="24"/>
                    <w:szCs w:val="24"/>
                  </w:rPr>
                </w:rPrChange>
              </w:rPr>
              <w:pPrChange w:id="623" w:author="Демонстрационная версия" w:date="2013-06-10T13:44:00Z">
                <w:pPr/>
              </w:pPrChange>
            </w:pPr>
            <w:ins w:id="624" w:author="Демонстрационная версия" w:date="2013-06-10T13:43:00Z">
              <w:r w:rsidRPr="00ED0B16">
                <w:rPr>
                  <w:rFonts w:asciiTheme="minorHAnsi" w:hAnsiTheme="minorHAnsi" w:cstheme="minorHAnsi"/>
                  <w:lang w:val="en-US"/>
                  <w:rPrChange w:id="625" w:author="Демонстрационная версия" w:date="2013-06-10T13:48:00Z">
                    <w:rPr/>
                  </w:rPrChange>
                </w:rPr>
                <w:t>Having the same version on Development as on</w:t>
              </w:r>
              <w:r w:rsidRPr="00ED0B16">
                <w:rPr>
                  <w:rStyle w:val="apple-converted-space"/>
                  <w:rFonts w:asciiTheme="minorHAnsi" w:hAnsiTheme="minorHAnsi" w:cstheme="minorHAnsi"/>
                  <w:lang w:val="en-US"/>
                  <w:rPrChange w:id="626" w:author="Демонстрационная версия" w:date="2013-06-10T13:48:00Z">
                    <w:rPr>
                      <w:rStyle w:val="apple-converted-space"/>
                      <w:rFonts w:ascii="Arial" w:hAnsi="Arial" w:cs="Arial"/>
                    </w:rPr>
                  </w:rPrChange>
                </w:rPr>
                <w:t> </w:t>
              </w:r>
              <w:r w:rsidRPr="00ED0B16">
                <w:rPr>
                  <w:rStyle w:val="il"/>
                  <w:rFonts w:asciiTheme="minorHAnsi" w:hAnsiTheme="minorHAnsi" w:cstheme="minorHAnsi"/>
                  <w:shd w:val="clear" w:color="auto" w:fill="FFFFCC"/>
                  <w:lang w:val="en-US"/>
                  <w:rPrChange w:id="627" w:author="Демонстрационная версия" w:date="2013-06-10T13:48:00Z">
                    <w:rPr>
                      <w:rStyle w:val="il"/>
                      <w:rFonts w:ascii="Arial" w:hAnsi="Arial" w:cs="Arial"/>
                      <w:color w:val="222222"/>
                      <w:shd w:val="clear" w:color="auto" w:fill="FFFFCC"/>
                    </w:rPr>
                  </w:rPrChange>
                </w:rPr>
                <w:t>Production</w:t>
              </w:r>
              <w:r w:rsidRPr="00ED0B16">
                <w:rPr>
                  <w:rStyle w:val="apple-converted-space"/>
                  <w:rFonts w:asciiTheme="minorHAnsi" w:hAnsiTheme="minorHAnsi" w:cstheme="minorHAnsi"/>
                  <w:lang w:val="en-US"/>
                  <w:rPrChange w:id="628" w:author="Демонстрационная версия" w:date="2013-06-10T13:48:00Z">
                    <w:rPr>
                      <w:rStyle w:val="apple-converted-space"/>
                      <w:rFonts w:ascii="Arial" w:hAnsi="Arial" w:cs="Arial"/>
                    </w:rPr>
                  </w:rPrChange>
                </w:rPr>
                <w:t> </w:t>
              </w:r>
              <w:r w:rsidRPr="00ED0B16">
                <w:rPr>
                  <w:rFonts w:asciiTheme="minorHAnsi" w:hAnsiTheme="minorHAnsi" w:cstheme="minorHAnsi"/>
                  <w:lang w:val="en-US"/>
                  <w:rPrChange w:id="629" w:author="Демонстрационная версия" w:date="2013-06-10T13:48:00Z">
                    <w:rPr/>
                  </w:rPrChange>
                </w:rPr>
                <w:t>allows Support and Solution Support Engineers to use the Development version for testing if problems occur on</w:t>
              </w:r>
              <w:r w:rsidRPr="00ED0B16">
                <w:rPr>
                  <w:rStyle w:val="apple-converted-space"/>
                  <w:rFonts w:asciiTheme="minorHAnsi" w:hAnsiTheme="minorHAnsi" w:cstheme="minorHAnsi"/>
                  <w:lang w:val="en-US"/>
                  <w:rPrChange w:id="630" w:author="Демонстрационная версия" w:date="2013-06-10T13:48:00Z">
                    <w:rPr>
                      <w:rStyle w:val="apple-converted-space"/>
                      <w:rFonts w:ascii="Arial" w:hAnsi="Arial" w:cs="Arial"/>
                    </w:rPr>
                  </w:rPrChange>
                </w:rPr>
                <w:t> </w:t>
              </w:r>
              <w:r w:rsidRPr="00ED0B16">
                <w:rPr>
                  <w:rStyle w:val="il"/>
                  <w:rFonts w:asciiTheme="minorHAnsi" w:hAnsiTheme="minorHAnsi" w:cstheme="minorHAnsi"/>
                  <w:shd w:val="clear" w:color="auto" w:fill="FFFFCC"/>
                  <w:lang w:val="en-US"/>
                  <w:rPrChange w:id="631" w:author="Демонстрационная версия" w:date="2013-06-10T13:48:00Z">
                    <w:rPr>
                      <w:rStyle w:val="il"/>
                      <w:rFonts w:ascii="Arial" w:hAnsi="Arial" w:cs="Arial"/>
                      <w:color w:val="222222"/>
                      <w:shd w:val="clear" w:color="auto" w:fill="FFFFCC"/>
                    </w:rPr>
                  </w:rPrChange>
                </w:rPr>
                <w:t>Production</w:t>
              </w:r>
              <w:r w:rsidRPr="00ED0B16">
                <w:rPr>
                  <w:rFonts w:asciiTheme="minorHAnsi" w:hAnsiTheme="minorHAnsi" w:cstheme="minorHAnsi"/>
                  <w:lang w:val="en-US"/>
                  <w:rPrChange w:id="632" w:author="Демонстрационная версия" w:date="2013-06-10T13:48:00Z">
                    <w:rPr/>
                  </w:rPrChange>
                </w:rPr>
                <w:t>.</w:t>
              </w:r>
            </w:ins>
          </w:p>
        </w:tc>
      </w:tr>
    </w:tbl>
    <w:p w:rsidR="00000000" w:rsidRPr="00ED0B16" w:rsidRDefault="00A60331">
      <w:pPr>
        <w:pStyle w:val="22"/>
        <w:ind w:left="0"/>
        <w:rPr>
          <w:ins w:id="633" w:author="Демонстрационная версия" w:date="2013-06-10T13:45:00Z"/>
          <w:rFonts w:asciiTheme="minorHAnsi" w:hAnsiTheme="minorHAnsi" w:cstheme="minorHAnsi"/>
          <w:lang w:val="en-US"/>
          <w:rPrChange w:id="634" w:author="Демонстрационная версия" w:date="2013-06-10T13:48:00Z">
            <w:rPr>
              <w:ins w:id="635" w:author="Демонстрационная версия" w:date="2013-06-10T13:45:00Z"/>
              <w:rFonts w:asciiTheme="minorHAnsi" w:hAnsiTheme="minorHAnsi" w:cstheme="minorHAnsi"/>
            </w:rPr>
          </w:rPrChange>
        </w:rPr>
        <w:pPrChange w:id="636" w:author="Демонстрационная версия" w:date="2013-06-10T13:45:00Z">
          <w:pPr>
            <w:numPr>
              <w:numId w:val="51"/>
            </w:numPr>
            <w:shd w:val="clear" w:color="auto" w:fill="FFFFFF"/>
            <w:tabs>
              <w:tab w:val="num" w:pos="720"/>
            </w:tabs>
            <w:spacing w:before="100" w:beforeAutospacing="1" w:after="100" w:afterAutospacing="1" w:line="240" w:lineRule="auto"/>
            <w:ind w:left="908" w:hanging="360"/>
          </w:pPr>
        </w:pPrChange>
      </w:pPr>
      <w:ins w:id="637" w:author="Демонстрационная версия" w:date="2013-06-10T13:43:00Z">
        <w:r w:rsidRPr="00A60331">
          <w:rPr>
            <w:rFonts w:asciiTheme="minorHAnsi" w:hAnsiTheme="minorHAnsi" w:cstheme="minorHAnsi"/>
            <w:lang w:val="en-US"/>
            <w:rPrChange w:id="638" w:author="Демонстрационная версия" w:date="2013-06-10T13:44:00Z">
              <w:rPr>
                <w:rFonts w:ascii="Arial" w:hAnsi="Arial" w:cs="Arial"/>
                <w:color w:val="222222"/>
                <w:sz w:val="16"/>
                <w:szCs w:val="16"/>
              </w:rPr>
            </w:rPrChange>
          </w:rPr>
          <w:t>This process is repeated as the development cycle continues. The development team must determine (based on the number and severity of bugs outstanding):</w:t>
        </w:r>
      </w:ins>
    </w:p>
    <w:p w:rsidR="00000000" w:rsidRPr="00ED0B16" w:rsidRDefault="00A60331">
      <w:pPr>
        <w:pStyle w:val="22"/>
        <w:numPr>
          <w:ilvl w:val="0"/>
          <w:numId w:val="52"/>
        </w:numPr>
        <w:rPr>
          <w:ins w:id="639" w:author="Демонстрационная версия" w:date="2013-06-10T13:43:00Z"/>
          <w:rFonts w:asciiTheme="minorHAnsi" w:hAnsiTheme="minorHAnsi" w:cstheme="minorHAnsi"/>
          <w:lang w:val="en-US"/>
          <w:rPrChange w:id="640" w:author="Демонстрационная версия" w:date="2013-06-10T13:48:00Z">
            <w:rPr>
              <w:ins w:id="641" w:author="Демонстрационная версия" w:date="2013-06-10T13:43:00Z"/>
            </w:rPr>
          </w:rPrChange>
        </w:rPr>
        <w:pPrChange w:id="642" w:author="Демонстрационная версия" w:date="2013-06-10T13:45:00Z">
          <w:pPr>
            <w:numPr>
              <w:numId w:val="51"/>
            </w:numPr>
            <w:shd w:val="clear" w:color="auto" w:fill="FFFFFF"/>
            <w:tabs>
              <w:tab w:val="num" w:pos="720"/>
            </w:tabs>
            <w:spacing w:before="100" w:beforeAutospacing="1" w:after="100" w:afterAutospacing="1" w:line="240" w:lineRule="auto"/>
            <w:ind w:left="720" w:hanging="360"/>
          </w:pPr>
        </w:pPrChange>
      </w:pPr>
      <w:ins w:id="643" w:author="Демонстрационная версия" w:date="2013-06-10T13:43:00Z">
        <w:r w:rsidRPr="00A60331">
          <w:rPr>
            <w:rFonts w:asciiTheme="minorHAnsi" w:hAnsiTheme="minorHAnsi" w:cstheme="minorHAnsi"/>
            <w:lang w:val="en-US"/>
            <w:rPrChange w:id="644" w:author="Демонстрационная версия" w:date="2013-06-10T13:45:00Z">
              <w:rPr/>
            </w:rPrChange>
          </w:rPr>
          <w:t>When an internal build is ready to be deployed to the Build/Merge instance</w:t>
        </w:r>
      </w:ins>
    </w:p>
    <w:p w:rsidR="00000000" w:rsidRPr="00ED0B16" w:rsidRDefault="00A60331">
      <w:pPr>
        <w:pStyle w:val="22"/>
        <w:numPr>
          <w:ilvl w:val="0"/>
          <w:numId w:val="52"/>
        </w:numPr>
        <w:rPr>
          <w:ins w:id="645" w:author="Демонстрационная версия" w:date="2013-06-10T13:43:00Z"/>
          <w:rFonts w:asciiTheme="minorHAnsi" w:hAnsiTheme="minorHAnsi" w:cstheme="minorHAnsi"/>
          <w:lang w:val="en-US"/>
          <w:rPrChange w:id="646" w:author="Демонстрационная версия" w:date="2013-06-10T13:48:00Z">
            <w:rPr>
              <w:ins w:id="647" w:author="Демонстрационная версия" w:date="2013-06-10T13:43:00Z"/>
            </w:rPr>
          </w:rPrChange>
        </w:rPr>
        <w:pPrChange w:id="648" w:author="Демонстрационная версия" w:date="2013-06-10T13:45:00Z">
          <w:pPr>
            <w:numPr>
              <w:numId w:val="51"/>
            </w:numPr>
            <w:shd w:val="clear" w:color="auto" w:fill="FFFFFF"/>
            <w:tabs>
              <w:tab w:val="num" w:pos="720"/>
            </w:tabs>
            <w:spacing w:before="100" w:beforeAutospacing="1" w:after="100" w:afterAutospacing="1" w:line="240" w:lineRule="auto"/>
            <w:ind w:left="720" w:hanging="360"/>
          </w:pPr>
        </w:pPrChange>
      </w:pPr>
      <w:ins w:id="649" w:author="Демонстрационная версия" w:date="2013-06-10T13:43:00Z">
        <w:r w:rsidRPr="00A60331">
          <w:rPr>
            <w:rFonts w:asciiTheme="minorHAnsi" w:hAnsiTheme="minorHAnsi" w:cstheme="minorHAnsi"/>
            <w:lang w:val="en-US"/>
            <w:rPrChange w:id="650" w:author="Демонстрационная версия" w:date="2013-06-10T13:45:00Z">
              <w:rPr/>
            </w:rPrChange>
          </w:rPr>
          <w:t>When the build is ready to be pushed to Staging for replication</w:t>
        </w:r>
      </w:ins>
    </w:p>
    <w:p w:rsidR="00000000" w:rsidRPr="00ED0B16" w:rsidRDefault="00A60331">
      <w:pPr>
        <w:pStyle w:val="22"/>
        <w:numPr>
          <w:ilvl w:val="0"/>
          <w:numId w:val="52"/>
        </w:numPr>
        <w:rPr>
          <w:ins w:id="651" w:author="Демонстрационная версия" w:date="2013-06-10T13:43:00Z"/>
          <w:rFonts w:asciiTheme="minorHAnsi" w:hAnsiTheme="minorHAnsi" w:cstheme="minorHAnsi"/>
          <w:lang w:val="en-US"/>
          <w:rPrChange w:id="652" w:author="Демонстрационная версия" w:date="2013-06-10T13:48:00Z">
            <w:rPr>
              <w:ins w:id="653" w:author="Демонстрационная версия" w:date="2013-06-10T13:43:00Z"/>
            </w:rPr>
          </w:rPrChange>
        </w:rPr>
        <w:pPrChange w:id="654" w:author="Демонстрационная версия" w:date="2013-06-10T13:45:00Z">
          <w:pPr>
            <w:numPr>
              <w:numId w:val="51"/>
            </w:numPr>
            <w:shd w:val="clear" w:color="auto" w:fill="FFFFFF"/>
            <w:tabs>
              <w:tab w:val="num" w:pos="720"/>
            </w:tabs>
            <w:spacing w:before="100" w:beforeAutospacing="1" w:after="100" w:afterAutospacing="1" w:line="240" w:lineRule="auto"/>
            <w:ind w:left="720" w:hanging="360"/>
          </w:pPr>
        </w:pPrChange>
      </w:pPr>
      <w:ins w:id="655" w:author="Демонстрационная версия" w:date="2013-06-10T13:43:00Z">
        <w:r w:rsidRPr="00A60331">
          <w:rPr>
            <w:rFonts w:asciiTheme="minorHAnsi" w:hAnsiTheme="minorHAnsi" w:cstheme="minorHAnsi"/>
            <w:lang w:val="en-US"/>
            <w:rPrChange w:id="656" w:author="Демонстрационная версия" w:date="2013-06-10T13:45:00Z">
              <w:rPr/>
            </w:rPrChange>
          </w:rPr>
          <w:t>When the build is ready for</w:t>
        </w:r>
        <w:r w:rsidRPr="00A60331">
          <w:rPr>
            <w:rStyle w:val="apple-converted-space"/>
            <w:rFonts w:asciiTheme="minorHAnsi" w:hAnsiTheme="minorHAnsi" w:cstheme="minorHAnsi"/>
            <w:lang w:val="en-US"/>
            <w:rPrChange w:id="657" w:author="Демонстрационная версия" w:date="2013-06-10T13:45:00Z">
              <w:rPr>
                <w:rStyle w:val="apple-converted-space"/>
                <w:rFonts w:ascii="Arial" w:hAnsi="Arial" w:cs="Arial"/>
                <w:color w:val="222222"/>
                <w:sz w:val="16"/>
                <w:szCs w:val="16"/>
              </w:rPr>
            </w:rPrChange>
          </w:rPr>
          <w:t> </w:t>
        </w:r>
        <w:r w:rsidRPr="00A60331">
          <w:rPr>
            <w:rStyle w:val="il"/>
            <w:rFonts w:asciiTheme="minorHAnsi" w:hAnsiTheme="minorHAnsi" w:cstheme="minorHAnsi"/>
            <w:shd w:val="clear" w:color="auto" w:fill="FFFFCC"/>
            <w:lang w:val="en-US"/>
            <w:rPrChange w:id="658" w:author="Демонстрационная версия" w:date="2013-06-10T13:45:00Z">
              <w:rPr>
                <w:rStyle w:val="il"/>
                <w:rFonts w:ascii="Arial" w:hAnsi="Arial" w:cs="Arial"/>
                <w:color w:val="222222"/>
                <w:sz w:val="16"/>
                <w:szCs w:val="16"/>
                <w:shd w:val="clear" w:color="auto" w:fill="FFFFCC"/>
              </w:rPr>
            </w:rPrChange>
          </w:rPr>
          <w:t>Production</w:t>
        </w:r>
      </w:ins>
    </w:p>
    <w:p w:rsidR="00365CBA" w:rsidRPr="00ED0B16" w:rsidRDefault="00365CBA">
      <w:pPr>
        <w:pStyle w:val="22"/>
        <w:rPr>
          <w:rFonts w:asciiTheme="minorHAnsi" w:hAnsiTheme="minorHAnsi" w:cstheme="minorHAnsi"/>
          <w:lang w:val="en-US"/>
          <w:rPrChange w:id="659" w:author="Демонстрационная версия" w:date="2013-06-10T13:48:00Z">
            <w:rPr/>
          </w:rPrChange>
        </w:rPr>
        <w:pPrChange w:id="660" w:author="Демонстрационная версия" w:date="2013-06-10T13:44:00Z">
          <w:pPr/>
        </w:pPrChange>
      </w:pPr>
    </w:p>
    <w:sectPr w:rsidR="00365CBA" w:rsidRPr="00ED0B16" w:rsidSect="0018232D">
      <w:headerReference w:type="even" r:id="rId49"/>
      <w:headerReference w:type="default" r:id="rId50"/>
      <w:footerReference w:type="default" r:id="rId51"/>
      <w:headerReference w:type="first" r:id="rId52"/>
      <w:footerReference w:type="first" r:id="rId53"/>
      <w:pgSz w:w="11906" w:h="16838" w:code="9"/>
      <w:pgMar w:top="1440" w:right="1080" w:bottom="1440" w:left="1080" w:header="708" w:footer="215" w:gutter="0"/>
      <w:pgNumType w:chapStyle="1"/>
      <w:cols w:space="720"/>
      <w:titlePg/>
      <w:rtlGutter/>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84" w:author="Tim Sabens" w:date="2013-05-16T14:36:00Z" w:initials="TS">
    <w:p w:rsidR="00BC2CCA" w:rsidRDefault="00BC2CCA">
      <w:pPr>
        <w:pStyle w:val="af4"/>
      </w:pPr>
      <w:r>
        <w:rPr>
          <w:rStyle w:val="af3"/>
        </w:rPr>
        <w:annotationRef/>
      </w:r>
      <w:r>
        <w:t>The cartridge will also be available to all Demandware merchants via their s</w:t>
      </w:r>
      <w:r w:rsidR="00206C42">
        <w:t xml:space="preserve">ecured LINK Marketplace website. I suggest adding something related to it being available on </w:t>
      </w:r>
      <w:proofErr w:type="spellStart"/>
      <w:r w:rsidR="00206C42">
        <w:t>Demandware’s</w:t>
      </w:r>
      <w:proofErr w:type="spellEnd"/>
      <w:r w:rsidR="00206C42">
        <w:t xml:space="preserve"> website.</w:t>
      </w:r>
      <w:bookmarkStart w:id="285" w:name="_GoBack"/>
      <w:bookmarkEnd w:id="285"/>
    </w:p>
  </w:comment>
  <w:comment w:id="290" w:author="Tim Sabens" w:date="2013-05-16T14:33:00Z" w:initials="TS">
    <w:p w:rsidR="00C67428" w:rsidRDefault="00C67428">
      <w:pPr>
        <w:pStyle w:val="af4"/>
      </w:pPr>
      <w:r>
        <w:rPr>
          <w:rStyle w:val="af3"/>
        </w:rPr>
        <w:annotationRef/>
      </w:r>
      <w:r>
        <w:t>This is fine from our perspective, Demandware may have some input here.</w:t>
      </w:r>
    </w:p>
  </w:comment>
  <w:comment w:id="291" w:author="llm" w:date="2013-05-16T08:15:00Z" w:initials="l">
    <w:p w:rsidR="00BC2CCA" w:rsidRDefault="00BC2CCA">
      <w:pPr>
        <w:pStyle w:val="af4"/>
      </w:pPr>
      <w:r>
        <w:rPr>
          <w:rStyle w:val="af3"/>
        </w:rPr>
        <w:annotationRef/>
      </w:r>
      <w:r>
        <w:t>I moved the Manual Integration Steps to Appendix A</w:t>
      </w:r>
    </w:p>
  </w:comment>
  <w:comment w:id="296" w:author="Tim Sabens" w:date="2013-05-16T14:33:00Z" w:initials="TS">
    <w:p w:rsidR="00C67428" w:rsidRDefault="00C67428">
      <w:pPr>
        <w:pStyle w:val="af4"/>
      </w:pPr>
      <w:r>
        <w:rPr>
          <w:rStyle w:val="af3"/>
        </w:rPr>
        <w:annotationRef/>
      </w:r>
      <w:r>
        <w:t>I’ll ask Alex to replace the current screen shot.</w:t>
      </w:r>
    </w:p>
  </w:comment>
  <w:comment w:id="297" w:author="llm" w:date="2013-05-15T15:25:00Z" w:initials="l">
    <w:p w:rsidR="00BC2CCA" w:rsidRDefault="00BC2CCA">
      <w:pPr>
        <w:pStyle w:val="af4"/>
      </w:pPr>
      <w:r>
        <w:rPr>
          <w:rStyle w:val="af3"/>
        </w:rPr>
        <w:annotationRef/>
      </w:r>
      <w:r>
        <w:t>Let’s use a screen shot that does not have MID or Website ID populated.  Thank you.</w:t>
      </w:r>
    </w:p>
  </w:comment>
  <w:comment w:id="340" w:author="llm" w:date="2013-05-15T15:25:00Z" w:initials="l">
    <w:p w:rsidR="00BC2CCA" w:rsidRDefault="00BC2CCA">
      <w:pPr>
        <w:pStyle w:val="af4"/>
      </w:pPr>
      <w:r>
        <w:rPr>
          <w:rStyle w:val="af3"/>
        </w:rPr>
        <w:annotationRef/>
      </w:r>
      <w:r>
        <w:t>Is this an information statement?  Or is there action required within each one of these Pipelines?</w:t>
      </w:r>
    </w:p>
  </w:comment>
  <w:comment w:id="341" w:author="Tim Sabens" w:date="2013-05-16T14:34:00Z" w:initials="TS">
    <w:p w:rsidR="00C67428" w:rsidRDefault="00C67428">
      <w:pPr>
        <w:pStyle w:val="af4"/>
      </w:pPr>
      <w:r>
        <w:rPr>
          <w:rStyle w:val="af3"/>
        </w:rPr>
        <w:annotationRef/>
      </w:r>
      <w:r>
        <w:t>This is informational only.</w:t>
      </w:r>
    </w:p>
  </w:comment>
  <w:comment w:id="342" w:author="Tim Sabens" w:date="2013-05-16T14:34:00Z" w:initials="TS">
    <w:p w:rsidR="00C67428" w:rsidRDefault="00C67428">
      <w:pPr>
        <w:pStyle w:val="af4"/>
      </w:pPr>
      <w:r>
        <w:rPr>
          <w:rStyle w:val="af3"/>
        </w:rPr>
        <w:annotationRef/>
      </w:r>
      <w:r>
        <w:t>No problem</w:t>
      </w:r>
    </w:p>
  </w:comment>
  <w:comment w:id="343" w:author="llm" w:date="2013-05-16T08:14:00Z" w:initials="l">
    <w:p w:rsidR="00BC2CCA" w:rsidRDefault="00BC2CCA">
      <w:pPr>
        <w:pStyle w:val="af4"/>
      </w:pPr>
      <w:r>
        <w:rPr>
          <w:rStyle w:val="af3"/>
        </w:rPr>
        <w:annotationRef/>
      </w:r>
      <w:r>
        <w:t>I moved the Test Cases to Appendix B.</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65CBA" w:rsidRDefault="00365CBA" w:rsidP="006C5748">
      <w:pPr>
        <w:spacing w:after="0" w:line="240" w:lineRule="auto"/>
      </w:pPr>
      <w:r>
        <w:separator/>
      </w:r>
    </w:p>
  </w:endnote>
  <w:endnote w:type="continuationSeparator" w:id="0">
    <w:p w:rsidR="00365CBA" w:rsidRDefault="00365CBA" w:rsidP="006C57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w Cen MT Condensed">
    <w:altName w:val="Arial Narrow"/>
    <w:charset w:val="00"/>
    <w:family w:val="swiss"/>
    <w:pitch w:val="variable"/>
    <w:sig w:usb0="00000007" w:usb1="00000000" w:usb2="00000000" w:usb3="00000000" w:csb0="00000003" w:csb1="00000000"/>
  </w:font>
  <w:font w:name="Trebuchet MS">
    <w:panose1 w:val="020B0603020202020204"/>
    <w:charset w:val="CC"/>
    <w:family w:val="swiss"/>
    <w:pitch w:val="variable"/>
    <w:sig w:usb0="00000287" w:usb1="00000000" w:usb2="00000000" w:usb3="00000000" w:csb0="0000009F" w:csb1="00000000"/>
  </w:font>
  <w:font w:name="Arial Narrow">
    <w:panose1 w:val="020B0606020202030204"/>
    <w:charset w:val="CC"/>
    <w:family w:val="swiss"/>
    <w:pitch w:val="variable"/>
    <w:sig w:usb0="00000287" w:usb1="000008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327" w:type="dxa"/>
      <w:tblBorders>
        <w:top w:val="single" w:sz="4" w:space="0" w:color="auto"/>
      </w:tblBorders>
      <w:tblLook w:val="01E0"/>
    </w:tblPr>
    <w:tblGrid>
      <w:gridCol w:w="4428"/>
      <w:gridCol w:w="2672"/>
      <w:gridCol w:w="3227"/>
    </w:tblGrid>
    <w:tr w:rsidR="00BC2CCA" w:rsidRPr="00130659" w:rsidTr="00084D14">
      <w:trPr>
        <w:trHeight w:val="440"/>
      </w:trPr>
      <w:tc>
        <w:tcPr>
          <w:tcW w:w="4428" w:type="dxa"/>
          <w:tcBorders>
            <w:top w:val="single" w:sz="4" w:space="0" w:color="auto"/>
          </w:tcBorders>
        </w:tcPr>
        <w:p w:rsidR="00BC2CCA" w:rsidRPr="00130659" w:rsidRDefault="00BC2CCA" w:rsidP="00084D14">
          <w:pPr>
            <w:rPr>
              <w:rFonts w:ascii="Consolas" w:hAnsi="Consolas" w:cs="Arial"/>
              <w:sz w:val="18"/>
              <w:szCs w:val="18"/>
            </w:rPr>
          </w:pPr>
          <w:r>
            <w:rPr>
              <w:rFonts w:ascii="Consolas" w:hAnsi="Consolas" w:cs="Arial"/>
              <w:sz w:val="18"/>
              <w:szCs w:val="18"/>
            </w:rPr>
            <w:t>Kount Integration v1.0</w:t>
          </w:r>
        </w:p>
        <w:p w:rsidR="00BC2CCA" w:rsidRPr="00130659" w:rsidRDefault="00BC2CCA" w:rsidP="00084D14">
          <w:pPr>
            <w:rPr>
              <w:rFonts w:ascii="Consolas" w:hAnsi="Consolas" w:cs="Arial"/>
              <w:sz w:val="18"/>
              <w:szCs w:val="18"/>
            </w:rPr>
          </w:pPr>
        </w:p>
      </w:tc>
      <w:tc>
        <w:tcPr>
          <w:tcW w:w="2672" w:type="dxa"/>
          <w:tcBorders>
            <w:top w:val="single" w:sz="4" w:space="0" w:color="auto"/>
          </w:tcBorders>
        </w:tcPr>
        <w:p w:rsidR="00BC2CCA" w:rsidRPr="00130659" w:rsidRDefault="00BC2CCA" w:rsidP="00084D14">
          <w:pPr>
            <w:jc w:val="center"/>
            <w:rPr>
              <w:rFonts w:ascii="Arial" w:hAnsi="Arial" w:cs="Arial"/>
              <w:sz w:val="18"/>
              <w:szCs w:val="18"/>
            </w:rPr>
          </w:pPr>
        </w:p>
      </w:tc>
      <w:tc>
        <w:tcPr>
          <w:tcW w:w="3227" w:type="dxa"/>
          <w:tcBorders>
            <w:top w:val="single" w:sz="4" w:space="0" w:color="auto"/>
          </w:tcBorders>
        </w:tcPr>
        <w:p w:rsidR="00BC2CCA" w:rsidRPr="00130659" w:rsidRDefault="00BC2CCA" w:rsidP="00BD66B0">
          <w:pPr>
            <w:tabs>
              <w:tab w:val="left" w:pos="2167"/>
            </w:tabs>
            <w:rPr>
              <w:rFonts w:ascii="Consolas" w:hAnsi="Consolas" w:cs="Arial"/>
              <w:sz w:val="18"/>
              <w:szCs w:val="18"/>
            </w:rPr>
          </w:pPr>
          <w:r w:rsidRPr="00130659">
            <w:rPr>
              <w:rFonts w:ascii="Consolas" w:hAnsi="Consolas" w:cs="Arial"/>
              <w:sz w:val="18"/>
              <w:szCs w:val="18"/>
            </w:rPr>
            <w:t xml:space="preserve">Page </w:t>
          </w:r>
          <w:r w:rsidR="00A60331">
            <w:rPr>
              <w:rFonts w:ascii="Consolas" w:hAnsi="Consolas" w:cs="Arial"/>
              <w:sz w:val="18"/>
              <w:szCs w:val="18"/>
            </w:rPr>
            <w:fldChar w:fldCharType="begin"/>
          </w:r>
          <w:r>
            <w:rPr>
              <w:rFonts w:ascii="Consolas" w:hAnsi="Consolas" w:cs="Arial"/>
              <w:sz w:val="18"/>
              <w:szCs w:val="18"/>
            </w:rPr>
            <w:instrText xml:space="preserve"> PAGE  \* Arabic </w:instrText>
          </w:r>
          <w:r w:rsidR="00A60331">
            <w:rPr>
              <w:rFonts w:ascii="Consolas" w:hAnsi="Consolas" w:cs="Arial"/>
              <w:sz w:val="18"/>
              <w:szCs w:val="18"/>
            </w:rPr>
            <w:fldChar w:fldCharType="separate"/>
          </w:r>
          <w:r w:rsidR="00371517">
            <w:rPr>
              <w:rFonts w:ascii="Consolas" w:hAnsi="Consolas" w:cs="Arial"/>
              <w:noProof/>
              <w:sz w:val="18"/>
              <w:szCs w:val="18"/>
            </w:rPr>
            <w:t>2</w:t>
          </w:r>
          <w:r w:rsidR="00A60331">
            <w:rPr>
              <w:rFonts w:ascii="Consolas" w:hAnsi="Consolas" w:cs="Arial"/>
              <w:sz w:val="18"/>
              <w:szCs w:val="18"/>
            </w:rPr>
            <w:fldChar w:fldCharType="end"/>
          </w:r>
        </w:p>
      </w:tc>
    </w:tr>
  </w:tbl>
  <w:p w:rsidR="00BC2CCA" w:rsidRPr="003A546F" w:rsidRDefault="00BC2CCA" w:rsidP="00084D14">
    <w:pPr>
      <w:pStyle w:val="a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2CCA" w:rsidRDefault="00BC2CCA">
    <w:pPr>
      <w:pStyle w:val="a5"/>
    </w:pPr>
  </w:p>
  <w:p w:rsidR="00BC2CCA" w:rsidRDefault="00BC2CCA">
    <w:pPr>
      <w:pStyle w:val="a5"/>
    </w:pPr>
  </w:p>
  <w:p w:rsidR="00BC2CCA" w:rsidRDefault="00BC2CCA">
    <w:pPr>
      <w:pStyle w:val="a5"/>
    </w:pPr>
  </w:p>
  <w:p w:rsidR="00BC2CCA" w:rsidRDefault="00BC2CCA">
    <w:pPr>
      <w:pStyle w:val="a5"/>
    </w:pPr>
  </w:p>
  <w:p w:rsidR="00BC2CCA" w:rsidRDefault="00BC2CCA">
    <w:pPr>
      <w:pStyle w:val="a5"/>
    </w:pPr>
  </w:p>
  <w:p w:rsidR="00BC2CCA" w:rsidRDefault="00BC2CCA">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65CBA" w:rsidRDefault="00365CBA" w:rsidP="006C5748">
      <w:pPr>
        <w:spacing w:after="0" w:line="240" w:lineRule="auto"/>
      </w:pPr>
      <w:r>
        <w:separator/>
      </w:r>
    </w:p>
  </w:footnote>
  <w:footnote w:type="continuationSeparator" w:id="0">
    <w:p w:rsidR="00365CBA" w:rsidRDefault="00365CBA" w:rsidP="006C574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2CCA" w:rsidRDefault="00A60331">
    <w:pPr>
      <w:pStyle w:val="a3"/>
      <w:framePr w:wrap="around" w:vAnchor="text" w:hAnchor="margin" w:xAlign="right" w:y="1"/>
      <w:rPr>
        <w:rStyle w:val="aa"/>
      </w:rPr>
    </w:pPr>
    <w:r>
      <w:rPr>
        <w:rStyle w:val="aa"/>
      </w:rPr>
      <w:fldChar w:fldCharType="begin"/>
    </w:r>
    <w:r w:rsidR="00BC2CCA">
      <w:rPr>
        <w:rStyle w:val="aa"/>
      </w:rPr>
      <w:instrText xml:space="preserve">PAGE  </w:instrText>
    </w:r>
    <w:r>
      <w:rPr>
        <w:rStyle w:val="aa"/>
      </w:rPr>
      <w:fldChar w:fldCharType="separate"/>
    </w:r>
    <w:r w:rsidR="00BC2CCA">
      <w:rPr>
        <w:rStyle w:val="aa"/>
        <w:noProof/>
      </w:rPr>
      <w:t>15</w:t>
    </w:r>
    <w:r>
      <w:rPr>
        <w:rStyle w:val="aa"/>
      </w:rPr>
      <w:fldChar w:fldCharType="end"/>
    </w:r>
  </w:p>
  <w:p w:rsidR="00BC2CCA" w:rsidRDefault="00BC2CCA">
    <w:pPr>
      <w:pStyle w:val="a3"/>
      <w:ind w:right="360"/>
    </w:pPr>
  </w:p>
  <w:p w:rsidR="00BC2CCA" w:rsidRDefault="00BC2CCA"/>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2CCA" w:rsidRPr="002919B2" w:rsidRDefault="00BC2CCA" w:rsidP="00084D14">
    <w:pPr>
      <w:pStyle w:val="a3"/>
      <w:ind w:right="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2CCA" w:rsidRDefault="00BC2CCA"/>
  <w:p w:rsidR="00BC2CCA" w:rsidRDefault="00BC2CCA"/>
  <w:p w:rsidR="00BC2CCA" w:rsidRDefault="00BC2CCA"/>
  <w:p w:rsidR="00BC2CCA" w:rsidRDefault="00BC2CCA"/>
  <w:p w:rsidR="00BC2CCA" w:rsidRDefault="00BC2CCA"/>
  <w:p w:rsidR="00BC2CCA" w:rsidRDefault="00BC2CCA"/>
  <w:p w:rsidR="00BC2CCA" w:rsidRDefault="00BC2CCA"/>
  <w:p w:rsidR="00BC2CCA" w:rsidRDefault="00BC2CCA"/>
  <w:p w:rsidR="00BC2CCA" w:rsidRDefault="00BC2CCA"/>
  <w:p w:rsidR="00BC2CCA" w:rsidRDefault="00BC2CCA"/>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279C7"/>
    <w:multiLevelType w:val="hybridMultilevel"/>
    <w:tmpl w:val="208CEEA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Times New Roman"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nsid w:val="03D41B03"/>
    <w:multiLevelType w:val="hybridMultilevel"/>
    <w:tmpl w:val="FF54FBAA"/>
    <w:lvl w:ilvl="0" w:tplc="0419000F">
      <w:start w:val="1"/>
      <w:numFmt w:val="decimal"/>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
    <w:nsid w:val="051A7715"/>
    <w:multiLevelType w:val="multilevel"/>
    <w:tmpl w:val="2C9820E2"/>
    <w:lvl w:ilvl="0">
      <w:start w:val="1"/>
      <w:numFmt w:val="decimal"/>
      <w:lvlText w:val="%1)"/>
      <w:lvlJc w:val="left"/>
      <w:pPr>
        <w:ind w:left="360" w:hanging="360"/>
      </w:pPr>
      <w:rPr>
        <w:rFonts w:cs="Times New Roman"/>
      </w:rPr>
    </w:lvl>
    <w:lvl w:ilvl="1">
      <w:start w:val="1"/>
      <w:numFmt w:val="decimal"/>
      <w:lvlText w:val="%2)"/>
      <w:lvlJc w:val="left"/>
      <w:pPr>
        <w:ind w:left="720" w:hanging="360"/>
      </w:pPr>
      <w:rPr>
        <w:rFonts w:cs="Times New Roman" w:hint="default"/>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3">
    <w:nsid w:val="06147030"/>
    <w:multiLevelType w:val="hybridMultilevel"/>
    <w:tmpl w:val="478071BE"/>
    <w:lvl w:ilvl="0" w:tplc="0409000F">
      <w:start w:val="1"/>
      <w:numFmt w:val="decimal"/>
      <w:lvlText w:val="%1."/>
      <w:lvlJc w:val="left"/>
      <w:pPr>
        <w:ind w:left="2136" w:hanging="360"/>
      </w:pPr>
    </w:lvl>
    <w:lvl w:ilvl="1" w:tplc="04090019" w:tentative="1">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4">
    <w:nsid w:val="072848BF"/>
    <w:multiLevelType w:val="hybridMultilevel"/>
    <w:tmpl w:val="1110D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515F48"/>
    <w:multiLevelType w:val="hybridMultilevel"/>
    <w:tmpl w:val="21E6B614"/>
    <w:lvl w:ilvl="0" w:tplc="04190001">
      <w:start w:val="1"/>
      <w:numFmt w:val="bullet"/>
      <w:lvlText w:val=""/>
      <w:lvlJc w:val="left"/>
      <w:pPr>
        <w:ind w:left="3240" w:hanging="360"/>
      </w:pPr>
      <w:rPr>
        <w:rFonts w:ascii="Symbol" w:hAnsi="Symbol" w:hint="default"/>
      </w:rPr>
    </w:lvl>
    <w:lvl w:ilvl="1" w:tplc="04190003" w:tentative="1">
      <w:start w:val="1"/>
      <w:numFmt w:val="bullet"/>
      <w:lvlText w:val="o"/>
      <w:lvlJc w:val="left"/>
      <w:pPr>
        <w:ind w:left="3960" w:hanging="360"/>
      </w:pPr>
      <w:rPr>
        <w:rFonts w:ascii="Courier New" w:hAnsi="Courier New" w:cs="Courier New" w:hint="default"/>
      </w:rPr>
    </w:lvl>
    <w:lvl w:ilvl="2" w:tplc="04190005" w:tentative="1">
      <w:start w:val="1"/>
      <w:numFmt w:val="bullet"/>
      <w:lvlText w:val=""/>
      <w:lvlJc w:val="left"/>
      <w:pPr>
        <w:ind w:left="4680" w:hanging="360"/>
      </w:pPr>
      <w:rPr>
        <w:rFonts w:ascii="Wingdings" w:hAnsi="Wingdings" w:hint="default"/>
      </w:rPr>
    </w:lvl>
    <w:lvl w:ilvl="3" w:tplc="04190001" w:tentative="1">
      <w:start w:val="1"/>
      <w:numFmt w:val="bullet"/>
      <w:lvlText w:val=""/>
      <w:lvlJc w:val="left"/>
      <w:pPr>
        <w:ind w:left="5400" w:hanging="360"/>
      </w:pPr>
      <w:rPr>
        <w:rFonts w:ascii="Symbol" w:hAnsi="Symbol" w:hint="default"/>
      </w:rPr>
    </w:lvl>
    <w:lvl w:ilvl="4" w:tplc="04190003" w:tentative="1">
      <w:start w:val="1"/>
      <w:numFmt w:val="bullet"/>
      <w:lvlText w:val="o"/>
      <w:lvlJc w:val="left"/>
      <w:pPr>
        <w:ind w:left="6120" w:hanging="360"/>
      </w:pPr>
      <w:rPr>
        <w:rFonts w:ascii="Courier New" w:hAnsi="Courier New" w:cs="Courier New" w:hint="default"/>
      </w:rPr>
    </w:lvl>
    <w:lvl w:ilvl="5" w:tplc="04190005" w:tentative="1">
      <w:start w:val="1"/>
      <w:numFmt w:val="bullet"/>
      <w:lvlText w:val=""/>
      <w:lvlJc w:val="left"/>
      <w:pPr>
        <w:ind w:left="6840" w:hanging="360"/>
      </w:pPr>
      <w:rPr>
        <w:rFonts w:ascii="Wingdings" w:hAnsi="Wingdings" w:hint="default"/>
      </w:rPr>
    </w:lvl>
    <w:lvl w:ilvl="6" w:tplc="04190001" w:tentative="1">
      <w:start w:val="1"/>
      <w:numFmt w:val="bullet"/>
      <w:lvlText w:val=""/>
      <w:lvlJc w:val="left"/>
      <w:pPr>
        <w:ind w:left="7560" w:hanging="360"/>
      </w:pPr>
      <w:rPr>
        <w:rFonts w:ascii="Symbol" w:hAnsi="Symbol" w:hint="default"/>
      </w:rPr>
    </w:lvl>
    <w:lvl w:ilvl="7" w:tplc="04190003" w:tentative="1">
      <w:start w:val="1"/>
      <w:numFmt w:val="bullet"/>
      <w:lvlText w:val="o"/>
      <w:lvlJc w:val="left"/>
      <w:pPr>
        <w:ind w:left="8280" w:hanging="360"/>
      </w:pPr>
      <w:rPr>
        <w:rFonts w:ascii="Courier New" w:hAnsi="Courier New" w:cs="Courier New" w:hint="default"/>
      </w:rPr>
    </w:lvl>
    <w:lvl w:ilvl="8" w:tplc="04190005" w:tentative="1">
      <w:start w:val="1"/>
      <w:numFmt w:val="bullet"/>
      <w:lvlText w:val=""/>
      <w:lvlJc w:val="left"/>
      <w:pPr>
        <w:ind w:left="9000" w:hanging="360"/>
      </w:pPr>
      <w:rPr>
        <w:rFonts w:ascii="Wingdings" w:hAnsi="Wingdings" w:hint="default"/>
      </w:rPr>
    </w:lvl>
  </w:abstractNum>
  <w:abstractNum w:abstractNumId="6">
    <w:nsid w:val="097B585E"/>
    <w:multiLevelType w:val="hybridMultilevel"/>
    <w:tmpl w:val="889072D8"/>
    <w:lvl w:ilvl="0" w:tplc="0409000F">
      <w:start w:val="1"/>
      <w:numFmt w:val="decimal"/>
      <w:lvlText w:val="%1."/>
      <w:lvlJc w:val="left"/>
      <w:pPr>
        <w:ind w:left="180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
    <w:nsid w:val="0D9B1826"/>
    <w:multiLevelType w:val="hybridMultilevel"/>
    <w:tmpl w:val="5A8AD8B8"/>
    <w:lvl w:ilvl="0" w:tplc="0409000F">
      <w:start w:val="1"/>
      <w:numFmt w:val="decimal"/>
      <w:lvlText w:val="%1."/>
      <w:lvlJc w:val="left"/>
      <w:pPr>
        <w:tabs>
          <w:tab w:val="num" w:pos="1428"/>
        </w:tabs>
        <w:ind w:left="1428" w:hanging="360"/>
      </w:pPr>
      <w:rPr>
        <w:rFonts w:cs="Times New Roman"/>
      </w:rPr>
    </w:lvl>
    <w:lvl w:ilvl="1" w:tplc="6DDAE3EC">
      <w:start w:val="1"/>
      <w:numFmt w:val="decimal"/>
      <w:lvlText w:val="%2)"/>
      <w:lvlJc w:val="left"/>
      <w:pPr>
        <w:ind w:left="2148" w:hanging="360"/>
      </w:pPr>
      <w:rPr>
        <w:rFonts w:cs="Times New Roman" w:hint="default"/>
      </w:rPr>
    </w:lvl>
    <w:lvl w:ilvl="2" w:tplc="BC6CFD48">
      <w:start w:val="1"/>
      <w:numFmt w:val="lowerLetter"/>
      <w:lvlText w:val="%3)"/>
      <w:lvlJc w:val="left"/>
      <w:pPr>
        <w:ind w:left="3048" w:hanging="360"/>
      </w:pPr>
      <w:rPr>
        <w:rFonts w:cs="Times New Roman" w:hint="default"/>
      </w:rPr>
    </w:lvl>
    <w:lvl w:ilvl="3" w:tplc="0409000F" w:tentative="1">
      <w:start w:val="1"/>
      <w:numFmt w:val="decimal"/>
      <w:lvlText w:val="%4."/>
      <w:lvlJc w:val="left"/>
      <w:pPr>
        <w:tabs>
          <w:tab w:val="num" w:pos="3588"/>
        </w:tabs>
        <w:ind w:left="3588" w:hanging="360"/>
      </w:pPr>
      <w:rPr>
        <w:rFonts w:cs="Times New Roman"/>
      </w:rPr>
    </w:lvl>
    <w:lvl w:ilvl="4" w:tplc="04090019" w:tentative="1">
      <w:start w:val="1"/>
      <w:numFmt w:val="lowerLetter"/>
      <w:lvlText w:val="%5."/>
      <w:lvlJc w:val="left"/>
      <w:pPr>
        <w:tabs>
          <w:tab w:val="num" w:pos="4308"/>
        </w:tabs>
        <w:ind w:left="4308" w:hanging="360"/>
      </w:pPr>
      <w:rPr>
        <w:rFonts w:cs="Times New Roman"/>
      </w:rPr>
    </w:lvl>
    <w:lvl w:ilvl="5" w:tplc="0409001B" w:tentative="1">
      <w:start w:val="1"/>
      <w:numFmt w:val="lowerRoman"/>
      <w:lvlText w:val="%6."/>
      <w:lvlJc w:val="right"/>
      <w:pPr>
        <w:tabs>
          <w:tab w:val="num" w:pos="5028"/>
        </w:tabs>
        <w:ind w:left="5028" w:hanging="180"/>
      </w:pPr>
      <w:rPr>
        <w:rFonts w:cs="Times New Roman"/>
      </w:rPr>
    </w:lvl>
    <w:lvl w:ilvl="6" w:tplc="0409000F" w:tentative="1">
      <w:start w:val="1"/>
      <w:numFmt w:val="decimal"/>
      <w:lvlText w:val="%7."/>
      <w:lvlJc w:val="left"/>
      <w:pPr>
        <w:tabs>
          <w:tab w:val="num" w:pos="5748"/>
        </w:tabs>
        <w:ind w:left="5748" w:hanging="360"/>
      </w:pPr>
      <w:rPr>
        <w:rFonts w:cs="Times New Roman"/>
      </w:rPr>
    </w:lvl>
    <w:lvl w:ilvl="7" w:tplc="04090019" w:tentative="1">
      <w:start w:val="1"/>
      <w:numFmt w:val="lowerLetter"/>
      <w:lvlText w:val="%8."/>
      <w:lvlJc w:val="left"/>
      <w:pPr>
        <w:tabs>
          <w:tab w:val="num" w:pos="6468"/>
        </w:tabs>
        <w:ind w:left="6468" w:hanging="360"/>
      </w:pPr>
      <w:rPr>
        <w:rFonts w:cs="Times New Roman"/>
      </w:rPr>
    </w:lvl>
    <w:lvl w:ilvl="8" w:tplc="0409001B" w:tentative="1">
      <w:start w:val="1"/>
      <w:numFmt w:val="lowerRoman"/>
      <w:lvlText w:val="%9."/>
      <w:lvlJc w:val="right"/>
      <w:pPr>
        <w:tabs>
          <w:tab w:val="num" w:pos="7188"/>
        </w:tabs>
        <w:ind w:left="7188" w:hanging="180"/>
      </w:pPr>
      <w:rPr>
        <w:rFonts w:cs="Times New Roman"/>
      </w:rPr>
    </w:lvl>
  </w:abstractNum>
  <w:abstractNum w:abstractNumId="8">
    <w:nsid w:val="12835EFE"/>
    <w:multiLevelType w:val="multilevel"/>
    <w:tmpl w:val="A28C79A4"/>
    <w:lvl w:ilvl="0">
      <w:start w:val="6"/>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9">
    <w:nsid w:val="143A2F01"/>
    <w:multiLevelType w:val="hybridMultilevel"/>
    <w:tmpl w:val="072EAF18"/>
    <w:lvl w:ilvl="0" w:tplc="08F61B98">
      <w:start w:val="1"/>
      <w:numFmt w:val="decimal"/>
      <w:lvlText w:val="%1."/>
      <w:lvlJc w:val="left"/>
      <w:pPr>
        <w:ind w:left="1770" w:hanging="360"/>
      </w:pPr>
      <w:rPr>
        <w:rFonts w:hint="default"/>
      </w:rPr>
    </w:lvl>
    <w:lvl w:ilvl="1" w:tplc="04090019" w:tentative="1">
      <w:start w:val="1"/>
      <w:numFmt w:val="lowerLetter"/>
      <w:lvlText w:val="%2."/>
      <w:lvlJc w:val="left"/>
      <w:pPr>
        <w:ind w:left="2490" w:hanging="360"/>
      </w:pPr>
    </w:lvl>
    <w:lvl w:ilvl="2" w:tplc="0409001B" w:tentative="1">
      <w:start w:val="1"/>
      <w:numFmt w:val="lowerRoman"/>
      <w:lvlText w:val="%3."/>
      <w:lvlJc w:val="right"/>
      <w:pPr>
        <w:ind w:left="3210" w:hanging="180"/>
      </w:pPr>
    </w:lvl>
    <w:lvl w:ilvl="3" w:tplc="0409000F" w:tentative="1">
      <w:start w:val="1"/>
      <w:numFmt w:val="decimal"/>
      <w:lvlText w:val="%4."/>
      <w:lvlJc w:val="left"/>
      <w:pPr>
        <w:ind w:left="3930" w:hanging="360"/>
      </w:pPr>
    </w:lvl>
    <w:lvl w:ilvl="4" w:tplc="04090019" w:tentative="1">
      <w:start w:val="1"/>
      <w:numFmt w:val="lowerLetter"/>
      <w:lvlText w:val="%5."/>
      <w:lvlJc w:val="left"/>
      <w:pPr>
        <w:ind w:left="4650" w:hanging="360"/>
      </w:pPr>
    </w:lvl>
    <w:lvl w:ilvl="5" w:tplc="0409001B" w:tentative="1">
      <w:start w:val="1"/>
      <w:numFmt w:val="lowerRoman"/>
      <w:lvlText w:val="%6."/>
      <w:lvlJc w:val="right"/>
      <w:pPr>
        <w:ind w:left="5370" w:hanging="180"/>
      </w:pPr>
    </w:lvl>
    <w:lvl w:ilvl="6" w:tplc="0409000F" w:tentative="1">
      <w:start w:val="1"/>
      <w:numFmt w:val="decimal"/>
      <w:lvlText w:val="%7."/>
      <w:lvlJc w:val="left"/>
      <w:pPr>
        <w:ind w:left="6090" w:hanging="360"/>
      </w:pPr>
    </w:lvl>
    <w:lvl w:ilvl="7" w:tplc="04090019" w:tentative="1">
      <w:start w:val="1"/>
      <w:numFmt w:val="lowerLetter"/>
      <w:lvlText w:val="%8."/>
      <w:lvlJc w:val="left"/>
      <w:pPr>
        <w:ind w:left="6810" w:hanging="360"/>
      </w:pPr>
    </w:lvl>
    <w:lvl w:ilvl="8" w:tplc="0409001B" w:tentative="1">
      <w:start w:val="1"/>
      <w:numFmt w:val="lowerRoman"/>
      <w:lvlText w:val="%9."/>
      <w:lvlJc w:val="right"/>
      <w:pPr>
        <w:ind w:left="7530" w:hanging="180"/>
      </w:pPr>
    </w:lvl>
  </w:abstractNum>
  <w:abstractNum w:abstractNumId="10">
    <w:nsid w:val="17677D9E"/>
    <w:multiLevelType w:val="multilevel"/>
    <w:tmpl w:val="04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11">
    <w:nsid w:val="179575A0"/>
    <w:multiLevelType w:val="hybridMultilevel"/>
    <w:tmpl w:val="A642D1BC"/>
    <w:lvl w:ilvl="0" w:tplc="51EEA98A">
      <w:start w:val="1"/>
      <w:numFmt w:val="decimal"/>
      <w:lvlText w:val="%1."/>
      <w:lvlJc w:val="left"/>
      <w:pPr>
        <w:ind w:left="720" w:hanging="360"/>
      </w:pPr>
      <w:rPr>
        <w:rFonts w:asciiTheme="minorHAnsi" w:hAnsiTheme="minorHAnsi" w:cstheme="minorHAnsi" w:hint="default"/>
        <w:color w:val="333333"/>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064C72"/>
    <w:multiLevelType w:val="multilevel"/>
    <w:tmpl w:val="04965A98"/>
    <w:lvl w:ilvl="0">
      <w:start w:val="9"/>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3">
    <w:nsid w:val="1EDF0E6D"/>
    <w:multiLevelType w:val="multilevel"/>
    <w:tmpl w:val="04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14">
    <w:nsid w:val="1F7334A0"/>
    <w:multiLevelType w:val="multilevel"/>
    <w:tmpl w:val="C776A194"/>
    <w:lvl w:ilvl="0">
      <w:start w:val="5"/>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5">
    <w:nsid w:val="2130667E"/>
    <w:multiLevelType w:val="hybridMultilevel"/>
    <w:tmpl w:val="EF30A334"/>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3960" w:hanging="360"/>
      </w:pPr>
      <w:rPr>
        <w:rFonts w:ascii="Courier New" w:hAnsi="Courier New" w:cs="Courier New" w:hint="default"/>
      </w:rPr>
    </w:lvl>
    <w:lvl w:ilvl="2" w:tplc="04190005" w:tentative="1">
      <w:start w:val="1"/>
      <w:numFmt w:val="bullet"/>
      <w:lvlText w:val=""/>
      <w:lvlJc w:val="left"/>
      <w:pPr>
        <w:ind w:left="4680" w:hanging="360"/>
      </w:pPr>
      <w:rPr>
        <w:rFonts w:ascii="Wingdings" w:hAnsi="Wingdings" w:hint="default"/>
      </w:rPr>
    </w:lvl>
    <w:lvl w:ilvl="3" w:tplc="04190001" w:tentative="1">
      <w:start w:val="1"/>
      <w:numFmt w:val="bullet"/>
      <w:lvlText w:val=""/>
      <w:lvlJc w:val="left"/>
      <w:pPr>
        <w:ind w:left="5400" w:hanging="360"/>
      </w:pPr>
      <w:rPr>
        <w:rFonts w:ascii="Symbol" w:hAnsi="Symbol" w:hint="default"/>
      </w:rPr>
    </w:lvl>
    <w:lvl w:ilvl="4" w:tplc="04190003" w:tentative="1">
      <w:start w:val="1"/>
      <w:numFmt w:val="bullet"/>
      <w:lvlText w:val="o"/>
      <w:lvlJc w:val="left"/>
      <w:pPr>
        <w:ind w:left="6120" w:hanging="360"/>
      </w:pPr>
      <w:rPr>
        <w:rFonts w:ascii="Courier New" w:hAnsi="Courier New" w:cs="Courier New" w:hint="default"/>
      </w:rPr>
    </w:lvl>
    <w:lvl w:ilvl="5" w:tplc="04190005" w:tentative="1">
      <w:start w:val="1"/>
      <w:numFmt w:val="bullet"/>
      <w:lvlText w:val=""/>
      <w:lvlJc w:val="left"/>
      <w:pPr>
        <w:ind w:left="6840" w:hanging="360"/>
      </w:pPr>
      <w:rPr>
        <w:rFonts w:ascii="Wingdings" w:hAnsi="Wingdings" w:hint="default"/>
      </w:rPr>
    </w:lvl>
    <w:lvl w:ilvl="6" w:tplc="04190001" w:tentative="1">
      <w:start w:val="1"/>
      <w:numFmt w:val="bullet"/>
      <w:lvlText w:val=""/>
      <w:lvlJc w:val="left"/>
      <w:pPr>
        <w:ind w:left="7560" w:hanging="360"/>
      </w:pPr>
      <w:rPr>
        <w:rFonts w:ascii="Symbol" w:hAnsi="Symbol" w:hint="default"/>
      </w:rPr>
    </w:lvl>
    <w:lvl w:ilvl="7" w:tplc="04190003" w:tentative="1">
      <w:start w:val="1"/>
      <w:numFmt w:val="bullet"/>
      <w:lvlText w:val="o"/>
      <w:lvlJc w:val="left"/>
      <w:pPr>
        <w:ind w:left="8280" w:hanging="360"/>
      </w:pPr>
      <w:rPr>
        <w:rFonts w:ascii="Courier New" w:hAnsi="Courier New" w:cs="Courier New" w:hint="default"/>
      </w:rPr>
    </w:lvl>
    <w:lvl w:ilvl="8" w:tplc="04190005" w:tentative="1">
      <w:start w:val="1"/>
      <w:numFmt w:val="bullet"/>
      <w:lvlText w:val=""/>
      <w:lvlJc w:val="left"/>
      <w:pPr>
        <w:ind w:left="9000" w:hanging="360"/>
      </w:pPr>
      <w:rPr>
        <w:rFonts w:ascii="Wingdings" w:hAnsi="Wingdings" w:hint="default"/>
      </w:rPr>
    </w:lvl>
  </w:abstractNum>
  <w:abstractNum w:abstractNumId="16">
    <w:nsid w:val="21712CDE"/>
    <w:multiLevelType w:val="multilevel"/>
    <w:tmpl w:val="BC9AEF20"/>
    <w:lvl w:ilvl="0">
      <w:start w:val="8"/>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7">
    <w:nsid w:val="224972E8"/>
    <w:multiLevelType w:val="hybridMultilevel"/>
    <w:tmpl w:val="270A0BE6"/>
    <w:lvl w:ilvl="0" w:tplc="F9CCC6D4">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8">
    <w:nsid w:val="24545921"/>
    <w:multiLevelType w:val="hybridMultilevel"/>
    <w:tmpl w:val="8696920E"/>
    <w:lvl w:ilvl="0" w:tplc="86EEFFCA">
      <w:start w:val="1"/>
      <w:numFmt w:val="decimal"/>
      <w:lvlText w:val="%1."/>
      <w:lvlJc w:val="left"/>
      <w:pPr>
        <w:ind w:left="1440" w:hanging="360"/>
      </w:pPr>
      <w:rPr>
        <w:rFonts w:cs="Times New Roman" w:hint="default"/>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19">
    <w:nsid w:val="2B7A2DA9"/>
    <w:multiLevelType w:val="hybridMultilevel"/>
    <w:tmpl w:val="E6F86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DE27BAF"/>
    <w:multiLevelType w:val="hybridMultilevel"/>
    <w:tmpl w:val="07E42BA2"/>
    <w:lvl w:ilvl="0" w:tplc="51F46B54">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21">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22">
    <w:nsid w:val="37503370"/>
    <w:multiLevelType w:val="multilevel"/>
    <w:tmpl w:val="04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23">
    <w:nsid w:val="39594E05"/>
    <w:multiLevelType w:val="multilevel"/>
    <w:tmpl w:val="05640906"/>
    <w:lvl w:ilvl="0">
      <w:start w:val="1"/>
      <w:numFmt w:val="decimal"/>
      <w:lvlText w:val="%1)"/>
      <w:lvlJc w:val="left"/>
      <w:pPr>
        <w:ind w:left="360" w:hanging="360"/>
      </w:pPr>
      <w:rPr>
        <w:rFonts w:cs="Times New Roman" w:hint="default"/>
      </w:rPr>
    </w:lvl>
    <w:lvl w:ilvl="1">
      <w:start w:val="5"/>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24">
    <w:nsid w:val="3A9A5A7A"/>
    <w:multiLevelType w:val="hybridMultilevel"/>
    <w:tmpl w:val="EB0A9A90"/>
    <w:lvl w:ilvl="0" w:tplc="D82EF216">
      <w:start w:val="1"/>
      <w:numFmt w:val="decimal"/>
      <w:lvlText w:val="%1."/>
      <w:lvlJc w:val="left"/>
      <w:pPr>
        <w:ind w:left="1110" w:hanging="360"/>
      </w:pPr>
      <w:rPr>
        <w:rFonts w:hint="default"/>
      </w:r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25">
    <w:nsid w:val="3DC276C3"/>
    <w:multiLevelType w:val="multilevel"/>
    <w:tmpl w:val="34201AF8"/>
    <w:lvl w:ilvl="0">
      <w:start w:val="1"/>
      <w:numFmt w:val="decimal"/>
      <w:pStyle w:val="1"/>
      <w:lvlText w:val="%1."/>
      <w:lvlJc w:val="left"/>
      <w:pPr>
        <w:ind w:left="720" w:hanging="360"/>
      </w:pPr>
      <w:rPr>
        <w:rFonts w:cs="Times New Roman" w:hint="default"/>
      </w:rPr>
    </w:lvl>
    <w:lvl w:ilvl="1">
      <w:start w:val="1"/>
      <w:numFmt w:val="decimal"/>
      <w:pStyle w:val="2"/>
      <w:isLgl/>
      <w:lvlText w:val="%1.%2"/>
      <w:lvlJc w:val="left"/>
      <w:pPr>
        <w:ind w:left="1800" w:hanging="720"/>
      </w:pPr>
      <w:rPr>
        <w:rFonts w:cs="Times New Roman" w:hint="default"/>
      </w:rPr>
    </w:lvl>
    <w:lvl w:ilvl="2">
      <w:start w:val="1"/>
      <w:numFmt w:val="decimal"/>
      <w:pStyle w:val="3"/>
      <w:isLgl/>
      <w:lvlText w:val="%1.%2.%3"/>
      <w:lvlJc w:val="left"/>
      <w:pPr>
        <w:ind w:left="2160" w:hanging="720"/>
      </w:pPr>
      <w:rPr>
        <w:rFonts w:cs="Times New Roman"/>
        <w:b w:val="0"/>
        <w:bCs w:val="0"/>
        <w:i w:val="0"/>
        <w:iCs w:val="0"/>
        <w:caps w:val="0"/>
        <w:smallCaps w:val="0"/>
        <w:strike w:val="0"/>
        <w:dstrike w:val="0"/>
        <w:vanish w:val="0"/>
        <w:color w:val="000000"/>
        <w:spacing w:val="0"/>
        <w:kern w:val="0"/>
        <w:position w:val="0"/>
        <w:u w:val="none"/>
        <w:vertAlign w:val="baseline"/>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4320" w:hanging="180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400" w:hanging="2160"/>
      </w:pPr>
      <w:rPr>
        <w:rFonts w:cs="Times New Roman" w:hint="default"/>
      </w:rPr>
    </w:lvl>
  </w:abstractNum>
  <w:abstractNum w:abstractNumId="26">
    <w:nsid w:val="4447104F"/>
    <w:multiLevelType w:val="multilevel"/>
    <w:tmpl w:val="04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27">
    <w:nsid w:val="47B11003"/>
    <w:multiLevelType w:val="hybridMultilevel"/>
    <w:tmpl w:val="79AC525C"/>
    <w:lvl w:ilvl="0" w:tplc="24204460">
      <w:start w:val="1"/>
      <w:numFmt w:val="bullet"/>
      <w:lvlText w:val=""/>
      <w:lvlJc w:val="left"/>
      <w:pPr>
        <w:ind w:left="1800" w:hanging="360"/>
      </w:pPr>
      <w:rPr>
        <w:rFonts w:ascii="Symbol" w:hAnsi="Symbol" w:hint="default"/>
        <w:sz w:val="22"/>
        <w:szCs w:val="22"/>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8">
    <w:nsid w:val="47B65143"/>
    <w:multiLevelType w:val="hybridMultilevel"/>
    <w:tmpl w:val="415A9AF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Times New Roman" w:hint="default"/>
      </w:rPr>
    </w:lvl>
    <w:lvl w:ilvl="2" w:tplc="A53C8254">
      <w:start w:val="1"/>
      <w:numFmt w:val="decimal"/>
      <w:lvlText w:val="%3."/>
      <w:lvlJc w:val="left"/>
      <w:pPr>
        <w:tabs>
          <w:tab w:val="num" w:pos="2160"/>
        </w:tabs>
        <w:ind w:left="2160" w:hanging="360"/>
      </w:pPr>
      <w:rPr>
        <w:b w:val="0"/>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nsid w:val="49660D3C"/>
    <w:multiLevelType w:val="multilevel"/>
    <w:tmpl w:val="04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30">
    <w:nsid w:val="4AEE566B"/>
    <w:multiLevelType w:val="multilevel"/>
    <w:tmpl w:val="04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31">
    <w:nsid w:val="58A90208"/>
    <w:multiLevelType w:val="hybridMultilevel"/>
    <w:tmpl w:val="FE00F2F6"/>
    <w:lvl w:ilvl="0" w:tplc="24204460">
      <w:start w:val="1"/>
      <w:numFmt w:val="bullet"/>
      <w:lvlText w:val=""/>
      <w:lvlJc w:val="left"/>
      <w:pPr>
        <w:ind w:left="2130" w:hanging="360"/>
      </w:pPr>
      <w:rPr>
        <w:rFonts w:ascii="Symbol" w:hAnsi="Symbol" w:hint="default"/>
        <w:sz w:val="22"/>
        <w:szCs w:val="22"/>
      </w:rPr>
    </w:lvl>
    <w:lvl w:ilvl="1" w:tplc="04190003" w:tentative="1">
      <w:start w:val="1"/>
      <w:numFmt w:val="bullet"/>
      <w:lvlText w:val="o"/>
      <w:lvlJc w:val="left"/>
      <w:pPr>
        <w:ind w:left="2850" w:hanging="360"/>
      </w:pPr>
      <w:rPr>
        <w:rFonts w:ascii="Courier New" w:hAnsi="Courier New" w:cs="Courier New" w:hint="default"/>
      </w:rPr>
    </w:lvl>
    <w:lvl w:ilvl="2" w:tplc="04190005" w:tentative="1">
      <w:start w:val="1"/>
      <w:numFmt w:val="bullet"/>
      <w:lvlText w:val=""/>
      <w:lvlJc w:val="left"/>
      <w:pPr>
        <w:ind w:left="3570" w:hanging="360"/>
      </w:pPr>
      <w:rPr>
        <w:rFonts w:ascii="Wingdings" w:hAnsi="Wingdings" w:hint="default"/>
      </w:rPr>
    </w:lvl>
    <w:lvl w:ilvl="3" w:tplc="04190001" w:tentative="1">
      <w:start w:val="1"/>
      <w:numFmt w:val="bullet"/>
      <w:lvlText w:val=""/>
      <w:lvlJc w:val="left"/>
      <w:pPr>
        <w:ind w:left="4290" w:hanging="360"/>
      </w:pPr>
      <w:rPr>
        <w:rFonts w:ascii="Symbol" w:hAnsi="Symbol" w:hint="default"/>
      </w:rPr>
    </w:lvl>
    <w:lvl w:ilvl="4" w:tplc="04190003" w:tentative="1">
      <w:start w:val="1"/>
      <w:numFmt w:val="bullet"/>
      <w:lvlText w:val="o"/>
      <w:lvlJc w:val="left"/>
      <w:pPr>
        <w:ind w:left="5010" w:hanging="360"/>
      </w:pPr>
      <w:rPr>
        <w:rFonts w:ascii="Courier New" w:hAnsi="Courier New" w:cs="Courier New" w:hint="default"/>
      </w:rPr>
    </w:lvl>
    <w:lvl w:ilvl="5" w:tplc="04190005" w:tentative="1">
      <w:start w:val="1"/>
      <w:numFmt w:val="bullet"/>
      <w:lvlText w:val=""/>
      <w:lvlJc w:val="left"/>
      <w:pPr>
        <w:ind w:left="5730" w:hanging="360"/>
      </w:pPr>
      <w:rPr>
        <w:rFonts w:ascii="Wingdings" w:hAnsi="Wingdings" w:hint="default"/>
      </w:rPr>
    </w:lvl>
    <w:lvl w:ilvl="6" w:tplc="04190001" w:tentative="1">
      <w:start w:val="1"/>
      <w:numFmt w:val="bullet"/>
      <w:lvlText w:val=""/>
      <w:lvlJc w:val="left"/>
      <w:pPr>
        <w:ind w:left="6450" w:hanging="360"/>
      </w:pPr>
      <w:rPr>
        <w:rFonts w:ascii="Symbol" w:hAnsi="Symbol" w:hint="default"/>
      </w:rPr>
    </w:lvl>
    <w:lvl w:ilvl="7" w:tplc="04190003" w:tentative="1">
      <w:start w:val="1"/>
      <w:numFmt w:val="bullet"/>
      <w:lvlText w:val="o"/>
      <w:lvlJc w:val="left"/>
      <w:pPr>
        <w:ind w:left="7170" w:hanging="360"/>
      </w:pPr>
      <w:rPr>
        <w:rFonts w:ascii="Courier New" w:hAnsi="Courier New" w:cs="Courier New" w:hint="default"/>
      </w:rPr>
    </w:lvl>
    <w:lvl w:ilvl="8" w:tplc="04190005" w:tentative="1">
      <w:start w:val="1"/>
      <w:numFmt w:val="bullet"/>
      <w:lvlText w:val=""/>
      <w:lvlJc w:val="left"/>
      <w:pPr>
        <w:ind w:left="7890" w:hanging="360"/>
      </w:pPr>
      <w:rPr>
        <w:rFonts w:ascii="Wingdings" w:hAnsi="Wingdings" w:hint="default"/>
      </w:rPr>
    </w:lvl>
  </w:abstractNum>
  <w:abstractNum w:abstractNumId="32">
    <w:nsid w:val="5C573147"/>
    <w:multiLevelType w:val="hybridMultilevel"/>
    <w:tmpl w:val="4AD2C43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3">
    <w:nsid w:val="5C7E08FB"/>
    <w:multiLevelType w:val="hybridMultilevel"/>
    <w:tmpl w:val="6840B7D4"/>
    <w:lvl w:ilvl="0" w:tplc="04090001">
      <w:start w:val="1"/>
      <w:numFmt w:val="bullet"/>
      <w:lvlText w:val=""/>
      <w:lvlJc w:val="left"/>
      <w:pPr>
        <w:ind w:left="180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4">
    <w:nsid w:val="5EBB0187"/>
    <w:multiLevelType w:val="hybridMultilevel"/>
    <w:tmpl w:val="EF181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FE46EB8"/>
    <w:multiLevelType w:val="hybridMultilevel"/>
    <w:tmpl w:val="89364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FE77531"/>
    <w:multiLevelType w:val="hybridMultilevel"/>
    <w:tmpl w:val="73FE31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6353350D"/>
    <w:multiLevelType w:val="hybridMultilevel"/>
    <w:tmpl w:val="08CCD05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8">
    <w:nsid w:val="66506B19"/>
    <w:multiLevelType w:val="hybridMultilevel"/>
    <w:tmpl w:val="C4822D18"/>
    <w:lvl w:ilvl="0" w:tplc="04090001">
      <w:start w:val="1"/>
      <w:numFmt w:val="bullet"/>
      <w:lvlText w:val=""/>
      <w:lvlJc w:val="left"/>
      <w:pPr>
        <w:ind w:left="180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9">
    <w:nsid w:val="6683035F"/>
    <w:multiLevelType w:val="multilevel"/>
    <w:tmpl w:val="EB523CDA"/>
    <w:lvl w:ilvl="0">
      <w:start w:val="4"/>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40">
    <w:nsid w:val="6B43359C"/>
    <w:multiLevelType w:val="hybridMultilevel"/>
    <w:tmpl w:val="D23271CE"/>
    <w:lvl w:ilvl="0" w:tplc="9DE27682">
      <w:start w:val="1"/>
      <w:numFmt w:val="decimal"/>
      <w:lvlText w:val="%1."/>
      <w:lvlJc w:val="left"/>
      <w:pPr>
        <w:ind w:left="1770" w:hanging="360"/>
      </w:pPr>
      <w:rPr>
        <w:rFonts w:hint="default"/>
      </w:rPr>
    </w:lvl>
    <w:lvl w:ilvl="1" w:tplc="04090019" w:tentative="1">
      <w:start w:val="1"/>
      <w:numFmt w:val="lowerLetter"/>
      <w:lvlText w:val="%2."/>
      <w:lvlJc w:val="left"/>
      <w:pPr>
        <w:ind w:left="2490" w:hanging="360"/>
      </w:pPr>
    </w:lvl>
    <w:lvl w:ilvl="2" w:tplc="0409001B" w:tentative="1">
      <w:start w:val="1"/>
      <w:numFmt w:val="lowerRoman"/>
      <w:lvlText w:val="%3."/>
      <w:lvlJc w:val="right"/>
      <w:pPr>
        <w:ind w:left="3210" w:hanging="180"/>
      </w:pPr>
    </w:lvl>
    <w:lvl w:ilvl="3" w:tplc="0409000F" w:tentative="1">
      <w:start w:val="1"/>
      <w:numFmt w:val="decimal"/>
      <w:lvlText w:val="%4."/>
      <w:lvlJc w:val="left"/>
      <w:pPr>
        <w:ind w:left="3930" w:hanging="360"/>
      </w:pPr>
    </w:lvl>
    <w:lvl w:ilvl="4" w:tplc="04090019" w:tentative="1">
      <w:start w:val="1"/>
      <w:numFmt w:val="lowerLetter"/>
      <w:lvlText w:val="%5."/>
      <w:lvlJc w:val="left"/>
      <w:pPr>
        <w:ind w:left="4650" w:hanging="360"/>
      </w:pPr>
    </w:lvl>
    <w:lvl w:ilvl="5" w:tplc="0409001B" w:tentative="1">
      <w:start w:val="1"/>
      <w:numFmt w:val="lowerRoman"/>
      <w:lvlText w:val="%6."/>
      <w:lvlJc w:val="right"/>
      <w:pPr>
        <w:ind w:left="5370" w:hanging="180"/>
      </w:pPr>
    </w:lvl>
    <w:lvl w:ilvl="6" w:tplc="0409000F" w:tentative="1">
      <w:start w:val="1"/>
      <w:numFmt w:val="decimal"/>
      <w:lvlText w:val="%7."/>
      <w:lvlJc w:val="left"/>
      <w:pPr>
        <w:ind w:left="6090" w:hanging="360"/>
      </w:pPr>
    </w:lvl>
    <w:lvl w:ilvl="7" w:tplc="04090019" w:tentative="1">
      <w:start w:val="1"/>
      <w:numFmt w:val="lowerLetter"/>
      <w:lvlText w:val="%8."/>
      <w:lvlJc w:val="left"/>
      <w:pPr>
        <w:ind w:left="6810" w:hanging="360"/>
      </w:pPr>
    </w:lvl>
    <w:lvl w:ilvl="8" w:tplc="0409001B" w:tentative="1">
      <w:start w:val="1"/>
      <w:numFmt w:val="lowerRoman"/>
      <w:lvlText w:val="%9."/>
      <w:lvlJc w:val="right"/>
      <w:pPr>
        <w:ind w:left="7530" w:hanging="180"/>
      </w:pPr>
    </w:lvl>
  </w:abstractNum>
  <w:abstractNum w:abstractNumId="41">
    <w:nsid w:val="707F15E8"/>
    <w:multiLevelType w:val="hybridMultilevel"/>
    <w:tmpl w:val="BCF202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nsid w:val="730608AD"/>
    <w:multiLevelType w:val="hybridMultilevel"/>
    <w:tmpl w:val="882449F0"/>
    <w:lvl w:ilvl="0" w:tplc="7A4C2694">
      <w:start w:val="1"/>
      <w:numFmt w:val="decimal"/>
      <w:lvlText w:val="%1."/>
      <w:lvlJc w:val="left"/>
      <w:pPr>
        <w:ind w:left="1068" w:hanging="360"/>
      </w:pPr>
      <w:rPr>
        <w:rFonts w:ascii="Calibri" w:eastAsia="Times New Roman" w:hAnsi="Calibri" w:cs="Times New Roman" w:hint="default"/>
        <w:b w:val="0"/>
        <w:color w:val="auto"/>
        <w:sz w:val="22"/>
      </w:rPr>
    </w:lvl>
    <w:lvl w:ilvl="1" w:tplc="04090019" w:tentative="1">
      <w:start w:val="1"/>
      <w:numFmt w:val="lowerLetter"/>
      <w:lvlText w:val="%2."/>
      <w:lvlJc w:val="left"/>
      <w:pPr>
        <w:ind w:left="1788" w:hanging="360"/>
      </w:pPr>
      <w:rPr>
        <w:rFonts w:cs="Times New Roman"/>
      </w:rPr>
    </w:lvl>
    <w:lvl w:ilvl="2" w:tplc="0409001B" w:tentative="1">
      <w:start w:val="1"/>
      <w:numFmt w:val="lowerRoman"/>
      <w:lvlText w:val="%3."/>
      <w:lvlJc w:val="right"/>
      <w:pPr>
        <w:ind w:left="2508" w:hanging="180"/>
      </w:pPr>
      <w:rPr>
        <w:rFonts w:cs="Times New Roman"/>
      </w:rPr>
    </w:lvl>
    <w:lvl w:ilvl="3" w:tplc="0409000F" w:tentative="1">
      <w:start w:val="1"/>
      <w:numFmt w:val="decimal"/>
      <w:lvlText w:val="%4."/>
      <w:lvlJc w:val="left"/>
      <w:pPr>
        <w:ind w:left="3228" w:hanging="360"/>
      </w:pPr>
      <w:rPr>
        <w:rFonts w:cs="Times New Roman"/>
      </w:rPr>
    </w:lvl>
    <w:lvl w:ilvl="4" w:tplc="04090019" w:tentative="1">
      <w:start w:val="1"/>
      <w:numFmt w:val="lowerLetter"/>
      <w:lvlText w:val="%5."/>
      <w:lvlJc w:val="left"/>
      <w:pPr>
        <w:ind w:left="3948" w:hanging="360"/>
      </w:pPr>
      <w:rPr>
        <w:rFonts w:cs="Times New Roman"/>
      </w:rPr>
    </w:lvl>
    <w:lvl w:ilvl="5" w:tplc="0409001B" w:tentative="1">
      <w:start w:val="1"/>
      <w:numFmt w:val="lowerRoman"/>
      <w:lvlText w:val="%6."/>
      <w:lvlJc w:val="right"/>
      <w:pPr>
        <w:ind w:left="4668" w:hanging="180"/>
      </w:pPr>
      <w:rPr>
        <w:rFonts w:cs="Times New Roman"/>
      </w:rPr>
    </w:lvl>
    <w:lvl w:ilvl="6" w:tplc="0409000F" w:tentative="1">
      <w:start w:val="1"/>
      <w:numFmt w:val="decimal"/>
      <w:lvlText w:val="%7."/>
      <w:lvlJc w:val="left"/>
      <w:pPr>
        <w:ind w:left="5388" w:hanging="360"/>
      </w:pPr>
      <w:rPr>
        <w:rFonts w:cs="Times New Roman"/>
      </w:rPr>
    </w:lvl>
    <w:lvl w:ilvl="7" w:tplc="04090019" w:tentative="1">
      <w:start w:val="1"/>
      <w:numFmt w:val="lowerLetter"/>
      <w:lvlText w:val="%8."/>
      <w:lvlJc w:val="left"/>
      <w:pPr>
        <w:ind w:left="6108" w:hanging="360"/>
      </w:pPr>
      <w:rPr>
        <w:rFonts w:cs="Times New Roman"/>
      </w:rPr>
    </w:lvl>
    <w:lvl w:ilvl="8" w:tplc="0409001B" w:tentative="1">
      <w:start w:val="1"/>
      <w:numFmt w:val="lowerRoman"/>
      <w:lvlText w:val="%9."/>
      <w:lvlJc w:val="right"/>
      <w:pPr>
        <w:ind w:left="6828" w:hanging="180"/>
      </w:pPr>
      <w:rPr>
        <w:rFonts w:cs="Times New Roman"/>
      </w:rPr>
    </w:lvl>
  </w:abstractNum>
  <w:abstractNum w:abstractNumId="43">
    <w:nsid w:val="73BB295E"/>
    <w:multiLevelType w:val="hybridMultilevel"/>
    <w:tmpl w:val="83641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76D54FE"/>
    <w:multiLevelType w:val="multilevel"/>
    <w:tmpl w:val="04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45">
    <w:nsid w:val="7AA84FD5"/>
    <w:multiLevelType w:val="hybridMultilevel"/>
    <w:tmpl w:val="BC268212"/>
    <w:lvl w:ilvl="0" w:tplc="24204460">
      <w:start w:val="1"/>
      <w:numFmt w:val="bullet"/>
      <w:lvlText w:val=""/>
      <w:lvlJc w:val="left"/>
      <w:pPr>
        <w:ind w:left="1793" w:hanging="360"/>
      </w:pPr>
      <w:rPr>
        <w:rFonts w:ascii="Symbol" w:hAnsi="Symbol" w:hint="default"/>
        <w:sz w:val="22"/>
        <w:szCs w:val="22"/>
      </w:rPr>
    </w:lvl>
    <w:lvl w:ilvl="1" w:tplc="04190003" w:tentative="1">
      <w:start w:val="1"/>
      <w:numFmt w:val="bullet"/>
      <w:lvlText w:val="o"/>
      <w:lvlJc w:val="left"/>
      <w:pPr>
        <w:ind w:left="2513" w:hanging="360"/>
      </w:pPr>
      <w:rPr>
        <w:rFonts w:ascii="Courier New" w:hAnsi="Courier New" w:cs="Courier New" w:hint="default"/>
      </w:rPr>
    </w:lvl>
    <w:lvl w:ilvl="2" w:tplc="04190005" w:tentative="1">
      <w:start w:val="1"/>
      <w:numFmt w:val="bullet"/>
      <w:lvlText w:val=""/>
      <w:lvlJc w:val="left"/>
      <w:pPr>
        <w:ind w:left="3233" w:hanging="360"/>
      </w:pPr>
      <w:rPr>
        <w:rFonts w:ascii="Wingdings" w:hAnsi="Wingdings" w:hint="default"/>
      </w:rPr>
    </w:lvl>
    <w:lvl w:ilvl="3" w:tplc="04190001" w:tentative="1">
      <w:start w:val="1"/>
      <w:numFmt w:val="bullet"/>
      <w:lvlText w:val=""/>
      <w:lvlJc w:val="left"/>
      <w:pPr>
        <w:ind w:left="3953" w:hanging="360"/>
      </w:pPr>
      <w:rPr>
        <w:rFonts w:ascii="Symbol" w:hAnsi="Symbol" w:hint="default"/>
      </w:rPr>
    </w:lvl>
    <w:lvl w:ilvl="4" w:tplc="04190003" w:tentative="1">
      <w:start w:val="1"/>
      <w:numFmt w:val="bullet"/>
      <w:lvlText w:val="o"/>
      <w:lvlJc w:val="left"/>
      <w:pPr>
        <w:ind w:left="4673" w:hanging="360"/>
      </w:pPr>
      <w:rPr>
        <w:rFonts w:ascii="Courier New" w:hAnsi="Courier New" w:cs="Courier New" w:hint="default"/>
      </w:rPr>
    </w:lvl>
    <w:lvl w:ilvl="5" w:tplc="04190005" w:tentative="1">
      <w:start w:val="1"/>
      <w:numFmt w:val="bullet"/>
      <w:lvlText w:val=""/>
      <w:lvlJc w:val="left"/>
      <w:pPr>
        <w:ind w:left="5393" w:hanging="360"/>
      </w:pPr>
      <w:rPr>
        <w:rFonts w:ascii="Wingdings" w:hAnsi="Wingdings" w:hint="default"/>
      </w:rPr>
    </w:lvl>
    <w:lvl w:ilvl="6" w:tplc="04190001" w:tentative="1">
      <w:start w:val="1"/>
      <w:numFmt w:val="bullet"/>
      <w:lvlText w:val=""/>
      <w:lvlJc w:val="left"/>
      <w:pPr>
        <w:ind w:left="6113" w:hanging="360"/>
      </w:pPr>
      <w:rPr>
        <w:rFonts w:ascii="Symbol" w:hAnsi="Symbol" w:hint="default"/>
      </w:rPr>
    </w:lvl>
    <w:lvl w:ilvl="7" w:tplc="04190003" w:tentative="1">
      <w:start w:val="1"/>
      <w:numFmt w:val="bullet"/>
      <w:lvlText w:val="o"/>
      <w:lvlJc w:val="left"/>
      <w:pPr>
        <w:ind w:left="6833" w:hanging="360"/>
      </w:pPr>
      <w:rPr>
        <w:rFonts w:ascii="Courier New" w:hAnsi="Courier New" w:cs="Courier New" w:hint="default"/>
      </w:rPr>
    </w:lvl>
    <w:lvl w:ilvl="8" w:tplc="04190005" w:tentative="1">
      <w:start w:val="1"/>
      <w:numFmt w:val="bullet"/>
      <w:lvlText w:val=""/>
      <w:lvlJc w:val="left"/>
      <w:pPr>
        <w:ind w:left="7553" w:hanging="360"/>
      </w:pPr>
      <w:rPr>
        <w:rFonts w:ascii="Wingdings" w:hAnsi="Wingdings" w:hint="default"/>
      </w:rPr>
    </w:lvl>
  </w:abstractNum>
  <w:abstractNum w:abstractNumId="46">
    <w:nsid w:val="7DCC54C9"/>
    <w:multiLevelType w:val="multilevel"/>
    <w:tmpl w:val="CAAA5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E984F05"/>
    <w:multiLevelType w:val="multilevel"/>
    <w:tmpl w:val="F0F441A8"/>
    <w:lvl w:ilvl="0">
      <w:start w:val="1"/>
      <w:numFmt w:val="lowerLetter"/>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48">
    <w:nsid w:val="7F750E2A"/>
    <w:multiLevelType w:val="multilevel"/>
    <w:tmpl w:val="04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num w:numId="1">
    <w:abstractNumId w:val="21"/>
  </w:num>
  <w:num w:numId="2">
    <w:abstractNumId w:val="25"/>
  </w:num>
  <w:num w:numId="3">
    <w:abstractNumId w:val="7"/>
  </w:num>
  <w:num w:numId="4">
    <w:abstractNumId w:val="35"/>
  </w:num>
  <w:num w:numId="5">
    <w:abstractNumId w:val="4"/>
  </w:num>
  <w:num w:numId="6">
    <w:abstractNumId w:val="19"/>
  </w:num>
  <w:num w:numId="7">
    <w:abstractNumId w:val="42"/>
  </w:num>
  <w:num w:numId="8">
    <w:abstractNumId w:val="18"/>
  </w:num>
  <w:num w:numId="9">
    <w:abstractNumId w:val="36"/>
  </w:num>
  <w:num w:numId="10">
    <w:abstractNumId w:val="2"/>
  </w:num>
  <w:num w:numId="11">
    <w:abstractNumId w:val="48"/>
  </w:num>
  <w:num w:numId="12">
    <w:abstractNumId w:val="44"/>
  </w:num>
  <w:num w:numId="13">
    <w:abstractNumId w:val="26"/>
  </w:num>
  <w:num w:numId="14">
    <w:abstractNumId w:val="23"/>
  </w:num>
  <w:num w:numId="15">
    <w:abstractNumId w:val="39"/>
  </w:num>
  <w:num w:numId="16">
    <w:abstractNumId w:val="22"/>
  </w:num>
  <w:num w:numId="17">
    <w:abstractNumId w:val="14"/>
  </w:num>
  <w:num w:numId="18">
    <w:abstractNumId w:val="29"/>
  </w:num>
  <w:num w:numId="19">
    <w:abstractNumId w:val="8"/>
  </w:num>
  <w:num w:numId="20">
    <w:abstractNumId w:val="10"/>
  </w:num>
  <w:num w:numId="21">
    <w:abstractNumId w:val="16"/>
  </w:num>
  <w:num w:numId="22">
    <w:abstractNumId w:val="30"/>
  </w:num>
  <w:num w:numId="23">
    <w:abstractNumId w:val="13"/>
  </w:num>
  <w:num w:numId="24">
    <w:abstractNumId w:val="12"/>
  </w:num>
  <w:num w:numId="25">
    <w:abstractNumId w:val="47"/>
  </w:num>
  <w:num w:numId="26">
    <w:abstractNumId w:val="32"/>
  </w:num>
  <w:num w:numId="27">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7"/>
  </w:num>
  <w:num w:numId="32">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num>
  <w:num w:numId="34">
    <w:abstractNumId w:val="31"/>
  </w:num>
  <w:num w:numId="35">
    <w:abstractNumId w:val="1"/>
  </w:num>
  <w:num w:numId="36">
    <w:abstractNumId w:val="15"/>
  </w:num>
  <w:num w:numId="37">
    <w:abstractNumId w:val="27"/>
  </w:num>
  <w:num w:numId="38">
    <w:abstractNumId w:val="0"/>
  </w:num>
  <w:num w:numId="39">
    <w:abstractNumId w:val="6"/>
  </w:num>
  <w:num w:numId="40">
    <w:abstractNumId w:val="3"/>
  </w:num>
  <w:num w:numId="41">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5"/>
  </w:num>
  <w:num w:numId="43">
    <w:abstractNumId w:val="20"/>
  </w:num>
  <w:num w:numId="44">
    <w:abstractNumId w:val="43"/>
  </w:num>
  <w:num w:numId="45">
    <w:abstractNumId w:val="40"/>
  </w:num>
  <w:num w:numId="46">
    <w:abstractNumId w:val="9"/>
  </w:num>
  <w:num w:numId="47">
    <w:abstractNumId w:val="24"/>
  </w:num>
  <w:num w:numId="48">
    <w:abstractNumId w:val="17"/>
  </w:num>
  <w:num w:numId="49">
    <w:abstractNumId w:val="11"/>
  </w:num>
  <w:num w:numId="50">
    <w:abstractNumId w:val="34"/>
  </w:num>
  <w:num w:numId="51">
    <w:abstractNumId w:val="46"/>
  </w:num>
  <w:num w:numId="52">
    <w:abstractNumId w:val="41"/>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trackRevisions/>
  <w:defaultTabStop w:val="708"/>
  <w:characterSpacingControl w:val="doNotCompress"/>
  <w:footnotePr>
    <w:footnote w:id="-1"/>
    <w:footnote w:id="0"/>
  </w:footnotePr>
  <w:endnotePr>
    <w:endnote w:id="-1"/>
    <w:endnote w:id="0"/>
  </w:endnotePr>
  <w:compat/>
  <w:rsids>
    <w:rsidRoot w:val="0018232D"/>
    <w:rsid w:val="00003F97"/>
    <w:rsid w:val="000061A4"/>
    <w:rsid w:val="000208FD"/>
    <w:rsid w:val="000239FF"/>
    <w:rsid w:val="00023ECE"/>
    <w:rsid w:val="00025870"/>
    <w:rsid w:val="00030271"/>
    <w:rsid w:val="000324BB"/>
    <w:rsid w:val="0004075D"/>
    <w:rsid w:val="0004543E"/>
    <w:rsid w:val="000505C8"/>
    <w:rsid w:val="000505F5"/>
    <w:rsid w:val="000635BB"/>
    <w:rsid w:val="000722C1"/>
    <w:rsid w:val="000753AF"/>
    <w:rsid w:val="000766BF"/>
    <w:rsid w:val="0007795D"/>
    <w:rsid w:val="00081D84"/>
    <w:rsid w:val="000834C7"/>
    <w:rsid w:val="00084D14"/>
    <w:rsid w:val="00084F33"/>
    <w:rsid w:val="000978EA"/>
    <w:rsid w:val="000B36E8"/>
    <w:rsid w:val="000B5310"/>
    <w:rsid w:val="000B5B95"/>
    <w:rsid w:val="000B74E9"/>
    <w:rsid w:val="000C1093"/>
    <w:rsid w:val="000C2EF9"/>
    <w:rsid w:val="000C50CB"/>
    <w:rsid w:val="000C53A8"/>
    <w:rsid w:val="000D2E57"/>
    <w:rsid w:val="000F0A18"/>
    <w:rsid w:val="000F33E6"/>
    <w:rsid w:val="0010066F"/>
    <w:rsid w:val="0010305F"/>
    <w:rsid w:val="00107537"/>
    <w:rsid w:val="00121921"/>
    <w:rsid w:val="0012748C"/>
    <w:rsid w:val="001317C5"/>
    <w:rsid w:val="0014006E"/>
    <w:rsid w:val="001427B2"/>
    <w:rsid w:val="0014599E"/>
    <w:rsid w:val="0014738A"/>
    <w:rsid w:val="001516DE"/>
    <w:rsid w:val="00153EDE"/>
    <w:rsid w:val="00156574"/>
    <w:rsid w:val="00161623"/>
    <w:rsid w:val="00162334"/>
    <w:rsid w:val="00167E9E"/>
    <w:rsid w:val="001700C9"/>
    <w:rsid w:val="00173273"/>
    <w:rsid w:val="00173479"/>
    <w:rsid w:val="00176E03"/>
    <w:rsid w:val="0018232D"/>
    <w:rsid w:val="0019321C"/>
    <w:rsid w:val="001942BA"/>
    <w:rsid w:val="001961B4"/>
    <w:rsid w:val="00196A48"/>
    <w:rsid w:val="001A758D"/>
    <w:rsid w:val="001B0556"/>
    <w:rsid w:val="001B2DD8"/>
    <w:rsid w:val="001B5B1D"/>
    <w:rsid w:val="001C0852"/>
    <w:rsid w:val="001C3D1C"/>
    <w:rsid w:val="001C7093"/>
    <w:rsid w:val="001D6B6A"/>
    <w:rsid w:val="001F1440"/>
    <w:rsid w:val="001F51A7"/>
    <w:rsid w:val="001F5A4E"/>
    <w:rsid w:val="001F6C5D"/>
    <w:rsid w:val="00201634"/>
    <w:rsid w:val="00205CAA"/>
    <w:rsid w:val="00206C42"/>
    <w:rsid w:val="00227379"/>
    <w:rsid w:val="00233356"/>
    <w:rsid w:val="00233F1D"/>
    <w:rsid w:val="00237701"/>
    <w:rsid w:val="00246FE7"/>
    <w:rsid w:val="00251279"/>
    <w:rsid w:val="00260914"/>
    <w:rsid w:val="00267B50"/>
    <w:rsid w:val="00274545"/>
    <w:rsid w:val="00282DF1"/>
    <w:rsid w:val="00284136"/>
    <w:rsid w:val="00284FF5"/>
    <w:rsid w:val="00286D28"/>
    <w:rsid w:val="00290C78"/>
    <w:rsid w:val="0029434E"/>
    <w:rsid w:val="002946CA"/>
    <w:rsid w:val="00296783"/>
    <w:rsid w:val="002A0A63"/>
    <w:rsid w:val="002A0C9A"/>
    <w:rsid w:val="002A0E3F"/>
    <w:rsid w:val="002A16CA"/>
    <w:rsid w:val="002B5B83"/>
    <w:rsid w:val="002B7196"/>
    <w:rsid w:val="002C178D"/>
    <w:rsid w:val="002C3589"/>
    <w:rsid w:val="002C6153"/>
    <w:rsid w:val="002D33BE"/>
    <w:rsid w:val="002D55F4"/>
    <w:rsid w:val="002D626E"/>
    <w:rsid w:val="002D7539"/>
    <w:rsid w:val="002E04C4"/>
    <w:rsid w:val="002E5001"/>
    <w:rsid w:val="002E5321"/>
    <w:rsid w:val="002F3F6C"/>
    <w:rsid w:val="002F5760"/>
    <w:rsid w:val="0030087F"/>
    <w:rsid w:val="00301DEF"/>
    <w:rsid w:val="00310DB8"/>
    <w:rsid w:val="00311BB2"/>
    <w:rsid w:val="00312552"/>
    <w:rsid w:val="00321691"/>
    <w:rsid w:val="00324C21"/>
    <w:rsid w:val="00325C46"/>
    <w:rsid w:val="0033154C"/>
    <w:rsid w:val="003322AE"/>
    <w:rsid w:val="00336743"/>
    <w:rsid w:val="003407D3"/>
    <w:rsid w:val="0034100A"/>
    <w:rsid w:val="003511C4"/>
    <w:rsid w:val="00351623"/>
    <w:rsid w:val="00351DC6"/>
    <w:rsid w:val="003567A6"/>
    <w:rsid w:val="00360357"/>
    <w:rsid w:val="00364771"/>
    <w:rsid w:val="00365CBA"/>
    <w:rsid w:val="003665A2"/>
    <w:rsid w:val="003707D4"/>
    <w:rsid w:val="00371517"/>
    <w:rsid w:val="003715F8"/>
    <w:rsid w:val="003720CB"/>
    <w:rsid w:val="00377438"/>
    <w:rsid w:val="0038366F"/>
    <w:rsid w:val="0039548D"/>
    <w:rsid w:val="003B3372"/>
    <w:rsid w:val="003B48EF"/>
    <w:rsid w:val="003B7749"/>
    <w:rsid w:val="003B7E3A"/>
    <w:rsid w:val="003C6FB5"/>
    <w:rsid w:val="003D5D47"/>
    <w:rsid w:val="003E7638"/>
    <w:rsid w:val="003F0C3F"/>
    <w:rsid w:val="00401288"/>
    <w:rsid w:val="00410DF5"/>
    <w:rsid w:val="00413548"/>
    <w:rsid w:val="00421193"/>
    <w:rsid w:val="0042288C"/>
    <w:rsid w:val="00423292"/>
    <w:rsid w:val="0042465C"/>
    <w:rsid w:val="00430635"/>
    <w:rsid w:val="004314BD"/>
    <w:rsid w:val="004329E5"/>
    <w:rsid w:val="004430B0"/>
    <w:rsid w:val="00444DBF"/>
    <w:rsid w:val="00476880"/>
    <w:rsid w:val="00477FCF"/>
    <w:rsid w:val="0048450E"/>
    <w:rsid w:val="00493F3C"/>
    <w:rsid w:val="004A0FDC"/>
    <w:rsid w:val="004A265E"/>
    <w:rsid w:val="004A2C52"/>
    <w:rsid w:val="004A46C3"/>
    <w:rsid w:val="004B4DB6"/>
    <w:rsid w:val="004B4F71"/>
    <w:rsid w:val="004B62B4"/>
    <w:rsid w:val="004C145D"/>
    <w:rsid w:val="004C2411"/>
    <w:rsid w:val="004D6768"/>
    <w:rsid w:val="004D7121"/>
    <w:rsid w:val="004E1DAA"/>
    <w:rsid w:val="004E45C9"/>
    <w:rsid w:val="004E61FA"/>
    <w:rsid w:val="004E63BE"/>
    <w:rsid w:val="004E7BBC"/>
    <w:rsid w:val="004E7C09"/>
    <w:rsid w:val="004F04BA"/>
    <w:rsid w:val="004F3E92"/>
    <w:rsid w:val="004F737C"/>
    <w:rsid w:val="004F740B"/>
    <w:rsid w:val="00502E71"/>
    <w:rsid w:val="005065E8"/>
    <w:rsid w:val="005075D0"/>
    <w:rsid w:val="00512A03"/>
    <w:rsid w:val="00513E47"/>
    <w:rsid w:val="005156E8"/>
    <w:rsid w:val="0051674C"/>
    <w:rsid w:val="005171E1"/>
    <w:rsid w:val="00527C6C"/>
    <w:rsid w:val="00531395"/>
    <w:rsid w:val="0053185F"/>
    <w:rsid w:val="005324AA"/>
    <w:rsid w:val="0053270F"/>
    <w:rsid w:val="0054475A"/>
    <w:rsid w:val="0055619B"/>
    <w:rsid w:val="00557880"/>
    <w:rsid w:val="00572599"/>
    <w:rsid w:val="00573FC1"/>
    <w:rsid w:val="00587139"/>
    <w:rsid w:val="00587B77"/>
    <w:rsid w:val="00587F02"/>
    <w:rsid w:val="0059182B"/>
    <w:rsid w:val="005936B2"/>
    <w:rsid w:val="0059412B"/>
    <w:rsid w:val="00595A7E"/>
    <w:rsid w:val="00596E91"/>
    <w:rsid w:val="005A379F"/>
    <w:rsid w:val="005A5680"/>
    <w:rsid w:val="005A5B81"/>
    <w:rsid w:val="005B0F67"/>
    <w:rsid w:val="005B2063"/>
    <w:rsid w:val="005B70E7"/>
    <w:rsid w:val="005C0E15"/>
    <w:rsid w:val="005C2CC2"/>
    <w:rsid w:val="005C4A92"/>
    <w:rsid w:val="005C7659"/>
    <w:rsid w:val="005D2E9C"/>
    <w:rsid w:val="005D4266"/>
    <w:rsid w:val="005D5D5E"/>
    <w:rsid w:val="005D7C5C"/>
    <w:rsid w:val="005E2A7E"/>
    <w:rsid w:val="005E3DCE"/>
    <w:rsid w:val="005E532D"/>
    <w:rsid w:val="005E6C4B"/>
    <w:rsid w:val="00601D2B"/>
    <w:rsid w:val="006054F5"/>
    <w:rsid w:val="006146EC"/>
    <w:rsid w:val="00626AB7"/>
    <w:rsid w:val="006328A7"/>
    <w:rsid w:val="006358F7"/>
    <w:rsid w:val="00635EE8"/>
    <w:rsid w:val="00642BFF"/>
    <w:rsid w:val="006432F0"/>
    <w:rsid w:val="00654A58"/>
    <w:rsid w:val="00656FC9"/>
    <w:rsid w:val="006608A0"/>
    <w:rsid w:val="00660FED"/>
    <w:rsid w:val="0066228B"/>
    <w:rsid w:val="006647E4"/>
    <w:rsid w:val="0067179C"/>
    <w:rsid w:val="0067629D"/>
    <w:rsid w:val="0068297E"/>
    <w:rsid w:val="00694971"/>
    <w:rsid w:val="006964D5"/>
    <w:rsid w:val="006966A9"/>
    <w:rsid w:val="006A1749"/>
    <w:rsid w:val="006A2B7D"/>
    <w:rsid w:val="006A3546"/>
    <w:rsid w:val="006B0F5C"/>
    <w:rsid w:val="006B56E6"/>
    <w:rsid w:val="006C5748"/>
    <w:rsid w:val="006D4142"/>
    <w:rsid w:val="006E053E"/>
    <w:rsid w:val="006E5A2E"/>
    <w:rsid w:val="006F3016"/>
    <w:rsid w:val="006F30A8"/>
    <w:rsid w:val="006F686E"/>
    <w:rsid w:val="00701204"/>
    <w:rsid w:val="00703802"/>
    <w:rsid w:val="00704626"/>
    <w:rsid w:val="00707286"/>
    <w:rsid w:val="00710368"/>
    <w:rsid w:val="00717829"/>
    <w:rsid w:val="00730047"/>
    <w:rsid w:val="00730A28"/>
    <w:rsid w:val="007411A3"/>
    <w:rsid w:val="00743E96"/>
    <w:rsid w:val="00746DF3"/>
    <w:rsid w:val="007471D8"/>
    <w:rsid w:val="00751BD3"/>
    <w:rsid w:val="00760C1C"/>
    <w:rsid w:val="00762B0B"/>
    <w:rsid w:val="0076594B"/>
    <w:rsid w:val="00765BA2"/>
    <w:rsid w:val="00771E56"/>
    <w:rsid w:val="007744F8"/>
    <w:rsid w:val="00774796"/>
    <w:rsid w:val="00774D3F"/>
    <w:rsid w:val="00775EED"/>
    <w:rsid w:val="00780CD0"/>
    <w:rsid w:val="00784959"/>
    <w:rsid w:val="00786446"/>
    <w:rsid w:val="0079782A"/>
    <w:rsid w:val="007A4A80"/>
    <w:rsid w:val="007B40D3"/>
    <w:rsid w:val="007C2C2C"/>
    <w:rsid w:val="007D17B7"/>
    <w:rsid w:val="007F1AF0"/>
    <w:rsid w:val="007F2E2E"/>
    <w:rsid w:val="008027DD"/>
    <w:rsid w:val="00803B18"/>
    <w:rsid w:val="00806A29"/>
    <w:rsid w:val="00812C96"/>
    <w:rsid w:val="008150F1"/>
    <w:rsid w:val="00815234"/>
    <w:rsid w:val="00830D93"/>
    <w:rsid w:val="00833DBB"/>
    <w:rsid w:val="0083610A"/>
    <w:rsid w:val="0084110A"/>
    <w:rsid w:val="00844FFD"/>
    <w:rsid w:val="0085038E"/>
    <w:rsid w:val="00851221"/>
    <w:rsid w:val="00855B11"/>
    <w:rsid w:val="00856655"/>
    <w:rsid w:val="00873EA2"/>
    <w:rsid w:val="008903CD"/>
    <w:rsid w:val="00894111"/>
    <w:rsid w:val="00894279"/>
    <w:rsid w:val="0089607F"/>
    <w:rsid w:val="008A5F16"/>
    <w:rsid w:val="008A6187"/>
    <w:rsid w:val="008A68F1"/>
    <w:rsid w:val="008A7ADA"/>
    <w:rsid w:val="008B1AFF"/>
    <w:rsid w:val="008C2B84"/>
    <w:rsid w:val="008C7524"/>
    <w:rsid w:val="008D0878"/>
    <w:rsid w:val="008D4DF5"/>
    <w:rsid w:val="008E1306"/>
    <w:rsid w:val="008E19AC"/>
    <w:rsid w:val="008E42B7"/>
    <w:rsid w:val="009049F6"/>
    <w:rsid w:val="00904FED"/>
    <w:rsid w:val="00907765"/>
    <w:rsid w:val="00907CD8"/>
    <w:rsid w:val="009110E9"/>
    <w:rsid w:val="009146AC"/>
    <w:rsid w:val="0092025B"/>
    <w:rsid w:val="009204B8"/>
    <w:rsid w:val="00927A7E"/>
    <w:rsid w:val="00931B80"/>
    <w:rsid w:val="00934DA8"/>
    <w:rsid w:val="009405F7"/>
    <w:rsid w:val="009470CB"/>
    <w:rsid w:val="00950BA5"/>
    <w:rsid w:val="009552E6"/>
    <w:rsid w:val="00957592"/>
    <w:rsid w:val="00967365"/>
    <w:rsid w:val="00970BAA"/>
    <w:rsid w:val="00971709"/>
    <w:rsid w:val="0097263C"/>
    <w:rsid w:val="00981FE6"/>
    <w:rsid w:val="00991531"/>
    <w:rsid w:val="0099461D"/>
    <w:rsid w:val="009A7F6B"/>
    <w:rsid w:val="009B1AAA"/>
    <w:rsid w:val="009C58C5"/>
    <w:rsid w:val="009C5DD6"/>
    <w:rsid w:val="009E0BA9"/>
    <w:rsid w:val="009F01CF"/>
    <w:rsid w:val="009F0C5D"/>
    <w:rsid w:val="009F0D14"/>
    <w:rsid w:val="009F1FF5"/>
    <w:rsid w:val="009F31C6"/>
    <w:rsid w:val="009F33D4"/>
    <w:rsid w:val="009F3929"/>
    <w:rsid w:val="009F64EA"/>
    <w:rsid w:val="009F7F49"/>
    <w:rsid w:val="00A0215D"/>
    <w:rsid w:val="00A04F00"/>
    <w:rsid w:val="00A15005"/>
    <w:rsid w:val="00A23A81"/>
    <w:rsid w:val="00A31D25"/>
    <w:rsid w:val="00A31DE6"/>
    <w:rsid w:val="00A326E8"/>
    <w:rsid w:val="00A32BF0"/>
    <w:rsid w:val="00A546CE"/>
    <w:rsid w:val="00A60331"/>
    <w:rsid w:val="00A7516A"/>
    <w:rsid w:val="00A84968"/>
    <w:rsid w:val="00A84B42"/>
    <w:rsid w:val="00A971BB"/>
    <w:rsid w:val="00AA2F1E"/>
    <w:rsid w:val="00AA4AE4"/>
    <w:rsid w:val="00AA6157"/>
    <w:rsid w:val="00AA660F"/>
    <w:rsid w:val="00AB2A43"/>
    <w:rsid w:val="00AB59FD"/>
    <w:rsid w:val="00AB7D32"/>
    <w:rsid w:val="00AC1D64"/>
    <w:rsid w:val="00AC751A"/>
    <w:rsid w:val="00AD0015"/>
    <w:rsid w:val="00AD241C"/>
    <w:rsid w:val="00AD2599"/>
    <w:rsid w:val="00AD4C6C"/>
    <w:rsid w:val="00AF2C72"/>
    <w:rsid w:val="00AF537A"/>
    <w:rsid w:val="00B00194"/>
    <w:rsid w:val="00B05707"/>
    <w:rsid w:val="00B07C97"/>
    <w:rsid w:val="00B17AC0"/>
    <w:rsid w:val="00B17C23"/>
    <w:rsid w:val="00B2649E"/>
    <w:rsid w:val="00B37D83"/>
    <w:rsid w:val="00B37DBD"/>
    <w:rsid w:val="00B424B9"/>
    <w:rsid w:val="00B46064"/>
    <w:rsid w:val="00B53375"/>
    <w:rsid w:val="00B54170"/>
    <w:rsid w:val="00B638F4"/>
    <w:rsid w:val="00B64733"/>
    <w:rsid w:val="00B73260"/>
    <w:rsid w:val="00B8083B"/>
    <w:rsid w:val="00B901FA"/>
    <w:rsid w:val="00B9450D"/>
    <w:rsid w:val="00BA196A"/>
    <w:rsid w:val="00BA258A"/>
    <w:rsid w:val="00BA3ECF"/>
    <w:rsid w:val="00BA5B5F"/>
    <w:rsid w:val="00BB10E9"/>
    <w:rsid w:val="00BB165E"/>
    <w:rsid w:val="00BB26FA"/>
    <w:rsid w:val="00BB3DBE"/>
    <w:rsid w:val="00BB7A33"/>
    <w:rsid w:val="00BC159E"/>
    <w:rsid w:val="00BC2CCA"/>
    <w:rsid w:val="00BC6CF5"/>
    <w:rsid w:val="00BD5332"/>
    <w:rsid w:val="00BD5E05"/>
    <w:rsid w:val="00BD66B0"/>
    <w:rsid w:val="00BE2CC0"/>
    <w:rsid w:val="00BE2F6F"/>
    <w:rsid w:val="00BE3369"/>
    <w:rsid w:val="00BE4A6F"/>
    <w:rsid w:val="00BE67E4"/>
    <w:rsid w:val="00BF2679"/>
    <w:rsid w:val="00BF6C0E"/>
    <w:rsid w:val="00BF7934"/>
    <w:rsid w:val="00C00754"/>
    <w:rsid w:val="00C02315"/>
    <w:rsid w:val="00C06252"/>
    <w:rsid w:val="00C12C52"/>
    <w:rsid w:val="00C14567"/>
    <w:rsid w:val="00C1542E"/>
    <w:rsid w:val="00C22556"/>
    <w:rsid w:val="00C54EB8"/>
    <w:rsid w:val="00C66161"/>
    <w:rsid w:val="00C67428"/>
    <w:rsid w:val="00C81462"/>
    <w:rsid w:val="00C8358E"/>
    <w:rsid w:val="00CA09DF"/>
    <w:rsid w:val="00CA383A"/>
    <w:rsid w:val="00CA51DB"/>
    <w:rsid w:val="00CA7330"/>
    <w:rsid w:val="00CB37C0"/>
    <w:rsid w:val="00CB475D"/>
    <w:rsid w:val="00CC5AE9"/>
    <w:rsid w:val="00D0292D"/>
    <w:rsid w:val="00D03967"/>
    <w:rsid w:val="00D17D42"/>
    <w:rsid w:val="00D206D8"/>
    <w:rsid w:val="00D229EF"/>
    <w:rsid w:val="00D247F6"/>
    <w:rsid w:val="00D27EC5"/>
    <w:rsid w:val="00D31211"/>
    <w:rsid w:val="00D33722"/>
    <w:rsid w:val="00D45656"/>
    <w:rsid w:val="00D5728C"/>
    <w:rsid w:val="00D60236"/>
    <w:rsid w:val="00D64A83"/>
    <w:rsid w:val="00D70EE0"/>
    <w:rsid w:val="00D73A95"/>
    <w:rsid w:val="00D751E5"/>
    <w:rsid w:val="00D75E60"/>
    <w:rsid w:val="00D8009F"/>
    <w:rsid w:val="00D8131E"/>
    <w:rsid w:val="00D8470E"/>
    <w:rsid w:val="00D86493"/>
    <w:rsid w:val="00D93146"/>
    <w:rsid w:val="00D96AD1"/>
    <w:rsid w:val="00DA1267"/>
    <w:rsid w:val="00DA5855"/>
    <w:rsid w:val="00DA5ADB"/>
    <w:rsid w:val="00DB7AA5"/>
    <w:rsid w:val="00DC3873"/>
    <w:rsid w:val="00DD2F94"/>
    <w:rsid w:val="00DE4D06"/>
    <w:rsid w:val="00DE503C"/>
    <w:rsid w:val="00DE57CD"/>
    <w:rsid w:val="00DF02B8"/>
    <w:rsid w:val="00DF3598"/>
    <w:rsid w:val="00DF4310"/>
    <w:rsid w:val="00DF6D36"/>
    <w:rsid w:val="00E0111C"/>
    <w:rsid w:val="00E02847"/>
    <w:rsid w:val="00E13AED"/>
    <w:rsid w:val="00E205A0"/>
    <w:rsid w:val="00E21B41"/>
    <w:rsid w:val="00E21DE6"/>
    <w:rsid w:val="00E23EC0"/>
    <w:rsid w:val="00E2508B"/>
    <w:rsid w:val="00E355E4"/>
    <w:rsid w:val="00E366EE"/>
    <w:rsid w:val="00E36791"/>
    <w:rsid w:val="00E37678"/>
    <w:rsid w:val="00E4201B"/>
    <w:rsid w:val="00E42CBB"/>
    <w:rsid w:val="00E43EF9"/>
    <w:rsid w:val="00E476CD"/>
    <w:rsid w:val="00E54A06"/>
    <w:rsid w:val="00E554D3"/>
    <w:rsid w:val="00E55E74"/>
    <w:rsid w:val="00E62656"/>
    <w:rsid w:val="00E65CE3"/>
    <w:rsid w:val="00E674E7"/>
    <w:rsid w:val="00E707EF"/>
    <w:rsid w:val="00E718CA"/>
    <w:rsid w:val="00E7601F"/>
    <w:rsid w:val="00E9381E"/>
    <w:rsid w:val="00E94C2E"/>
    <w:rsid w:val="00EA1625"/>
    <w:rsid w:val="00EA306D"/>
    <w:rsid w:val="00EB18F1"/>
    <w:rsid w:val="00EB28E6"/>
    <w:rsid w:val="00EB536A"/>
    <w:rsid w:val="00EC0F95"/>
    <w:rsid w:val="00EC31B5"/>
    <w:rsid w:val="00EC3F05"/>
    <w:rsid w:val="00ED0B16"/>
    <w:rsid w:val="00ED1190"/>
    <w:rsid w:val="00ED196A"/>
    <w:rsid w:val="00ED3966"/>
    <w:rsid w:val="00EE2F69"/>
    <w:rsid w:val="00EE7B84"/>
    <w:rsid w:val="00EF56F0"/>
    <w:rsid w:val="00EF6AAF"/>
    <w:rsid w:val="00F005C1"/>
    <w:rsid w:val="00F02B9C"/>
    <w:rsid w:val="00F058B5"/>
    <w:rsid w:val="00F071D6"/>
    <w:rsid w:val="00F13202"/>
    <w:rsid w:val="00F15788"/>
    <w:rsid w:val="00F15B91"/>
    <w:rsid w:val="00F202A4"/>
    <w:rsid w:val="00F239CC"/>
    <w:rsid w:val="00F37690"/>
    <w:rsid w:val="00F438EA"/>
    <w:rsid w:val="00F43A68"/>
    <w:rsid w:val="00F45EEC"/>
    <w:rsid w:val="00F50ADC"/>
    <w:rsid w:val="00F55C16"/>
    <w:rsid w:val="00F65DBC"/>
    <w:rsid w:val="00F65F46"/>
    <w:rsid w:val="00F71E2C"/>
    <w:rsid w:val="00F737E5"/>
    <w:rsid w:val="00F74E66"/>
    <w:rsid w:val="00F76226"/>
    <w:rsid w:val="00F76CCC"/>
    <w:rsid w:val="00F76DFB"/>
    <w:rsid w:val="00F774D4"/>
    <w:rsid w:val="00F81ECB"/>
    <w:rsid w:val="00F90F30"/>
    <w:rsid w:val="00F956D6"/>
    <w:rsid w:val="00F95A20"/>
    <w:rsid w:val="00F95C70"/>
    <w:rsid w:val="00FA1A93"/>
    <w:rsid w:val="00FA485C"/>
    <w:rsid w:val="00FB7D4B"/>
    <w:rsid w:val="00FC79B2"/>
    <w:rsid w:val="00FD0F7C"/>
    <w:rsid w:val="00FD1A56"/>
    <w:rsid w:val="00FD1E0B"/>
    <w:rsid w:val="00FD2317"/>
    <w:rsid w:val="00FE474F"/>
    <w:rsid w:val="00FF0BAE"/>
    <w:rsid w:val="00FF0D7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232D"/>
    <w:rPr>
      <w:rFonts w:ascii="Calibri" w:eastAsia="Times New Roman" w:hAnsi="Calibri" w:cs="Times New Roman"/>
      <w:lang w:val="en-US"/>
    </w:rPr>
  </w:style>
  <w:style w:type="paragraph" w:styleId="1">
    <w:name w:val="heading 1"/>
    <w:basedOn w:val="a"/>
    <w:next w:val="a"/>
    <w:link w:val="10"/>
    <w:uiPriority w:val="99"/>
    <w:qFormat/>
    <w:rsid w:val="0018232D"/>
    <w:pPr>
      <w:numPr>
        <w:numId w:val="2"/>
      </w:numPr>
      <w:pBdr>
        <w:top w:val="dotted" w:sz="4" w:space="3" w:color="auto"/>
        <w:left w:val="dotted" w:sz="4" w:space="4" w:color="auto"/>
        <w:bottom w:val="dotted" w:sz="4" w:space="2" w:color="auto"/>
        <w:right w:val="dotted" w:sz="4" w:space="4" w:color="auto"/>
      </w:pBdr>
      <w:shd w:val="clear" w:color="auto" w:fill="F2F2F2"/>
      <w:spacing w:before="480" w:after="0"/>
      <w:contextualSpacing/>
      <w:outlineLvl w:val="0"/>
    </w:pPr>
    <w:rPr>
      <w:rFonts w:ascii="Cambria" w:hAnsi="Cambria"/>
      <w:b/>
      <w:bCs/>
      <w:color w:val="365F91"/>
      <w:sz w:val="24"/>
      <w:szCs w:val="24"/>
    </w:rPr>
  </w:style>
  <w:style w:type="paragraph" w:styleId="2">
    <w:name w:val="heading 2"/>
    <w:basedOn w:val="a"/>
    <w:next w:val="a"/>
    <w:link w:val="20"/>
    <w:uiPriority w:val="99"/>
    <w:qFormat/>
    <w:rsid w:val="0018232D"/>
    <w:pPr>
      <w:numPr>
        <w:ilvl w:val="1"/>
        <w:numId w:val="2"/>
      </w:numPr>
      <w:pBdr>
        <w:bottom w:val="single" w:sz="4" w:space="1" w:color="auto"/>
      </w:pBdr>
      <w:spacing w:before="200" w:after="0"/>
      <w:outlineLvl w:val="1"/>
    </w:pPr>
    <w:rPr>
      <w:rFonts w:ascii="Tw Cen MT Condensed" w:hAnsi="Tw Cen MT Condensed"/>
      <w:b/>
      <w:bCs/>
      <w:color w:val="000000"/>
      <w:sz w:val="28"/>
      <w:szCs w:val="28"/>
    </w:rPr>
  </w:style>
  <w:style w:type="paragraph" w:styleId="3">
    <w:name w:val="heading 3"/>
    <w:basedOn w:val="a"/>
    <w:next w:val="a"/>
    <w:link w:val="30"/>
    <w:uiPriority w:val="99"/>
    <w:qFormat/>
    <w:rsid w:val="0018232D"/>
    <w:pPr>
      <w:numPr>
        <w:ilvl w:val="2"/>
        <w:numId w:val="2"/>
      </w:numPr>
      <w:pBdr>
        <w:bottom w:val="dotted" w:sz="4" w:space="1" w:color="auto"/>
      </w:pBdr>
      <w:spacing w:before="200" w:after="0" w:line="271" w:lineRule="auto"/>
      <w:outlineLvl w:val="2"/>
    </w:pPr>
    <w:rPr>
      <w:rFonts w:ascii="Trebuchet MS" w:hAnsi="Trebuchet MS"/>
      <w:b/>
      <w:bCs/>
      <w:i/>
      <w:color w:val="595959"/>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rsid w:val="0018232D"/>
    <w:rPr>
      <w:rFonts w:ascii="Cambria" w:eastAsia="Times New Roman" w:hAnsi="Cambria" w:cs="Times New Roman"/>
      <w:b/>
      <w:bCs/>
      <w:color w:val="365F91"/>
      <w:sz w:val="24"/>
      <w:szCs w:val="24"/>
      <w:shd w:val="clear" w:color="auto" w:fill="F2F2F2"/>
      <w:lang w:val="en-US"/>
    </w:rPr>
  </w:style>
  <w:style w:type="character" w:customStyle="1" w:styleId="20">
    <w:name w:val="Заголовок 2 Знак"/>
    <w:basedOn w:val="a0"/>
    <w:link w:val="2"/>
    <w:uiPriority w:val="99"/>
    <w:rsid w:val="0018232D"/>
    <w:rPr>
      <w:rFonts w:ascii="Tw Cen MT Condensed" w:eastAsia="Times New Roman" w:hAnsi="Tw Cen MT Condensed" w:cs="Times New Roman"/>
      <w:b/>
      <w:bCs/>
      <w:color w:val="000000"/>
      <w:sz w:val="28"/>
      <w:szCs w:val="28"/>
      <w:lang w:val="en-US"/>
    </w:rPr>
  </w:style>
  <w:style w:type="character" w:customStyle="1" w:styleId="30">
    <w:name w:val="Заголовок 3 Знак"/>
    <w:basedOn w:val="a0"/>
    <w:link w:val="3"/>
    <w:uiPriority w:val="99"/>
    <w:rsid w:val="0018232D"/>
    <w:rPr>
      <w:rFonts w:ascii="Trebuchet MS" w:eastAsia="Times New Roman" w:hAnsi="Trebuchet MS" w:cs="Times New Roman"/>
      <w:b/>
      <w:bCs/>
      <w:i/>
      <w:color w:val="595959"/>
      <w:sz w:val="20"/>
      <w:szCs w:val="20"/>
      <w:lang w:val="en-US"/>
    </w:rPr>
  </w:style>
  <w:style w:type="paragraph" w:styleId="a3">
    <w:name w:val="header"/>
    <w:basedOn w:val="a"/>
    <w:link w:val="a4"/>
    <w:uiPriority w:val="99"/>
    <w:semiHidden/>
    <w:rsid w:val="0018232D"/>
    <w:pPr>
      <w:tabs>
        <w:tab w:val="center" w:pos="4536"/>
        <w:tab w:val="right" w:pos="9072"/>
      </w:tabs>
    </w:pPr>
  </w:style>
  <w:style w:type="character" w:customStyle="1" w:styleId="a4">
    <w:name w:val="Верхний колонтитул Знак"/>
    <w:basedOn w:val="a0"/>
    <w:link w:val="a3"/>
    <w:uiPriority w:val="99"/>
    <w:semiHidden/>
    <w:rsid w:val="0018232D"/>
    <w:rPr>
      <w:rFonts w:ascii="Calibri" w:eastAsia="Times New Roman" w:hAnsi="Calibri" w:cs="Times New Roman"/>
      <w:lang w:val="en-US"/>
    </w:rPr>
  </w:style>
  <w:style w:type="paragraph" w:customStyle="1" w:styleId="dmcFlietext">
    <w:name w:val="dmc Fließtext"/>
    <w:basedOn w:val="a"/>
    <w:link w:val="dmcFlietextChar"/>
    <w:rsid w:val="0018232D"/>
    <w:pPr>
      <w:spacing w:after="120"/>
      <w:ind w:left="851"/>
    </w:pPr>
  </w:style>
  <w:style w:type="paragraph" w:styleId="a5">
    <w:name w:val="footer"/>
    <w:basedOn w:val="a"/>
    <w:link w:val="a6"/>
    <w:uiPriority w:val="99"/>
    <w:semiHidden/>
    <w:rsid w:val="0018232D"/>
    <w:pPr>
      <w:tabs>
        <w:tab w:val="center" w:pos="4536"/>
        <w:tab w:val="right" w:pos="9072"/>
      </w:tabs>
    </w:pPr>
    <w:rPr>
      <w:sz w:val="14"/>
    </w:rPr>
  </w:style>
  <w:style w:type="character" w:customStyle="1" w:styleId="a6">
    <w:name w:val="Нижний колонтитул Знак"/>
    <w:basedOn w:val="a0"/>
    <w:link w:val="a5"/>
    <w:uiPriority w:val="99"/>
    <w:semiHidden/>
    <w:rsid w:val="0018232D"/>
    <w:rPr>
      <w:rFonts w:ascii="Calibri" w:eastAsia="Times New Roman" w:hAnsi="Calibri" w:cs="Times New Roman"/>
      <w:sz w:val="14"/>
      <w:lang w:val="en-US"/>
    </w:rPr>
  </w:style>
  <w:style w:type="paragraph" w:customStyle="1" w:styleId="dmcNummerierung">
    <w:name w:val="dmc Nummerierung"/>
    <w:basedOn w:val="dmcAufzhlung"/>
    <w:uiPriority w:val="99"/>
    <w:rsid w:val="0018232D"/>
    <w:pPr>
      <w:tabs>
        <w:tab w:val="num" w:pos="1208"/>
      </w:tabs>
      <w:ind w:left="1208" w:hanging="358"/>
    </w:pPr>
  </w:style>
  <w:style w:type="paragraph" w:customStyle="1" w:styleId="dmcAufzhlung">
    <w:name w:val="dmc Aufzählung"/>
    <w:basedOn w:val="dmcFlietext"/>
    <w:uiPriority w:val="99"/>
    <w:rsid w:val="0018232D"/>
    <w:pPr>
      <w:numPr>
        <w:numId w:val="1"/>
      </w:numPr>
      <w:tabs>
        <w:tab w:val="clear" w:pos="1494"/>
        <w:tab w:val="num" w:pos="360"/>
      </w:tabs>
      <w:ind w:left="851" w:firstLine="0"/>
    </w:pPr>
  </w:style>
  <w:style w:type="paragraph" w:styleId="11">
    <w:name w:val="toc 1"/>
    <w:basedOn w:val="dmcFlietext"/>
    <w:next w:val="a"/>
    <w:autoRedefine/>
    <w:uiPriority w:val="39"/>
    <w:rsid w:val="0018232D"/>
    <w:pPr>
      <w:tabs>
        <w:tab w:val="left" w:pos="1702"/>
        <w:tab w:val="right" w:leader="dot" w:pos="9630"/>
      </w:tabs>
      <w:spacing w:before="120" w:after="0"/>
      <w:ind w:left="1702" w:hanging="851"/>
    </w:pPr>
    <w:rPr>
      <w:noProof/>
    </w:rPr>
  </w:style>
  <w:style w:type="character" w:styleId="a7">
    <w:name w:val="Hyperlink"/>
    <w:uiPriority w:val="99"/>
    <w:rsid w:val="0018232D"/>
    <w:rPr>
      <w:rFonts w:cs="Times New Roman"/>
      <w:color w:val="0000FF"/>
      <w:u w:val="single"/>
    </w:rPr>
  </w:style>
  <w:style w:type="paragraph" w:styleId="a8">
    <w:name w:val="Body Text"/>
    <w:basedOn w:val="a"/>
    <w:link w:val="a9"/>
    <w:uiPriority w:val="99"/>
    <w:semiHidden/>
    <w:rsid w:val="0018232D"/>
    <w:pPr>
      <w:spacing w:line="240" w:lineRule="auto"/>
      <w:jc w:val="both"/>
    </w:pPr>
    <w:rPr>
      <w:rFonts w:ascii="Times New Roman" w:hAnsi="Times New Roman"/>
    </w:rPr>
  </w:style>
  <w:style w:type="character" w:customStyle="1" w:styleId="a9">
    <w:name w:val="Основной текст Знак"/>
    <w:basedOn w:val="a0"/>
    <w:link w:val="a8"/>
    <w:uiPriority w:val="99"/>
    <w:semiHidden/>
    <w:rsid w:val="0018232D"/>
    <w:rPr>
      <w:rFonts w:ascii="Times New Roman" w:eastAsia="Times New Roman" w:hAnsi="Times New Roman" w:cs="Times New Roman"/>
      <w:lang w:val="en-US"/>
    </w:rPr>
  </w:style>
  <w:style w:type="paragraph" w:styleId="21">
    <w:name w:val="toc 2"/>
    <w:basedOn w:val="11"/>
    <w:next w:val="a"/>
    <w:uiPriority w:val="39"/>
    <w:rsid w:val="0018232D"/>
    <w:pPr>
      <w:spacing w:before="0"/>
    </w:pPr>
  </w:style>
  <w:style w:type="character" w:styleId="aa">
    <w:name w:val="page number"/>
    <w:uiPriority w:val="99"/>
    <w:semiHidden/>
    <w:rsid w:val="0018232D"/>
    <w:rPr>
      <w:rFonts w:cs="Times New Roman"/>
    </w:rPr>
  </w:style>
  <w:style w:type="paragraph" w:customStyle="1" w:styleId="Standard1">
    <w:name w:val="Standard1"/>
    <w:basedOn w:val="dmcFlietext"/>
    <w:link w:val="StandardChar"/>
    <w:rsid w:val="0018232D"/>
    <w:pPr>
      <w:spacing w:line="360" w:lineRule="auto"/>
      <w:ind w:left="0"/>
    </w:pPr>
    <w:rPr>
      <w:rFonts w:ascii="Trebuchet MS" w:hAnsi="Trebuchet MS"/>
      <w:sz w:val="20"/>
      <w:szCs w:val="20"/>
    </w:rPr>
  </w:style>
  <w:style w:type="character" w:customStyle="1" w:styleId="dmcFlietextChar">
    <w:name w:val="dmc Fließtext Char"/>
    <w:link w:val="dmcFlietext"/>
    <w:locked/>
    <w:rsid w:val="0018232D"/>
    <w:rPr>
      <w:rFonts w:ascii="Calibri" w:eastAsia="Times New Roman" w:hAnsi="Calibri" w:cs="Times New Roman"/>
      <w:lang w:val="en-US"/>
    </w:rPr>
  </w:style>
  <w:style w:type="character" w:customStyle="1" w:styleId="StandardChar">
    <w:name w:val="Standard Char"/>
    <w:link w:val="Standard1"/>
    <w:locked/>
    <w:rsid w:val="0018232D"/>
    <w:rPr>
      <w:rFonts w:ascii="Trebuchet MS" w:eastAsia="Times New Roman" w:hAnsi="Trebuchet MS" w:cs="Times New Roman"/>
      <w:sz w:val="20"/>
      <w:szCs w:val="20"/>
      <w:lang w:val="en-US"/>
    </w:rPr>
  </w:style>
  <w:style w:type="paragraph" w:styleId="ab">
    <w:name w:val="Title"/>
    <w:basedOn w:val="a"/>
    <w:next w:val="a"/>
    <w:link w:val="ac"/>
    <w:uiPriority w:val="99"/>
    <w:qFormat/>
    <w:rsid w:val="0018232D"/>
    <w:pPr>
      <w:pBdr>
        <w:bottom w:val="single" w:sz="4" w:space="1" w:color="auto"/>
      </w:pBdr>
      <w:spacing w:line="240" w:lineRule="auto"/>
      <w:contextualSpacing/>
    </w:pPr>
    <w:rPr>
      <w:rFonts w:ascii="Cambria" w:hAnsi="Cambria"/>
      <w:spacing w:val="5"/>
      <w:sz w:val="52"/>
      <w:szCs w:val="52"/>
    </w:rPr>
  </w:style>
  <w:style w:type="character" w:customStyle="1" w:styleId="ac">
    <w:name w:val="Название Знак"/>
    <w:basedOn w:val="a0"/>
    <w:link w:val="ab"/>
    <w:uiPriority w:val="99"/>
    <w:rsid w:val="0018232D"/>
    <w:rPr>
      <w:rFonts w:ascii="Cambria" w:eastAsia="Times New Roman" w:hAnsi="Cambria" w:cs="Times New Roman"/>
      <w:spacing w:val="5"/>
      <w:sz w:val="52"/>
      <w:szCs w:val="52"/>
      <w:lang w:val="en-US"/>
    </w:rPr>
  </w:style>
  <w:style w:type="paragraph" w:styleId="ad">
    <w:name w:val="List Paragraph"/>
    <w:basedOn w:val="a"/>
    <w:uiPriority w:val="99"/>
    <w:qFormat/>
    <w:rsid w:val="0018232D"/>
    <w:pPr>
      <w:ind w:left="720"/>
      <w:contextualSpacing/>
    </w:pPr>
  </w:style>
  <w:style w:type="character" w:styleId="ae">
    <w:name w:val="Subtle Emphasis"/>
    <w:uiPriority w:val="99"/>
    <w:qFormat/>
    <w:rsid w:val="0018232D"/>
    <w:rPr>
      <w:i/>
    </w:rPr>
  </w:style>
  <w:style w:type="paragraph" w:styleId="af">
    <w:name w:val="TOC Heading"/>
    <w:basedOn w:val="1"/>
    <w:next w:val="a"/>
    <w:uiPriority w:val="39"/>
    <w:qFormat/>
    <w:rsid w:val="0018232D"/>
    <w:pPr>
      <w:outlineLvl w:val="9"/>
    </w:pPr>
  </w:style>
  <w:style w:type="paragraph" w:customStyle="1" w:styleId="Version">
    <w:name w:val="Version"/>
    <w:basedOn w:val="ab"/>
    <w:uiPriority w:val="99"/>
    <w:rsid w:val="0018232D"/>
    <w:pPr>
      <w:keepNext/>
      <w:pBdr>
        <w:bottom w:val="none" w:sz="0" w:space="0" w:color="auto"/>
      </w:pBdr>
      <w:spacing w:before="480" w:after="240"/>
      <w:jc w:val="right"/>
    </w:pPr>
    <w:rPr>
      <w:rFonts w:ascii="Arial Narrow" w:hAnsi="Arial Narrow"/>
      <w:b/>
      <w:i/>
      <w:iCs/>
      <w:sz w:val="24"/>
      <w:szCs w:val="20"/>
    </w:rPr>
  </w:style>
  <w:style w:type="character" w:customStyle="1" w:styleId="hps">
    <w:name w:val="hps"/>
    <w:uiPriority w:val="99"/>
    <w:rsid w:val="0018232D"/>
    <w:rPr>
      <w:rFonts w:cs="Times New Roman"/>
    </w:rPr>
  </w:style>
  <w:style w:type="paragraph" w:styleId="af0">
    <w:name w:val="Balloon Text"/>
    <w:basedOn w:val="a"/>
    <w:link w:val="af1"/>
    <w:uiPriority w:val="99"/>
    <w:semiHidden/>
    <w:unhideWhenUsed/>
    <w:rsid w:val="0018232D"/>
    <w:pPr>
      <w:spacing w:after="0" w:line="240" w:lineRule="auto"/>
    </w:pPr>
    <w:rPr>
      <w:rFonts w:ascii="Tahoma" w:hAnsi="Tahoma" w:cs="Tahoma"/>
      <w:sz w:val="16"/>
      <w:szCs w:val="16"/>
    </w:rPr>
  </w:style>
  <w:style w:type="character" w:customStyle="1" w:styleId="af1">
    <w:name w:val="Текст выноски Знак"/>
    <w:basedOn w:val="a0"/>
    <w:link w:val="af0"/>
    <w:uiPriority w:val="99"/>
    <w:semiHidden/>
    <w:rsid w:val="0018232D"/>
    <w:rPr>
      <w:rFonts w:ascii="Tahoma" w:eastAsia="Times New Roman" w:hAnsi="Tahoma" w:cs="Tahoma"/>
      <w:sz w:val="16"/>
      <w:szCs w:val="16"/>
      <w:lang w:val="en-US"/>
    </w:rPr>
  </w:style>
  <w:style w:type="paragraph" w:styleId="af2">
    <w:name w:val="Normal (Web)"/>
    <w:basedOn w:val="a"/>
    <w:uiPriority w:val="99"/>
    <w:semiHidden/>
    <w:unhideWhenUsed/>
    <w:rsid w:val="00844FFD"/>
    <w:pPr>
      <w:spacing w:before="100" w:beforeAutospacing="1" w:after="100" w:afterAutospacing="1" w:line="240" w:lineRule="auto"/>
    </w:pPr>
    <w:rPr>
      <w:rFonts w:ascii="Times New Roman" w:hAnsi="Times New Roman"/>
      <w:sz w:val="24"/>
      <w:szCs w:val="24"/>
      <w:lang w:val="ru-RU" w:eastAsia="ru-RU"/>
    </w:rPr>
  </w:style>
  <w:style w:type="paragraph" w:customStyle="1" w:styleId="western">
    <w:name w:val="western"/>
    <w:basedOn w:val="a"/>
    <w:rsid w:val="00844FFD"/>
    <w:pPr>
      <w:spacing w:before="100" w:beforeAutospacing="1" w:after="100" w:afterAutospacing="1" w:line="240" w:lineRule="auto"/>
    </w:pPr>
    <w:rPr>
      <w:rFonts w:ascii="Times New Roman" w:hAnsi="Times New Roman"/>
      <w:sz w:val="24"/>
      <w:szCs w:val="24"/>
      <w:lang w:val="ru-RU" w:eastAsia="ru-RU"/>
    </w:rPr>
  </w:style>
  <w:style w:type="paragraph" w:customStyle="1" w:styleId="12">
    <w:name w:val="Абзац списка1"/>
    <w:basedOn w:val="a"/>
    <w:rsid w:val="00084D14"/>
    <w:pPr>
      <w:ind w:left="720"/>
      <w:contextualSpacing/>
    </w:pPr>
    <w:rPr>
      <w:lang w:val="ru-RU" w:eastAsia="ru-RU"/>
    </w:rPr>
  </w:style>
  <w:style w:type="paragraph" w:customStyle="1" w:styleId="22">
    <w:name w:val="Абзац списка2"/>
    <w:basedOn w:val="a"/>
    <w:rsid w:val="00AB7D32"/>
    <w:pPr>
      <w:ind w:left="720"/>
      <w:contextualSpacing/>
    </w:pPr>
    <w:rPr>
      <w:lang w:val="ru-RU" w:eastAsia="ru-RU"/>
    </w:rPr>
  </w:style>
  <w:style w:type="character" w:customStyle="1" w:styleId="13">
    <w:name w:val="Слабое выделение1"/>
    <w:rsid w:val="006B0F5C"/>
    <w:rPr>
      <w:i/>
      <w:iCs w:val="0"/>
    </w:rPr>
  </w:style>
  <w:style w:type="table" w:customStyle="1" w:styleId="TableNormal1">
    <w:name w:val="Table Normal1"/>
    <w:semiHidden/>
    <w:rsid w:val="002946CA"/>
    <w:pPr>
      <w:spacing w:after="0" w:line="240" w:lineRule="auto"/>
    </w:pPr>
    <w:rPr>
      <w:rFonts w:ascii="Times New Roman" w:eastAsia="Times New Roman" w:hAnsi="Times New Roman" w:cs="Times New Roman"/>
      <w:sz w:val="20"/>
      <w:szCs w:val="20"/>
      <w:lang w:eastAsia="ru-RU"/>
    </w:rPr>
    <w:tblPr>
      <w:tblCellMar>
        <w:top w:w="0" w:type="dxa"/>
        <w:left w:w="108" w:type="dxa"/>
        <w:bottom w:w="0" w:type="dxa"/>
        <w:right w:w="108" w:type="dxa"/>
      </w:tblCellMar>
    </w:tblPr>
  </w:style>
  <w:style w:type="character" w:customStyle="1" w:styleId="apple-tab-span">
    <w:name w:val="apple-tab-span"/>
    <w:basedOn w:val="a0"/>
    <w:rsid w:val="005B0F67"/>
  </w:style>
  <w:style w:type="character" w:styleId="af3">
    <w:name w:val="annotation reference"/>
    <w:basedOn w:val="a0"/>
    <w:uiPriority w:val="99"/>
    <w:semiHidden/>
    <w:unhideWhenUsed/>
    <w:rsid w:val="00717829"/>
    <w:rPr>
      <w:sz w:val="16"/>
      <w:szCs w:val="16"/>
    </w:rPr>
  </w:style>
  <w:style w:type="paragraph" w:styleId="af4">
    <w:name w:val="annotation text"/>
    <w:basedOn w:val="a"/>
    <w:link w:val="af5"/>
    <w:uiPriority w:val="99"/>
    <w:unhideWhenUsed/>
    <w:rsid w:val="00717829"/>
    <w:pPr>
      <w:spacing w:line="240" w:lineRule="auto"/>
    </w:pPr>
    <w:rPr>
      <w:sz w:val="20"/>
      <w:szCs w:val="20"/>
    </w:rPr>
  </w:style>
  <w:style w:type="character" w:customStyle="1" w:styleId="af5">
    <w:name w:val="Текст примечания Знак"/>
    <w:basedOn w:val="a0"/>
    <w:link w:val="af4"/>
    <w:uiPriority w:val="99"/>
    <w:rsid w:val="00717829"/>
    <w:rPr>
      <w:rFonts w:ascii="Calibri" w:eastAsia="Times New Roman" w:hAnsi="Calibri" w:cs="Times New Roman"/>
      <w:sz w:val="20"/>
      <w:szCs w:val="20"/>
      <w:lang w:val="en-US"/>
    </w:rPr>
  </w:style>
  <w:style w:type="paragraph" w:styleId="af6">
    <w:name w:val="annotation subject"/>
    <w:basedOn w:val="af4"/>
    <w:next w:val="af4"/>
    <w:link w:val="af7"/>
    <w:uiPriority w:val="99"/>
    <w:semiHidden/>
    <w:unhideWhenUsed/>
    <w:rsid w:val="00717829"/>
    <w:rPr>
      <w:b/>
      <w:bCs/>
    </w:rPr>
  </w:style>
  <w:style w:type="character" w:customStyle="1" w:styleId="af7">
    <w:name w:val="Тема примечания Знак"/>
    <w:basedOn w:val="af5"/>
    <w:link w:val="af6"/>
    <w:uiPriority w:val="99"/>
    <w:semiHidden/>
    <w:rsid w:val="00717829"/>
    <w:rPr>
      <w:rFonts w:ascii="Calibri" w:eastAsia="Times New Roman" w:hAnsi="Calibri" w:cs="Times New Roman"/>
      <w:b/>
      <w:bCs/>
      <w:sz w:val="20"/>
      <w:szCs w:val="20"/>
      <w:lang w:val="en-US"/>
    </w:rPr>
  </w:style>
  <w:style w:type="character" w:customStyle="1" w:styleId="apple-converted-space">
    <w:name w:val="apple-converted-space"/>
    <w:basedOn w:val="a0"/>
    <w:rsid w:val="00E718CA"/>
  </w:style>
  <w:style w:type="character" w:customStyle="1" w:styleId="il">
    <w:name w:val="il"/>
    <w:basedOn w:val="a0"/>
    <w:rsid w:val="00E718CA"/>
  </w:style>
  <w:style w:type="character" w:styleId="af8">
    <w:name w:val="Emphasis"/>
    <w:basedOn w:val="a0"/>
    <w:uiPriority w:val="20"/>
    <w:qFormat/>
    <w:rsid w:val="00E718CA"/>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232D"/>
    <w:rPr>
      <w:rFonts w:ascii="Calibri" w:eastAsia="Times New Roman" w:hAnsi="Calibri" w:cs="Times New Roman"/>
      <w:lang w:val="en-US"/>
    </w:rPr>
  </w:style>
  <w:style w:type="paragraph" w:styleId="Heading1">
    <w:name w:val="heading 1"/>
    <w:basedOn w:val="Normal"/>
    <w:next w:val="Normal"/>
    <w:link w:val="Heading1Char"/>
    <w:uiPriority w:val="99"/>
    <w:qFormat/>
    <w:rsid w:val="0018232D"/>
    <w:pPr>
      <w:numPr>
        <w:numId w:val="2"/>
      </w:numPr>
      <w:pBdr>
        <w:top w:val="dotted" w:sz="4" w:space="3" w:color="auto"/>
        <w:left w:val="dotted" w:sz="4" w:space="4" w:color="auto"/>
        <w:bottom w:val="dotted" w:sz="4" w:space="2" w:color="auto"/>
        <w:right w:val="dotted" w:sz="4" w:space="4" w:color="auto"/>
      </w:pBdr>
      <w:shd w:val="clear" w:color="auto" w:fill="F2F2F2"/>
      <w:spacing w:before="480" w:after="0"/>
      <w:contextualSpacing/>
      <w:outlineLvl w:val="0"/>
    </w:pPr>
    <w:rPr>
      <w:rFonts w:ascii="Cambria" w:hAnsi="Cambria"/>
      <w:b/>
      <w:bCs/>
      <w:color w:val="365F91"/>
      <w:sz w:val="24"/>
      <w:szCs w:val="24"/>
    </w:rPr>
  </w:style>
  <w:style w:type="paragraph" w:styleId="Heading2">
    <w:name w:val="heading 2"/>
    <w:basedOn w:val="Normal"/>
    <w:next w:val="Normal"/>
    <w:link w:val="Heading2Char"/>
    <w:uiPriority w:val="99"/>
    <w:qFormat/>
    <w:rsid w:val="0018232D"/>
    <w:pPr>
      <w:numPr>
        <w:ilvl w:val="1"/>
        <w:numId w:val="2"/>
      </w:numPr>
      <w:pBdr>
        <w:bottom w:val="single" w:sz="4" w:space="1" w:color="auto"/>
      </w:pBdr>
      <w:spacing w:before="200" w:after="0"/>
      <w:outlineLvl w:val="1"/>
    </w:pPr>
    <w:rPr>
      <w:rFonts w:ascii="Tw Cen MT Condensed" w:hAnsi="Tw Cen MT Condensed"/>
      <w:b/>
      <w:bCs/>
      <w:color w:val="000000"/>
      <w:sz w:val="28"/>
      <w:szCs w:val="28"/>
    </w:rPr>
  </w:style>
  <w:style w:type="paragraph" w:styleId="Heading3">
    <w:name w:val="heading 3"/>
    <w:basedOn w:val="Normal"/>
    <w:next w:val="Normal"/>
    <w:link w:val="Heading3Char"/>
    <w:uiPriority w:val="99"/>
    <w:qFormat/>
    <w:rsid w:val="0018232D"/>
    <w:pPr>
      <w:numPr>
        <w:ilvl w:val="2"/>
        <w:numId w:val="2"/>
      </w:numPr>
      <w:pBdr>
        <w:bottom w:val="dotted" w:sz="4" w:space="1" w:color="auto"/>
      </w:pBdr>
      <w:spacing w:before="200" w:after="0" w:line="271" w:lineRule="auto"/>
      <w:outlineLvl w:val="2"/>
    </w:pPr>
    <w:rPr>
      <w:rFonts w:ascii="Trebuchet MS" w:hAnsi="Trebuchet MS"/>
      <w:b/>
      <w:bCs/>
      <w:i/>
      <w:color w:val="59595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18232D"/>
    <w:rPr>
      <w:rFonts w:ascii="Cambria" w:eastAsia="Times New Roman" w:hAnsi="Cambria" w:cs="Times New Roman"/>
      <w:b/>
      <w:bCs/>
      <w:color w:val="365F91"/>
      <w:sz w:val="24"/>
      <w:szCs w:val="24"/>
      <w:shd w:val="clear" w:color="auto" w:fill="F2F2F2"/>
      <w:lang w:val="en-US"/>
    </w:rPr>
  </w:style>
  <w:style w:type="character" w:customStyle="1" w:styleId="Heading2Char">
    <w:name w:val="Heading 2 Char"/>
    <w:basedOn w:val="DefaultParagraphFont"/>
    <w:link w:val="Heading2"/>
    <w:uiPriority w:val="99"/>
    <w:rsid w:val="0018232D"/>
    <w:rPr>
      <w:rFonts w:ascii="Tw Cen MT Condensed" w:eastAsia="Times New Roman" w:hAnsi="Tw Cen MT Condensed" w:cs="Times New Roman"/>
      <w:b/>
      <w:bCs/>
      <w:color w:val="000000"/>
      <w:sz w:val="28"/>
      <w:szCs w:val="28"/>
      <w:lang w:val="en-US"/>
    </w:rPr>
  </w:style>
  <w:style w:type="character" w:customStyle="1" w:styleId="Heading3Char">
    <w:name w:val="Heading 3 Char"/>
    <w:basedOn w:val="DefaultParagraphFont"/>
    <w:link w:val="Heading3"/>
    <w:uiPriority w:val="99"/>
    <w:rsid w:val="0018232D"/>
    <w:rPr>
      <w:rFonts w:ascii="Trebuchet MS" w:eastAsia="Times New Roman" w:hAnsi="Trebuchet MS" w:cs="Times New Roman"/>
      <w:b/>
      <w:bCs/>
      <w:i/>
      <w:color w:val="595959"/>
      <w:sz w:val="20"/>
      <w:szCs w:val="20"/>
      <w:lang w:val="en-US"/>
    </w:rPr>
  </w:style>
  <w:style w:type="paragraph" w:styleId="Header">
    <w:name w:val="header"/>
    <w:basedOn w:val="Normal"/>
    <w:link w:val="HeaderChar"/>
    <w:uiPriority w:val="99"/>
    <w:semiHidden/>
    <w:rsid w:val="0018232D"/>
    <w:pPr>
      <w:tabs>
        <w:tab w:val="center" w:pos="4536"/>
        <w:tab w:val="right" w:pos="9072"/>
      </w:tabs>
    </w:pPr>
  </w:style>
  <w:style w:type="character" w:customStyle="1" w:styleId="HeaderChar">
    <w:name w:val="Header Char"/>
    <w:basedOn w:val="DefaultParagraphFont"/>
    <w:link w:val="Header"/>
    <w:uiPriority w:val="99"/>
    <w:semiHidden/>
    <w:rsid w:val="0018232D"/>
    <w:rPr>
      <w:rFonts w:ascii="Calibri" w:eastAsia="Times New Roman" w:hAnsi="Calibri" w:cs="Times New Roman"/>
      <w:lang w:val="en-US"/>
    </w:rPr>
  </w:style>
  <w:style w:type="paragraph" w:customStyle="1" w:styleId="dmcFlietext">
    <w:name w:val="dmc Fließtext"/>
    <w:basedOn w:val="Normal"/>
    <w:link w:val="dmcFlietextChar"/>
    <w:rsid w:val="0018232D"/>
    <w:pPr>
      <w:spacing w:after="120"/>
      <w:ind w:left="851"/>
    </w:pPr>
  </w:style>
  <w:style w:type="paragraph" w:styleId="Footer">
    <w:name w:val="footer"/>
    <w:basedOn w:val="Normal"/>
    <w:link w:val="FooterChar"/>
    <w:uiPriority w:val="99"/>
    <w:semiHidden/>
    <w:rsid w:val="0018232D"/>
    <w:pPr>
      <w:tabs>
        <w:tab w:val="center" w:pos="4536"/>
        <w:tab w:val="right" w:pos="9072"/>
      </w:tabs>
    </w:pPr>
    <w:rPr>
      <w:sz w:val="14"/>
    </w:rPr>
  </w:style>
  <w:style w:type="character" w:customStyle="1" w:styleId="FooterChar">
    <w:name w:val="Footer Char"/>
    <w:basedOn w:val="DefaultParagraphFont"/>
    <w:link w:val="Footer"/>
    <w:uiPriority w:val="99"/>
    <w:semiHidden/>
    <w:rsid w:val="0018232D"/>
    <w:rPr>
      <w:rFonts w:ascii="Calibri" w:eastAsia="Times New Roman" w:hAnsi="Calibri" w:cs="Times New Roman"/>
      <w:sz w:val="14"/>
      <w:lang w:val="en-US"/>
    </w:rPr>
  </w:style>
  <w:style w:type="paragraph" w:customStyle="1" w:styleId="dmcNummerierung">
    <w:name w:val="dmc Nummerierung"/>
    <w:basedOn w:val="dmcAufzhlung"/>
    <w:uiPriority w:val="99"/>
    <w:rsid w:val="0018232D"/>
    <w:pPr>
      <w:tabs>
        <w:tab w:val="num" w:pos="1208"/>
      </w:tabs>
      <w:ind w:left="1208" w:hanging="358"/>
    </w:pPr>
  </w:style>
  <w:style w:type="paragraph" w:customStyle="1" w:styleId="dmcAufzhlung">
    <w:name w:val="dmc Aufzählung"/>
    <w:basedOn w:val="dmcFlietext"/>
    <w:uiPriority w:val="99"/>
    <w:rsid w:val="0018232D"/>
    <w:pPr>
      <w:numPr>
        <w:numId w:val="1"/>
      </w:numPr>
      <w:tabs>
        <w:tab w:val="clear" w:pos="1494"/>
        <w:tab w:val="num" w:pos="360"/>
      </w:tabs>
      <w:ind w:left="851" w:firstLine="0"/>
    </w:pPr>
  </w:style>
  <w:style w:type="paragraph" w:styleId="TOC1">
    <w:name w:val="toc 1"/>
    <w:basedOn w:val="dmcFlietext"/>
    <w:next w:val="Normal"/>
    <w:autoRedefine/>
    <w:uiPriority w:val="39"/>
    <w:rsid w:val="0018232D"/>
    <w:pPr>
      <w:tabs>
        <w:tab w:val="left" w:pos="1702"/>
        <w:tab w:val="right" w:leader="dot" w:pos="9630"/>
      </w:tabs>
      <w:spacing w:before="120" w:after="0"/>
      <w:ind w:left="1702" w:hanging="851"/>
    </w:pPr>
    <w:rPr>
      <w:noProof/>
    </w:rPr>
  </w:style>
  <w:style w:type="character" w:styleId="Hyperlink">
    <w:name w:val="Hyperlink"/>
    <w:uiPriority w:val="99"/>
    <w:rsid w:val="0018232D"/>
    <w:rPr>
      <w:rFonts w:cs="Times New Roman"/>
      <w:color w:val="0000FF"/>
      <w:u w:val="single"/>
    </w:rPr>
  </w:style>
  <w:style w:type="paragraph" w:styleId="BodyText">
    <w:name w:val="Body Text"/>
    <w:basedOn w:val="Normal"/>
    <w:link w:val="BodyTextChar"/>
    <w:uiPriority w:val="99"/>
    <w:semiHidden/>
    <w:rsid w:val="0018232D"/>
    <w:pPr>
      <w:spacing w:line="240" w:lineRule="auto"/>
      <w:jc w:val="both"/>
    </w:pPr>
    <w:rPr>
      <w:rFonts w:ascii="Times New Roman" w:hAnsi="Times New Roman"/>
    </w:rPr>
  </w:style>
  <w:style w:type="character" w:customStyle="1" w:styleId="BodyTextChar">
    <w:name w:val="Body Text Char"/>
    <w:basedOn w:val="DefaultParagraphFont"/>
    <w:link w:val="BodyText"/>
    <w:uiPriority w:val="99"/>
    <w:semiHidden/>
    <w:rsid w:val="0018232D"/>
    <w:rPr>
      <w:rFonts w:ascii="Times New Roman" w:eastAsia="Times New Roman" w:hAnsi="Times New Roman" w:cs="Times New Roman"/>
      <w:lang w:val="en-US"/>
    </w:rPr>
  </w:style>
  <w:style w:type="paragraph" w:styleId="TOC2">
    <w:name w:val="toc 2"/>
    <w:basedOn w:val="TOC1"/>
    <w:next w:val="Normal"/>
    <w:uiPriority w:val="39"/>
    <w:rsid w:val="0018232D"/>
    <w:pPr>
      <w:spacing w:before="0"/>
    </w:pPr>
  </w:style>
  <w:style w:type="character" w:styleId="PageNumber">
    <w:name w:val="page number"/>
    <w:uiPriority w:val="99"/>
    <w:semiHidden/>
    <w:rsid w:val="0018232D"/>
    <w:rPr>
      <w:rFonts w:cs="Times New Roman"/>
    </w:rPr>
  </w:style>
  <w:style w:type="paragraph" w:customStyle="1" w:styleId="Standard1">
    <w:name w:val="Standard1"/>
    <w:basedOn w:val="dmcFlietext"/>
    <w:link w:val="StandardChar"/>
    <w:rsid w:val="0018232D"/>
    <w:pPr>
      <w:spacing w:line="360" w:lineRule="auto"/>
      <w:ind w:left="0"/>
    </w:pPr>
    <w:rPr>
      <w:rFonts w:ascii="Trebuchet MS" w:hAnsi="Trebuchet MS"/>
      <w:sz w:val="20"/>
      <w:szCs w:val="20"/>
    </w:rPr>
  </w:style>
  <w:style w:type="character" w:customStyle="1" w:styleId="dmcFlietextChar">
    <w:name w:val="dmc Fließtext Char"/>
    <w:link w:val="dmcFlietext"/>
    <w:locked/>
    <w:rsid w:val="0018232D"/>
    <w:rPr>
      <w:rFonts w:ascii="Calibri" w:eastAsia="Times New Roman" w:hAnsi="Calibri" w:cs="Times New Roman"/>
      <w:lang w:val="en-US"/>
    </w:rPr>
  </w:style>
  <w:style w:type="character" w:customStyle="1" w:styleId="StandardChar">
    <w:name w:val="Standard Char"/>
    <w:link w:val="Standard1"/>
    <w:locked/>
    <w:rsid w:val="0018232D"/>
    <w:rPr>
      <w:rFonts w:ascii="Trebuchet MS" w:eastAsia="Times New Roman" w:hAnsi="Trebuchet MS" w:cs="Times New Roman"/>
      <w:sz w:val="20"/>
      <w:szCs w:val="20"/>
      <w:lang w:val="en-US"/>
    </w:rPr>
  </w:style>
  <w:style w:type="paragraph" w:styleId="Title">
    <w:name w:val="Title"/>
    <w:basedOn w:val="Normal"/>
    <w:next w:val="Normal"/>
    <w:link w:val="TitleChar"/>
    <w:uiPriority w:val="99"/>
    <w:qFormat/>
    <w:rsid w:val="0018232D"/>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basedOn w:val="DefaultParagraphFont"/>
    <w:link w:val="Title"/>
    <w:uiPriority w:val="99"/>
    <w:rsid w:val="0018232D"/>
    <w:rPr>
      <w:rFonts w:ascii="Cambria" w:eastAsia="Times New Roman" w:hAnsi="Cambria" w:cs="Times New Roman"/>
      <w:spacing w:val="5"/>
      <w:sz w:val="52"/>
      <w:szCs w:val="52"/>
      <w:lang w:val="en-US"/>
    </w:rPr>
  </w:style>
  <w:style w:type="paragraph" w:styleId="ListParagraph">
    <w:name w:val="List Paragraph"/>
    <w:basedOn w:val="Normal"/>
    <w:uiPriority w:val="99"/>
    <w:qFormat/>
    <w:rsid w:val="0018232D"/>
    <w:pPr>
      <w:ind w:left="720"/>
      <w:contextualSpacing/>
    </w:pPr>
  </w:style>
  <w:style w:type="character" w:styleId="SubtleEmphasis">
    <w:name w:val="Subtle Emphasis"/>
    <w:uiPriority w:val="99"/>
    <w:qFormat/>
    <w:rsid w:val="0018232D"/>
    <w:rPr>
      <w:i/>
    </w:rPr>
  </w:style>
  <w:style w:type="paragraph" w:styleId="TOCHeading">
    <w:name w:val="TOC Heading"/>
    <w:basedOn w:val="Heading1"/>
    <w:next w:val="Normal"/>
    <w:uiPriority w:val="39"/>
    <w:qFormat/>
    <w:rsid w:val="0018232D"/>
    <w:pPr>
      <w:outlineLvl w:val="9"/>
    </w:pPr>
  </w:style>
  <w:style w:type="paragraph" w:customStyle="1" w:styleId="Version">
    <w:name w:val="Version"/>
    <w:basedOn w:val="Title"/>
    <w:uiPriority w:val="99"/>
    <w:rsid w:val="0018232D"/>
    <w:pPr>
      <w:keepNext/>
      <w:pBdr>
        <w:bottom w:val="none" w:sz="0" w:space="0" w:color="auto"/>
      </w:pBdr>
      <w:spacing w:before="480" w:after="240"/>
      <w:jc w:val="right"/>
    </w:pPr>
    <w:rPr>
      <w:rFonts w:ascii="Arial Narrow" w:hAnsi="Arial Narrow"/>
      <w:b/>
      <w:i/>
      <w:iCs/>
      <w:sz w:val="24"/>
      <w:szCs w:val="20"/>
    </w:rPr>
  </w:style>
  <w:style w:type="character" w:customStyle="1" w:styleId="hps">
    <w:name w:val="hps"/>
    <w:uiPriority w:val="99"/>
    <w:rsid w:val="0018232D"/>
    <w:rPr>
      <w:rFonts w:cs="Times New Roman"/>
    </w:rPr>
  </w:style>
  <w:style w:type="paragraph" w:styleId="BalloonText">
    <w:name w:val="Balloon Text"/>
    <w:basedOn w:val="Normal"/>
    <w:link w:val="BalloonTextChar"/>
    <w:uiPriority w:val="99"/>
    <w:semiHidden/>
    <w:unhideWhenUsed/>
    <w:rsid w:val="001823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232D"/>
    <w:rPr>
      <w:rFonts w:ascii="Tahoma" w:eastAsia="Times New Roman" w:hAnsi="Tahoma" w:cs="Tahoma"/>
      <w:sz w:val="16"/>
      <w:szCs w:val="16"/>
      <w:lang w:val="en-US"/>
    </w:rPr>
  </w:style>
  <w:style w:type="paragraph" w:styleId="NormalWeb">
    <w:name w:val="Normal (Web)"/>
    <w:basedOn w:val="Normal"/>
    <w:uiPriority w:val="99"/>
    <w:semiHidden/>
    <w:unhideWhenUsed/>
    <w:rsid w:val="00844FFD"/>
    <w:pPr>
      <w:spacing w:before="100" w:beforeAutospacing="1" w:after="100" w:afterAutospacing="1" w:line="240" w:lineRule="auto"/>
    </w:pPr>
    <w:rPr>
      <w:rFonts w:ascii="Times New Roman" w:hAnsi="Times New Roman"/>
      <w:sz w:val="24"/>
      <w:szCs w:val="24"/>
      <w:lang w:val="ru-RU" w:eastAsia="ru-RU"/>
    </w:rPr>
  </w:style>
  <w:style w:type="paragraph" w:customStyle="1" w:styleId="western">
    <w:name w:val="western"/>
    <w:basedOn w:val="Normal"/>
    <w:rsid w:val="00844FFD"/>
    <w:pPr>
      <w:spacing w:before="100" w:beforeAutospacing="1" w:after="100" w:afterAutospacing="1" w:line="240" w:lineRule="auto"/>
    </w:pPr>
    <w:rPr>
      <w:rFonts w:ascii="Times New Roman" w:hAnsi="Times New Roman"/>
      <w:sz w:val="24"/>
      <w:szCs w:val="24"/>
      <w:lang w:val="ru-RU" w:eastAsia="ru-RU"/>
    </w:rPr>
  </w:style>
  <w:style w:type="paragraph" w:customStyle="1" w:styleId="1">
    <w:name w:val="Абзац списка1"/>
    <w:basedOn w:val="Normal"/>
    <w:rsid w:val="00084D14"/>
    <w:pPr>
      <w:ind w:left="720"/>
      <w:contextualSpacing/>
    </w:pPr>
    <w:rPr>
      <w:lang w:val="ru-RU" w:eastAsia="ru-RU"/>
    </w:rPr>
  </w:style>
  <w:style w:type="paragraph" w:customStyle="1" w:styleId="2">
    <w:name w:val="Абзац списка2"/>
    <w:basedOn w:val="Normal"/>
    <w:rsid w:val="00AB7D32"/>
    <w:pPr>
      <w:ind w:left="720"/>
      <w:contextualSpacing/>
    </w:pPr>
    <w:rPr>
      <w:lang w:val="ru-RU" w:eastAsia="ru-RU"/>
    </w:rPr>
  </w:style>
  <w:style w:type="character" w:customStyle="1" w:styleId="10">
    <w:name w:val="Слабое выделение1"/>
    <w:rsid w:val="006B0F5C"/>
    <w:rPr>
      <w:i/>
      <w:iCs w:val="0"/>
    </w:rPr>
  </w:style>
  <w:style w:type="table" w:customStyle="1" w:styleId="TableNormal1">
    <w:name w:val="Table Normal1"/>
    <w:semiHidden/>
    <w:rsid w:val="002946CA"/>
    <w:pPr>
      <w:spacing w:after="0" w:line="240" w:lineRule="auto"/>
    </w:pPr>
    <w:rPr>
      <w:rFonts w:ascii="Times New Roman" w:eastAsia="Times New Roman" w:hAnsi="Times New Roman" w:cs="Times New Roman"/>
      <w:sz w:val="20"/>
      <w:szCs w:val="20"/>
      <w:lang w:eastAsia="ru-RU"/>
    </w:rPr>
    <w:tblPr>
      <w:tblCellMar>
        <w:top w:w="0" w:type="dxa"/>
        <w:left w:w="108" w:type="dxa"/>
        <w:bottom w:w="0" w:type="dxa"/>
        <w:right w:w="108" w:type="dxa"/>
      </w:tblCellMar>
    </w:tblPr>
  </w:style>
  <w:style w:type="character" w:customStyle="1" w:styleId="apple-tab-span">
    <w:name w:val="apple-tab-span"/>
    <w:basedOn w:val="DefaultParagraphFont"/>
    <w:rsid w:val="005B0F67"/>
  </w:style>
  <w:style w:type="character" w:styleId="CommentReference">
    <w:name w:val="annotation reference"/>
    <w:basedOn w:val="DefaultParagraphFont"/>
    <w:uiPriority w:val="99"/>
    <w:semiHidden/>
    <w:unhideWhenUsed/>
    <w:rsid w:val="00717829"/>
    <w:rPr>
      <w:sz w:val="16"/>
      <w:szCs w:val="16"/>
    </w:rPr>
  </w:style>
  <w:style w:type="paragraph" w:styleId="CommentText">
    <w:name w:val="annotation text"/>
    <w:basedOn w:val="Normal"/>
    <w:link w:val="CommentTextChar"/>
    <w:uiPriority w:val="99"/>
    <w:semiHidden/>
    <w:unhideWhenUsed/>
    <w:rsid w:val="00717829"/>
    <w:pPr>
      <w:spacing w:line="240" w:lineRule="auto"/>
    </w:pPr>
    <w:rPr>
      <w:sz w:val="20"/>
      <w:szCs w:val="20"/>
    </w:rPr>
  </w:style>
  <w:style w:type="character" w:customStyle="1" w:styleId="CommentTextChar">
    <w:name w:val="Comment Text Char"/>
    <w:basedOn w:val="DefaultParagraphFont"/>
    <w:link w:val="CommentText"/>
    <w:uiPriority w:val="99"/>
    <w:semiHidden/>
    <w:rsid w:val="00717829"/>
    <w:rPr>
      <w:rFonts w:ascii="Calibri" w:eastAsia="Times New Roman"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17829"/>
    <w:rPr>
      <w:b/>
      <w:bCs/>
    </w:rPr>
  </w:style>
  <w:style w:type="character" w:customStyle="1" w:styleId="CommentSubjectChar">
    <w:name w:val="Comment Subject Char"/>
    <w:basedOn w:val="CommentTextChar"/>
    <w:link w:val="CommentSubject"/>
    <w:uiPriority w:val="99"/>
    <w:semiHidden/>
    <w:rsid w:val="00717829"/>
    <w:rPr>
      <w:rFonts w:ascii="Calibri" w:eastAsia="Times New Roman" w:hAnsi="Calibri" w:cs="Times New Roman"/>
      <w:b/>
      <w:bCs/>
      <w:sz w:val="20"/>
      <w:szCs w:val="20"/>
      <w:lang w:val="en-US"/>
    </w:rPr>
  </w:style>
</w:styles>
</file>

<file path=word/webSettings.xml><?xml version="1.0" encoding="utf-8"?>
<w:webSettings xmlns:r="http://schemas.openxmlformats.org/officeDocument/2006/relationships" xmlns:w="http://schemas.openxmlformats.org/wordprocessingml/2006/main">
  <w:divs>
    <w:div w:id="17900589">
      <w:bodyDiv w:val="1"/>
      <w:marLeft w:val="0"/>
      <w:marRight w:val="0"/>
      <w:marTop w:val="0"/>
      <w:marBottom w:val="0"/>
      <w:divBdr>
        <w:top w:val="none" w:sz="0" w:space="0" w:color="auto"/>
        <w:left w:val="none" w:sz="0" w:space="0" w:color="auto"/>
        <w:bottom w:val="none" w:sz="0" w:space="0" w:color="auto"/>
        <w:right w:val="none" w:sz="0" w:space="0" w:color="auto"/>
      </w:divBdr>
    </w:div>
    <w:div w:id="32654437">
      <w:bodyDiv w:val="1"/>
      <w:marLeft w:val="0"/>
      <w:marRight w:val="0"/>
      <w:marTop w:val="0"/>
      <w:marBottom w:val="0"/>
      <w:divBdr>
        <w:top w:val="none" w:sz="0" w:space="0" w:color="auto"/>
        <w:left w:val="none" w:sz="0" w:space="0" w:color="auto"/>
        <w:bottom w:val="none" w:sz="0" w:space="0" w:color="auto"/>
        <w:right w:val="none" w:sz="0" w:space="0" w:color="auto"/>
      </w:divBdr>
    </w:div>
    <w:div w:id="102068447">
      <w:bodyDiv w:val="1"/>
      <w:marLeft w:val="0"/>
      <w:marRight w:val="0"/>
      <w:marTop w:val="0"/>
      <w:marBottom w:val="0"/>
      <w:divBdr>
        <w:top w:val="none" w:sz="0" w:space="0" w:color="auto"/>
        <w:left w:val="none" w:sz="0" w:space="0" w:color="auto"/>
        <w:bottom w:val="none" w:sz="0" w:space="0" w:color="auto"/>
        <w:right w:val="none" w:sz="0" w:space="0" w:color="auto"/>
      </w:divBdr>
    </w:div>
    <w:div w:id="346836405">
      <w:bodyDiv w:val="1"/>
      <w:marLeft w:val="0"/>
      <w:marRight w:val="0"/>
      <w:marTop w:val="0"/>
      <w:marBottom w:val="0"/>
      <w:divBdr>
        <w:top w:val="none" w:sz="0" w:space="0" w:color="auto"/>
        <w:left w:val="none" w:sz="0" w:space="0" w:color="auto"/>
        <w:bottom w:val="none" w:sz="0" w:space="0" w:color="auto"/>
        <w:right w:val="none" w:sz="0" w:space="0" w:color="auto"/>
      </w:divBdr>
    </w:div>
    <w:div w:id="356272036">
      <w:bodyDiv w:val="1"/>
      <w:marLeft w:val="0"/>
      <w:marRight w:val="0"/>
      <w:marTop w:val="0"/>
      <w:marBottom w:val="0"/>
      <w:divBdr>
        <w:top w:val="none" w:sz="0" w:space="0" w:color="auto"/>
        <w:left w:val="none" w:sz="0" w:space="0" w:color="auto"/>
        <w:bottom w:val="none" w:sz="0" w:space="0" w:color="auto"/>
        <w:right w:val="none" w:sz="0" w:space="0" w:color="auto"/>
      </w:divBdr>
    </w:div>
    <w:div w:id="379865414">
      <w:bodyDiv w:val="1"/>
      <w:marLeft w:val="0"/>
      <w:marRight w:val="0"/>
      <w:marTop w:val="0"/>
      <w:marBottom w:val="0"/>
      <w:divBdr>
        <w:top w:val="none" w:sz="0" w:space="0" w:color="auto"/>
        <w:left w:val="none" w:sz="0" w:space="0" w:color="auto"/>
        <w:bottom w:val="none" w:sz="0" w:space="0" w:color="auto"/>
        <w:right w:val="none" w:sz="0" w:space="0" w:color="auto"/>
      </w:divBdr>
    </w:div>
    <w:div w:id="494496249">
      <w:bodyDiv w:val="1"/>
      <w:marLeft w:val="0"/>
      <w:marRight w:val="0"/>
      <w:marTop w:val="0"/>
      <w:marBottom w:val="0"/>
      <w:divBdr>
        <w:top w:val="none" w:sz="0" w:space="0" w:color="auto"/>
        <w:left w:val="none" w:sz="0" w:space="0" w:color="auto"/>
        <w:bottom w:val="none" w:sz="0" w:space="0" w:color="auto"/>
        <w:right w:val="none" w:sz="0" w:space="0" w:color="auto"/>
      </w:divBdr>
    </w:div>
    <w:div w:id="552811828">
      <w:bodyDiv w:val="1"/>
      <w:marLeft w:val="0"/>
      <w:marRight w:val="0"/>
      <w:marTop w:val="0"/>
      <w:marBottom w:val="0"/>
      <w:divBdr>
        <w:top w:val="none" w:sz="0" w:space="0" w:color="auto"/>
        <w:left w:val="none" w:sz="0" w:space="0" w:color="auto"/>
        <w:bottom w:val="none" w:sz="0" w:space="0" w:color="auto"/>
        <w:right w:val="none" w:sz="0" w:space="0" w:color="auto"/>
      </w:divBdr>
    </w:div>
    <w:div w:id="574896184">
      <w:bodyDiv w:val="1"/>
      <w:marLeft w:val="0"/>
      <w:marRight w:val="0"/>
      <w:marTop w:val="0"/>
      <w:marBottom w:val="0"/>
      <w:divBdr>
        <w:top w:val="none" w:sz="0" w:space="0" w:color="auto"/>
        <w:left w:val="none" w:sz="0" w:space="0" w:color="auto"/>
        <w:bottom w:val="none" w:sz="0" w:space="0" w:color="auto"/>
        <w:right w:val="none" w:sz="0" w:space="0" w:color="auto"/>
      </w:divBdr>
    </w:div>
    <w:div w:id="636031685">
      <w:bodyDiv w:val="1"/>
      <w:marLeft w:val="0"/>
      <w:marRight w:val="0"/>
      <w:marTop w:val="0"/>
      <w:marBottom w:val="0"/>
      <w:divBdr>
        <w:top w:val="none" w:sz="0" w:space="0" w:color="auto"/>
        <w:left w:val="none" w:sz="0" w:space="0" w:color="auto"/>
        <w:bottom w:val="none" w:sz="0" w:space="0" w:color="auto"/>
        <w:right w:val="none" w:sz="0" w:space="0" w:color="auto"/>
      </w:divBdr>
    </w:div>
    <w:div w:id="670723698">
      <w:bodyDiv w:val="1"/>
      <w:marLeft w:val="0"/>
      <w:marRight w:val="0"/>
      <w:marTop w:val="0"/>
      <w:marBottom w:val="0"/>
      <w:divBdr>
        <w:top w:val="none" w:sz="0" w:space="0" w:color="auto"/>
        <w:left w:val="none" w:sz="0" w:space="0" w:color="auto"/>
        <w:bottom w:val="none" w:sz="0" w:space="0" w:color="auto"/>
        <w:right w:val="none" w:sz="0" w:space="0" w:color="auto"/>
      </w:divBdr>
    </w:div>
    <w:div w:id="705108839">
      <w:bodyDiv w:val="1"/>
      <w:marLeft w:val="0"/>
      <w:marRight w:val="0"/>
      <w:marTop w:val="0"/>
      <w:marBottom w:val="0"/>
      <w:divBdr>
        <w:top w:val="none" w:sz="0" w:space="0" w:color="auto"/>
        <w:left w:val="none" w:sz="0" w:space="0" w:color="auto"/>
        <w:bottom w:val="none" w:sz="0" w:space="0" w:color="auto"/>
        <w:right w:val="none" w:sz="0" w:space="0" w:color="auto"/>
      </w:divBdr>
    </w:div>
    <w:div w:id="917862146">
      <w:bodyDiv w:val="1"/>
      <w:marLeft w:val="0"/>
      <w:marRight w:val="0"/>
      <w:marTop w:val="0"/>
      <w:marBottom w:val="0"/>
      <w:divBdr>
        <w:top w:val="none" w:sz="0" w:space="0" w:color="auto"/>
        <w:left w:val="none" w:sz="0" w:space="0" w:color="auto"/>
        <w:bottom w:val="none" w:sz="0" w:space="0" w:color="auto"/>
        <w:right w:val="none" w:sz="0" w:space="0" w:color="auto"/>
      </w:divBdr>
    </w:div>
    <w:div w:id="971714005">
      <w:bodyDiv w:val="1"/>
      <w:marLeft w:val="0"/>
      <w:marRight w:val="0"/>
      <w:marTop w:val="0"/>
      <w:marBottom w:val="0"/>
      <w:divBdr>
        <w:top w:val="none" w:sz="0" w:space="0" w:color="auto"/>
        <w:left w:val="none" w:sz="0" w:space="0" w:color="auto"/>
        <w:bottom w:val="none" w:sz="0" w:space="0" w:color="auto"/>
        <w:right w:val="none" w:sz="0" w:space="0" w:color="auto"/>
      </w:divBdr>
    </w:div>
    <w:div w:id="986779896">
      <w:bodyDiv w:val="1"/>
      <w:marLeft w:val="0"/>
      <w:marRight w:val="0"/>
      <w:marTop w:val="0"/>
      <w:marBottom w:val="0"/>
      <w:divBdr>
        <w:top w:val="none" w:sz="0" w:space="0" w:color="auto"/>
        <w:left w:val="none" w:sz="0" w:space="0" w:color="auto"/>
        <w:bottom w:val="none" w:sz="0" w:space="0" w:color="auto"/>
        <w:right w:val="none" w:sz="0" w:space="0" w:color="auto"/>
      </w:divBdr>
    </w:div>
    <w:div w:id="1034767421">
      <w:bodyDiv w:val="1"/>
      <w:marLeft w:val="0"/>
      <w:marRight w:val="0"/>
      <w:marTop w:val="0"/>
      <w:marBottom w:val="0"/>
      <w:divBdr>
        <w:top w:val="none" w:sz="0" w:space="0" w:color="auto"/>
        <w:left w:val="none" w:sz="0" w:space="0" w:color="auto"/>
        <w:bottom w:val="none" w:sz="0" w:space="0" w:color="auto"/>
        <w:right w:val="none" w:sz="0" w:space="0" w:color="auto"/>
      </w:divBdr>
    </w:div>
    <w:div w:id="1067385799">
      <w:bodyDiv w:val="1"/>
      <w:marLeft w:val="0"/>
      <w:marRight w:val="0"/>
      <w:marTop w:val="0"/>
      <w:marBottom w:val="0"/>
      <w:divBdr>
        <w:top w:val="none" w:sz="0" w:space="0" w:color="auto"/>
        <w:left w:val="none" w:sz="0" w:space="0" w:color="auto"/>
        <w:bottom w:val="none" w:sz="0" w:space="0" w:color="auto"/>
        <w:right w:val="none" w:sz="0" w:space="0" w:color="auto"/>
      </w:divBdr>
      <w:divsChild>
        <w:div w:id="202597186">
          <w:marLeft w:val="0"/>
          <w:marRight w:val="0"/>
          <w:marTop w:val="0"/>
          <w:marBottom w:val="0"/>
          <w:divBdr>
            <w:top w:val="none" w:sz="0" w:space="0" w:color="auto"/>
            <w:left w:val="none" w:sz="0" w:space="0" w:color="auto"/>
            <w:bottom w:val="none" w:sz="0" w:space="0" w:color="auto"/>
            <w:right w:val="none" w:sz="0" w:space="0" w:color="auto"/>
          </w:divBdr>
          <w:divsChild>
            <w:div w:id="132063943">
              <w:marLeft w:val="0"/>
              <w:marRight w:val="0"/>
              <w:marTop w:val="0"/>
              <w:marBottom w:val="0"/>
              <w:divBdr>
                <w:top w:val="none" w:sz="0" w:space="0" w:color="auto"/>
                <w:left w:val="none" w:sz="0" w:space="0" w:color="auto"/>
                <w:bottom w:val="none" w:sz="0" w:space="0" w:color="auto"/>
                <w:right w:val="none" w:sz="0" w:space="0" w:color="auto"/>
              </w:divBdr>
            </w:div>
            <w:div w:id="1223322911">
              <w:marLeft w:val="0"/>
              <w:marRight w:val="0"/>
              <w:marTop w:val="0"/>
              <w:marBottom w:val="0"/>
              <w:divBdr>
                <w:top w:val="none" w:sz="0" w:space="0" w:color="auto"/>
                <w:left w:val="none" w:sz="0" w:space="0" w:color="auto"/>
                <w:bottom w:val="none" w:sz="0" w:space="0" w:color="auto"/>
                <w:right w:val="none" w:sz="0" w:space="0" w:color="auto"/>
              </w:divBdr>
            </w:div>
            <w:div w:id="1987512915">
              <w:marLeft w:val="0"/>
              <w:marRight w:val="0"/>
              <w:marTop w:val="0"/>
              <w:marBottom w:val="0"/>
              <w:divBdr>
                <w:top w:val="none" w:sz="0" w:space="0" w:color="auto"/>
                <w:left w:val="none" w:sz="0" w:space="0" w:color="auto"/>
                <w:bottom w:val="none" w:sz="0" w:space="0" w:color="auto"/>
                <w:right w:val="none" w:sz="0" w:space="0" w:color="auto"/>
              </w:divBdr>
            </w:div>
            <w:div w:id="554662263">
              <w:marLeft w:val="0"/>
              <w:marRight w:val="0"/>
              <w:marTop w:val="0"/>
              <w:marBottom w:val="0"/>
              <w:divBdr>
                <w:top w:val="none" w:sz="0" w:space="0" w:color="auto"/>
                <w:left w:val="none" w:sz="0" w:space="0" w:color="auto"/>
                <w:bottom w:val="none" w:sz="0" w:space="0" w:color="auto"/>
                <w:right w:val="none" w:sz="0" w:space="0" w:color="auto"/>
              </w:divBdr>
            </w:div>
            <w:div w:id="4872202">
              <w:marLeft w:val="0"/>
              <w:marRight w:val="0"/>
              <w:marTop w:val="0"/>
              <w:marBottom w:val="0"/>
              <w:divBdr>
                <w:top w:val="none" w:sz="0" w:space="0" w:color="auto"/>
                <w:left w:val="none" w:sz="0" w:space="0" w:color="auto"/>
                <w:bottom w:val="none" w:sz="0" w:space="0" w:color="auto"/>
                <w:right w:val="none" w:sz="0" w:space="0" w:color="auto"/>
              </w:divBdr>
            </w:div>
            <w:div w:id="710543438">
              <w:marLeft w:val="0"/>
              <w:marRight w:val="0"/>
              <w:marTop w:val="0"/>
              <w:marBottom w:val="0"/>
              <w:divBdr>
                <w:top w:val="none" w:sz="0" w:space="0" w:color="auto"/>
                <w:left w:val="none" w:sz="0" w:space="0" w:color="auto"/>
                <w:bottom w:val="none" w:sz="0" w:space="0" w:color="auto"/>
                <w:right w:val="none" w:sz="0" w:space="0" w:color="auto"/>
              </w:divBdr>
            </w:div>
            <w:div w:id="311102183">
              <w:marLeft w:val="0"/>
              <w:marRight w:val="0"/>
              <w:marTop w:val="0"/>
              <w:marBottom w:val="0"/>
              <w:divBdr>
                <w:top w:val="none" w:sz="0" w:space="0" w:color="auto"/>
                <w:left w:val="none" w:sz="0" w:space="0" w:color="auto"/>
                <w:bottom w:val="none" w:sz="0" w:space="0" w:color="auto"/>
                <w:right w:val="none" w:sz="0" w:space="0" w:color="auto"/>
              </w:divBdr>
            </w:div>
            <w:div w:id="963537337">
              <w:marLeft w:val="0"/>
              <w:marRight w:val="0"/>
              <w:marTop w:val="0"/>
              <w:marBottom w:val="0"/>
              <w:divBdr>
                <w:top w:val="none" w:sz="0" w:space="0" w:color="auto"/>
                <w:left w:val="none" w:sz="0" w:space="0" w:color="auto"/>
                <w:bottom w:val="none" w:sz="0" w:space="0" w:color="auto"/>
                <w:right w:val="none" w:sz="0" w:space="0" w:color="auto"/>
              </w:divBdr>
            </w:div>
            <w:div w:id="238832529">
              <w:marLeft w:val="0"/>
              <w:marRight w:val="0"/>
              <w:marTop w:val="0"/>
              <w:marBottom w:val="0"/>
              <w:divBdr>
                <w:top w:val="none" w:sz="0" w:space="0" w:color="auto"/>
                <w:left w:val="none" w:sz="0" w:space="0" w:color="auto"/>
                <w:bottom w:val="none" w:sz="0" w:space="0" w:color="auto"/>
                <w:right w:val="none" w:sz="0" w:space="0" w:color="auto"/>
              </w:divBdr>
            </w:div>
            <w:div w:id="573517743">
              <w:marLeft w:val="0"/>
              <w:marRight w:val="0"/>
              <w:marTop w:val="0"/>
              <w:marBottom w:val="0"/>
              <w:divBdr>
                <w:top w:val="none" w:sz="0" w:space="0" w:color="auto"/>
                <w:left w:val="none" w:sz="0" w:space="0" w:color="auto"/>
                <w:bottom w:val="none" w:sz="0" w:space="0" w:color="auto"/>
                <w:right w:val="none" w:sz="0" w:space="0" w:color="auto"/>
              </w:divBdr>
            </w:div>
            <w:div w:id="1606114448">
              <w:marLeft w:val="0"/>
              <w:marRight w:val="0"/>
              <w:marTop w:val="0"/>
              <w:marBottom w:val="0"/>
              <w:divBdr>
                <w:top w:val="none" w:sz="0" w:space="0" w:color="auto"/>
                <w:left w:val="none" w:sz="0" w:space="0" w:color="auto"/>
                <w:bottom w:val="none" w:sz="0" w:space="0" w:color="auto"/>
                <w:right w:val="none" w:sz="0" w:space="0" w:color="auto"/>
              </w:divBdr>
            </w:div>
            <w:div w:id="735052942">
              <w:marLeft w:val="0"/>
              <w:marRight w:val="0"/>
              <w:marTop w:val="0"/>
              <w:marBottom w:val="0"/>
              <w:divBdr>
                <w:top w:val="none" w:sz="0" w:space="0" w:color="auto"/>
                <w:left w:val="none" w:sz="0" w:space="0" w:color="auto"/>
                <w:bottom w:val="none" w:sz="0" w:space="0" w:color="auto"/>
                <w:right w:val="none" w:sz="0" w:space="0" w:color="auto"/>
              </w:divBdr>
            </w:div>
            <w:div w:id="1408112562">
              <w:marLeft w:val="0"/>
              <w:marRight w:val="0"/>
              <w:marTop w:val="0"/>
              <w:marBottom w:val="0"/>
              <w:divBdr>
                <w:top w:val="none" w:sz="0" w:space="0" w:color="auto"/>
                <w:left w:val="none" w:sz="0" w:space="0" w:color="auto"/>
                <w:bottom w:val="none" w:sz="0" w:space="0" w:color="auto"/>
                <w:right w:val="none" w:sz="0" w:space="0" w:color="auto"/>
              </w:divBdr>
            </w:div>
          </w:divsChild>
        </w:div>
        <w:div w:id="1972514201">
          <w:marLeft w:val="0"/>
          <w:marRight w:val="0"/>
          <w:marTop w:val="0"/>
          <w:marBottom w:val="0"/>
          <w:divBdr>
            <w:top w:val="none" w:sz="0" w:space="0" w:color="auto"/>
            <w:left w:val="none" w:sz="0" w:space="0" w:color="auto"/>
            <w:bottom w:val="none" w:sz="0" w:space="0" w:color="auto"/>
            <w:right w:val="none" w:sz="0" w:space="0" w:color="auto"/>
          </w:divBdr>
        </w:div>
        <w:div w:id="1314218144">
          <w:marLeft w:val="0"/>
          <w:marRight w:val="0"/>
          <w:marTop w:val="0"/>
          <w:marBottom w:val="0"/>
          <w:divBdr>
            <w:top w:val="none" w:sz="0" w:space="0" w:color="auto"/>
            <w:left w:val="none" w:sz="0" w:space="0" w:color="auto"/>
            <w:bottom w:val="none" w:sz="0" w:space="0" w:color="auto"/>
            <w:right w:val="none" w:sz="0" w:space="0" w:color="auto"/>
          </w:divBdr>
        </w:div>
        <w:div w:id="1370186694">
          <w:marLeft w:val="0"/>
          <w:marRight w:val="0"/>
          <w:marTop w:val="0"/>
          <w:marBottom w:val="0"/>
          <w:divBdr>
            <w:top w:val="none" w:sz="0" w:space="0" w:color="auto"/>
            <w:left w:val="none" w:sz="0" w:space="0" w:color="auto"/>
            <w:bottom w:val="none" w:sz="0" w:space="0" w:color="auto"/>
            <w:right w:val="none" w:sz="0" w:space="0" w:color="auto"/>
          </w:divBdr>
          <w:divsChild>
            <w:div w:id="970481469">
              <w:marLeft w:val="0"/>
              <w:marRight w:val="0"/>
              <w:marTop w:val="0"/>
              <w:marBottom w:val="0"/>
              <w:divBdr>
                <w:top w:val="none" w:sz="0" w:space="0" w:color="auto"/>
                <w:left w:val="none" w:sz="0" w:space="0" w:color="auto"/>
                <w:bottom w:val="none" w:sz="0" w:space="0" w:color="auto"/>
                <w:right w:val="none" w:sz="0" w:space="0" w:color="auto"/>
              </w:divBdr>
              <w:divsChild>
                <w:div w:id="258805232">
                  <w:marLeft w:val="0"/>
                  <w:marRight w:val="0"/>
                  <w:marTop w:val="0"/>
                  <w:marBottom w:val="0"/>
                  <w:divBdr>
                    <w:top w:val="none" w:sz="0" w:space="0" w:color="auto"/>
                    <w:left w:val="none" w:sz="0" w:space="0" w:color="auto"/>
                    <w:bottom w:val="none" w:sz="0" w:space="0" w:color="auto"/>
                    <w:right w:val="none" w:sz="0" w:space="0" w:color="auto"/>
                  </w:divBdr>
                  <w:divsChild>
                    <w:div w:id="51738756">
                      <w:marLeft w:val="0"/>
                      <w:marRight w:val="0"/>
                      <w:marTop w:val="0"/>
                      <w:marBottom w:val="0"/>
                      <w:divBdr>
                        <w:top w:val="none" w:sz="0" w:space="0" w:color="auto"/>
                        <w:left w:val="none" w:sz="0" w:space="0" w:color="auto"/>
                        <w:bottom w:val="none" w:sz="0" w:space="0" w:color="auto"/>
                        <w:right w:val="none" w:sz="0" w:space="0" w:color="auto"/>
                      </w:divBdr>
                      <w:divsChild>
                        <w:div w:id="70348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3184629">
      <w:bodyDiv w:val="1"/>
      <w:marLeft w:val="0"/>
      <w:marRight w:val="0"/>
      <w:marTop w:val="0"/>
      <w:marBottom w:val="0"/>
      <w:divBdr>
        <w:top w:val="none" w:sz="0" w:space="0" w:color="auto"/>
        <w:left w:val="none" w:sz="0" w:space="0" w:color="auto"/>
        <w:bottom w:val="none" w:sz="0" w:space="0" w:color="auto"/>
        <w:right w:val="none" w:sz="0" w:space="0" w:color="auto"/>
      </w:divBdr>
    </w:div>
    <w:div w:id="1093434043">
      <w:bodyDiv w:val="1"/>
      <w:marLeft w:val="0"/>
      <w:marRight w:val="0"/>
      <w:marTop w:val="0"/>
      <w:marBottom w:val="0"/>
      <w:divBdr>
        <w:top w:val="none" w:sz="0" w:space="0" w:color="auto"/>
        <w:left w:val="none" w:sz="0" w:space="0" w:color="auto"/>
        <w:bottom w:val="none" w:sz="0" w:space="0" w:color="auto"/>
        <w:right w:val="none" w:sz="0" w:space="0" w:color="auto"/>
      </w:divBdr>
    </w:div>
    <w:div w:id="1344623793">
      <w:bodyDiv w:val="1"/>
      <w:marLeft w:val="0"/>
      <w:marRight w:val="0"/>
      <w:marTop w:val="0"/>
      <w:marBottom w:val="0"/>
      <w:divBdr>
        <w:top w:val="none" w:sz="0" w:space="0" w:color="auto"/>
        <w:left w:val="none" w:sz="0" w:space="0" w:color="auto"/>
        <w:bottom w:val="none" w:sz="0" w:space="0" w:color="auto"/>
        <w:right w:val="none" w:sz="0" w:space="0" w:color="auto"/>
      </w:divBdr>
    </w:div>
    <w:div w:id="1456873758">
      <w:bodyDiv w:val="1"/>
      <w:marLeft w:val="0"/>
      <w:marRight w:val="0"/>
      <w:marTop w:val="0"/>
      <w:marBottom w:val="0"/>
      <w:divBdr>
        <w:top w:val="none" w:sz="0" w:space="0" w:color="auto"/>
        <w:left w:val="none" w:sz="0" w:space="0" w:color="auto"/>
        <w:bottom w:val="none" w:sz="0" w:space="0" w:color="auto"/>
        <w:right w:val="none" w:sz="0" w:space="0" w:color="auto"/>
      </w:divBdr>
    </w:div>
    <w:div w:id="1466895419">
      <w:bodyDiv w:val="1"/>
      <w:marLeft w:val="0"/>
      <w:marRight w:val="0"/>
      <w:marTop w:val="0"/>
      <w:marBottom w:val="0"/>
      <w:divBdr>
        <w:top w:val="none" w:sz="0" w:space="0" w:color="auto"/>
        <w:left w:val="none" w:sz="0" w:space="0" w:color="auto"/>
        <w:bottom w:val="none" w:sz="0" w:space="0" w:color="auto"/>
        <w:right w:val="none" w:sz="0" w:space="0" w:color="auto"/>
      </w:divBdr>
    </w:div>
    <w:div w:id="1471709018">
      <w:bodyDiv w:val="1"/>
      <w:marLeft w:val="0"/>
      <w:marRight w:val="0"/>
      <w:marTop w:val="0"/>
      <w:marBottom w:val="0"/>
      <w:divBdr>
        <w:top w:val="none" w:sz="0" w:space="0" w:color="auto"/>
        <w:left w:val="none" w:sz="0" w:space="0" w:color="auto"/>
        <w:bottom w:val="none" w:sz="0" w:space="0" w:color="auto"/>
        <w:right w:val="none" w:sz="0" w:space="0" w:color="auto"/>
      </w:divBdr>
    </w:div>
    <w:div w:id="1485513757">
      <w:bodyDiv w:val="1"/>
      <w:marLeft w:val="0"/>
      <w:marRight w:val="0"/>
      <w:marTop w:val="0"/>
      <w:marBottom w:val="0"/>
      <w:divBdr>
        <w:top w:val="none" w:sz="0" w:space="0" w:color="auto"/>
        <w:left w:val="none" w:sz="0" w:space="0" w:color="auto"/>
        <w:bottom w:val="none" w:sz="0" w:space="0" w:color="auto"/>
        <w:right w:val="none" w:sz="0" w:space="0" w:color="auto"/>
      </w:divBdr>
    </w:div>
    <w:div w:id="1492331482">
      <w:bodyDiv w:val="1"/>
      <w:marLeft w:val="0"/>
      <w:marRight w:val="0"/>
      <w:marTop w:val="0"/>
      <w:marBottom w:val="0"/>
      <w:divBdr>
        <w:top w:val="none" w:sz="0" w:space="0" w:color="auto"/>
        <w:left w:val="none" w:sz="0" w:space="0" w:color="auto"/>
        <w:bottom w:val="none" w:sz="0" w:space="0" w:color="auto"/>
        <w:right w:val="none" w:sz="0" w:space="0" w:color="auto"/>
      </w:divBdr>
    </w:div>
    <w:div w:id="1520701477">
      <w:bodyDiv w:val="1"/>
      <w:marLeft w:val="0"/>
      <w:marRight w:val="0"/>
      <w:marTop w:val="0"/>
      <w:marBottom w:val="0"/>
      <w:divBdr>
        <w:top w:val="none" w:sz="0" w:space="0" w:color="auto"/>
        <w:left w:val="none" w:sz="0" w:space="0" w:color="auto"/>
        <w:bottom w:val="none" w:sz="0" w:space="0" w:color="auto"/>
        <w:right w:val="none" w:sz="0" w:space="0" w:color="auto"/>
      </w:divBdr>
    </w:div>
    <w:div w:id="1675109326">
      <w:bodyDiv w:val="1"/>
      <w:marLeft w:val="0"/>
      <w:marRight w:val="0"/>
      <w:marTop w:val="0"/>
      <w:marBottom w:val="0"/>
      <w:divBdr>
        <w:top w:val="none" w:sz="0" w:space="0" w:color="auto"/>
        <w:left w:val="none" w:sz="0" w:space="0" w:color="auto"/>
        <w:bottom w:val="none" w:sz="0" w:space="0" w:color="auto"/>
        <w:right w:val="none" w:sz="0" w:space="0" w:color="auto"/>
      </w:divBdr>
    </w:div>
    <w:div w:id="1678583023">
      <w:bodyDiv w:val="1"/>
      <w:marLeft w:val="0"/>
      <w:marRight w:val="0"/>
      <w:marTop w:val="0"/>
      <w:marBottom w:val="0"/>
      <w:divBdr>
        <w:top w:val="none" w:sz="0" w:space="0" w:color="auto"/>
        <w:left w:val="none" w:sz="0" w:space="0" w:color="auto"/>
        <w:bottom w:val="none" w:sz="0" w:space="0" w:color="auto"/>
        <w:right w:val="none" w:sz="0" w:space="0" w:color="auto"/>
      </w:divBdr>
    </w:div>
    <w:div w:id="1788889636">
      <w:bodyDiv w:val="1"/>
      <w:marLeft w:val="0"/>
      <w:marRight w:val="0"/>
      <w:marTop w:val="0"/>
      <w:marBottom w:val="0"/>
      <w:divBdr>
        <w:top w:val="none" w:sz="0" w:space="0" w:color="auto"/>
        <w:left w:val="none" w:sz="0" w:space="0" w:color="auto"/>
        <w:bottom w:val="none" w:sz="0" w:space="0" w:color="auto"/>
        <w:right w:val="none" w:sz="0" w:space="0" w:color="auto"/>
      </w:divBdr>
    </w:div>
    <w:div w:id="1811630348">
      <w:bodyDiv w:val="1"/>
      <w:marLeft w:val="0"/>
      <w:marRight w:val="0"/>
      <w:marTop w:val="0"/>
      <w:marBottom w:val="0"/>
      <w:divBdr>
        <w:top w:val="none" w:sz="0" w:space="0" w:color="auto"/>
        <w:left w:val="none" w:sz="0" w:space="0" w:color="auto"/>
        <w:bottom w:val="none" w:sz="0" w:space="0" w:color="auto"/>
        <w:right w:val="none" w:sz="0" w:space="0" w:color="auto"/>
      </w:divBdr>
    </w:div>
    <w:div w:id="1841196105">
      <w:bodyDiv w:val="1"/>
      <w:marLeft w:val="0"/>
      <w:marRight w:val="0"/>
      <w:marTop w:val="0"/>
      <w:marBottom w:val="0"/>
      <w:divBdr>
        <w:top w:val="none" w:sz="0" w:space="0" w:color="auto"/>
        <w:left w:val="none" w:sz="0" w:space="0" w:color="auto"/>
        <w:bottom w:val="none" w:sz="0" w:space="0" w:color="auto"/>
        <w:right w:val="none" w:sz="0" w:space="0" w:color="auto"/>
      </w:divBdr>
    </w:div>
    <w:div w:id="1844078385">
      <w:bodyDiv w:val="1"/>
      <w:marLeft w:val="0"/>
      <w:marRight w:val="0"/>
      <w:marTop w:val="0"/>
      <w:marBottom w:val="0"/>
      <w:divBdr>
        <w:top w:val="none" w:sz="0" w:space="0" w:color="auto"/>
        <w:left w:val="none" w:sz="0" w:space="0" w:color="auto"/>
        <w:bottom w:val="none" w:sz="0" w:space="0" w:color="auto"/>
        <w:right w:val="none" w:sz="0" w:space="0" w:color="auto"/>
      </w:divBdr>
    </w:div>
    <w:div w:id="1888226397">
      <w:bodyDiv w:val="1"/>
      <w:marLeft w:val="0"/>
      <w:marRight w:val="0"/>
      <w:marTop w:val="0"/>
      <w:marBottom w:val="0"/>
      <w:divBdr>
        <w:top w:val="none" w:sz="0" w:space="0" w:color="auto"/>
        <w:left w:val="none" w:sz="0" w:space="0" w:color="auto"/>
        <w:bottom w:val="none" w:sz="0" w:space="0" w:color="auto"/>
        <w:right w:val="none" w:sz="0" w:space="0" w:color="auto"/>
      </w:divBdr>
    </w:div>
    <w:div w:id="1920554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header" Target="header2.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risk.test.kount.net"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mailto:support@kount.com" TargetMode="External"/><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risk.test.kount.net" TargetMode="External"/><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comments" Target="comments.xml"/><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awc.test.kount.net" TargetMode="External"/><Relationship Id="rId56" Type="http://schemas.microsoft.com/office/2007/relationships/stylesWithEffects" Target="stylesWithEffects.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CE5E7C-05D8-4402-A0FA-B95A84345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33</Pages>
  <Words>5028</Words>
  <Characters>28660</Characters>
  <Application>Microsoft Office Word</Application>
  <DocSecurity>0</DocSecurity>
  <Lines>238</Lines>
  <Paragraphs>67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XTreme.ws</Company>
  <LinksUpToDate>false</LinksUpToDate>
  <CharactersWithSpaces>33621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dc:creator>
  <cp:lastModifiedBy>Демонстрационная версия</cp:lastModifiedBy>
  <cp:revision>13</cp:revision>
  <dcterms:created xsi:type="dcterms:W3CDTF">2013-05-17T13:11:00Z</dcterms:created>
  <dcterms:modified xsi:type="dcterms:W3CDTF">2013-06-10T10:54:00Z</dcterms:modified>
</cp:coreProperties>
</file>