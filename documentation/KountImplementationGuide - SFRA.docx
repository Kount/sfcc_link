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17D96C9" w14:textId="77777777" w:rsidR="00362DDE" w:rsidRDefault="00362DDE">
      <w:pPr>
        <w:widowControl w:val="0"/>
        <w:spacing w:line="240" w:lineRule="auto"/>
        <w:rPr>
          <w:lang w:val="en-US"/>
        </w:rPr>
      </w:pPr>
    </w:p>
    <w:p w14:paraId="1A0E613F" w14:textId="77777777" w:rsidR="00362DDE" w:rsidRDefault="00362DDE">
      <w:pPr>
        <w:widowControl w:val="0"/>
        <w:spacing w:line="240" w:lineRule="auto"/>
      </w:pPr>
    </w:p>
    <w:p w14:paraId="34B55CE8" w14:textId="77777777" w:rsidR="00362DDE" w:rsidRDefault="00362DDE">
      <w:pPr>
        <w:widowControl w:val="0"/>
        <w:spacing w:line="240" w:lineRule="auto"/>
      </w:pPr>
    </w:p>
    <w:p w14:paraId="2CB9F627" w14:textId="77777777" w:rsidR="00362DDE" w:rsidRDefault="00000000">
      <w:pPr>
        <w:widowControl w:val="0"/>
        <w:spacing w:line="240" w:lineRule="auto"/>
      </w:pPr>
      <w:r>
        <w:rPr>
          <w:noProof/>
        </w:rPr>
        <w:drawing>
          <wp:anchor distT="0" distB="0" distL="0" distR="0" simplePos="0" relativeHeight="3" behindDoc="0" locked="0" layoutInCell="1" allowOverlap="1" wp14:anchorId="5713D0DF" wp14:editId="2E40CE09">
            <wp:simplePos x="0" y="0"/>
            <wp:positionH relativeFrom="column">
              <wp:posOffset>1485900</wp:posOffset>
            </wp:positionH>
            <wp:positionV relativeFrom="paragraph">
              <wp:posOffset>66675</wp:posOffset>
            </wp:positionV>
            <wp:extent cx="2861945" cy="2527300"/>
            <wp:effectExtent l="0" t="0" r="0" b="0"/>
            <wp:wrapSquare wrapText="bothSides"/>
            <wp:docPr id="1" name="imag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50B65" w14:textId="77777777" w:rsidR="00362DDE" w:rsidRDefault="00362DDE">
      <w:pPr>
        <w:widowControl w:val="0"/>
        <w:spacing w:line="240" w:lineRule="auto"/>
      </w:pPr>
    </w:p>
    <w:p w14:paraId="2933265B" w14:textId="77777777" w:rsidR="00362DDE" w:rsidRDefault="00362DDE">
      <w:pPr>
        <w:widowControl w:val="0"/>
        <w:spacing w:line="240" w:lineRule="auto"/>
      </w:pPr>
    </w:p>
    <w:p w14:paraId="2A532848" w14:textId="77777777" w:rsidR="00362DDE" w:rsidRDefault="00362DDE">
      <w:pPr>
        <w:widowControl w:val="0"/>
        <w:spacing w:line="240" w:lineRule="auto"/>
      </w:pPr>
    </w:p>
    <w:p w14:paraId="533D26F9" w14:textId="77777777" w:rsidR="00362DDE" w:rsidRDefault="00362DDE">
      <w:pPr>
        <w:widowControl w:val="0"/>
        <w:spacing w:line="240" w:lineRule="auto"/>
      </w:pPr>
    </w:p>
    <w:p w14:paraId="6C0D0FF9" w14:textId="77777777" w:rsidR="00362DDE" w:rsidRDefault="00362DDE">
      <w:pPr>
        <w:widowControl w:val="0"/>
        <w:spacing w:line="240" w:lineRule="auto"/>
      </w:pPr>
    </w:p>
    <w:p w14:paraId="4C2AA46A" w14:textId="77777777" w:rsidR="00362DDE" w:rsidRDefault="00362DDE">
      <w:pPr>
        <w:widowControl w:val="0"/>
        <w:spacing w:line="240" w:lineRule="auto"/>
      </w:pPr>
    </w:p>
    <w:p w14:paraId="1AF25226" w14:textId="77777777" w:rsidR="00362DDE" w:rsidRDefault="00362DDE">
      <w:pPr>
        <w:widowControl w:val="0"/>
        <w:spacing w:line="240" w:lineRule="auto"/>
      </w:pPr>
    </w:p>
    <w:p w14:paraId="5D4634E6" w14:textId="77777777" w:rsidR="00362DDE" w:rsidRDefault="00362DDE">
      <w:pPr>
        <w:widowControl w:val="0"/>
        <w:spacing w:line="240" w:lineRule="auto"/>
      </w:pPr>
    </w:p>
    <w:p w14:paraId="69684520" w14:textId="77777777" w:rsidR="00362DDE" w:rsidRDefault="00362DDE">
      <w:pPr>
        <w:widowControl w:val="0"/>
        <w:spacing w:line="240" w:lineRule="auto"/>
      </w:pPr>
    </w:p>
    <w:p w14:paraId="6030DA34" w14:textId="77777777" w:rsidR="00362DDE" w:rsidRDefault="00000000">
      <w:pPr>
        <w:keepNext w:val="0"/>
        <w:spacing w:after="200" w:line="240" w:lineRule="auto"/>
        <w:ind w:right="-1187"/>
        <w:jc w:val="center"/>
      </w:pPr>
      <w:r>
        <w:rPr>
          <w:noProof/>
        </w:rPr>
        <w:drawing>
          <wp:inline distT="0" distB="0" distL="0" distR="0" wp14:anchorId="072CECA4" wp14:editId="617EF9FC">
            <wp:extent cx="3806825" cy="925830"/>
            <wp:effectExtent l="0" t="0" r="0" b="0"/>
            <wp:docPr id="2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2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E737" w14:textId="77777777" w:rsidR="00362DDE" w:rsidRDefault="00362DDE">
      <w:pPr>
        <w:widowControl w:val="0"/>
        <w:spacing w:line="240" w:lineRule="auto"/>
      </w:pPr>
    </w:p>
    <w:p w14:paraId="41C5F927" w14:textId="77777777" w:rsidR="00362DDE" w:rsidRDefault="00000000">
      <w:pPr>
        <w:widowControl w:val="0"/>
        <w:spacing w:line="240" w:lineRule="auto"/>
        <w:jc w:val="center"/>
      </w:pPr>
      <w:r>
        <w:rPr>
          <w:rFonts w:ascii="Cambria" w:eastAsia="Cambria" w:hAnsi="Cambria" w:cs="Cambria"/>
          <w:b/>
          <w:color w:val="366091"/>
          <w:sz w:val="48"/>
          <w:szCs w:val="48"/>
        </w:rPr>
        <w:t xml:space="preserve">SFCC </w:t>
      </w:r>
      <w:proofErr w:type="spellStart"/>
      <w:r>
        <w:rPr>
          <w:rFonts w:ascii="Cambria" w:eastAsia="Cambria" w:hAnsi="Cambria" w:cs="Cambria"/>
          <w:b/>
          <w:color w:val="366091"/>
          <w:sz w:val="48"/>
          <w:szCs w:val="48"/>
        </w:rPr>
        <w:t>Implementation</w:t>
      </w:r>
      <w:proofErr w:type="spellEnd"/>
      <w:r>
        <w:rPr>
          <w:rFonts w:ascii="Cambria" w:eastAsia="Cambria" w:hAnsi="Cambria" w:cs="Cambria"/>
          <w:b/>
          <w:color w:val="366091"/>
          <w:sz w:val="48"/>
          <w:szCs w:val="48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366091"/>
          <w:sz w:val="48"/>
          <w:szCs w:val="48"/>
        </w:rPr>
        <w:t>Guide</w:t>
      </w:r>
      <w:proofErr w:type="spellEnd"/>
      <w:r>
        <w:rPr>
          <w:rFonts w:ascii="Cambria" w:eastAsia="Cambria" w:hAnsi="Cambria" w:cs="Cambria"/>
          <w:b/>
          <w:color w:val="366091"/>
          <w:sz w:val="48"/>
          <w:szCs w:val="48"/>
        </w:rPr>
        <w:t xml:space="preserve"> - SFRA</w:t>
      </w:r>
    </w:p>
    <w:p w14:paraId="62F434A4" w14:textId="77777777" w:rsidR="00362DDE" w:rsidRDefault="00362DDE">
      <w:pPr>
        <w:widowControl w:val="0"/>
        <w:spacing w:line="240" w:lineRule="auto"/>
        <w:jc w:val="center"/>
      </w:pPr>
    </w:p>
    <w:p w14:paraId="4D9471DC" w14:textId="77777777" w:rsidR="00362DDE" w:rsidRDefault="00362DDE">
      <w:pPr>
        <w:widowControl w:val="0"/>
        <w:spacing w:line="240" w:lineRule="auto"/>
        <w:jc w:val="center"/>
      </w:pPr>
    </w:p>
    <w:p w14:paraId="52E0EF8B" w14:textId="77777777" w:rsidR="00362DDE" w:rsidRDefault="00362DDE">
      <w:pPr>
        <w:widowControl w:val="0"/>
        <w:spacing w:after="200" w:line="240" w:lineRule="auto"/>
        <w:jc w:val="center"/>
      </w:pPr>
    </w:p>
    <w:tbl>
      <w:tblPr>
        <w:tblW w:w="10282" w:type="dxa"/>
        <w:tblInd w:w="-578" w:type="dxa"/>
        <w:tblCellMar>
          <w:left w:w="103" w:type="dxa"/>
        </w:tblCellMar>
        <w:tblLook w:val="0400" w:firstRow="0" w:lastRow="0" w:firstColumn="0" w:lastColumn="0" w:noHBand="0" w:noVBand="1"/>
      </w:tblPr>
      <w:tblGrid>
        <w:gridCol w:w="10282"/>
      </w:tblGrid>
      <w:tr w:rsidR="00362DDE" w14:paraId="6CF3127C" w14:textId="77777777">
        <w:tc>
          <w:tcPr>
            <w:tcW w:w="1028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14:paraId="1A52938C" w14:textId="77777777" w:rsidR="00362DDE" w:rsidRDefault="00000000">
            <w:pPr>
              <w:widowControl w:val="0"/>
              <w:spacing w:line="240" w:lineRule="auto"/>
            </w:pPr>
            <w:proofErr w:type="spellStart"/>
            <w:r>
              <w:rPr>
                <w:b/>
              </w:rPr>
              <w:t>Client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Success</w:t>
            </w:r>
            <w:proofErr w:type="spellEnd"/>
          </w:p>
        </w:tc>
      </w:tr>
      <w:tr w:rsidR="00362DDE" w14:paraId="1227138E" w14:textId="77777777">
        <w:tc>
          <w:tcPr>
            <w:tcW w:w="1028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14:paraId="44191AD4" w14:textId="1DD562AC" w:rsidR="00362DDE" w:rsidRPr="0091714C" w:rsidRDefault="0091714C">
            <w:pPr>
              <w:widowControl w:val="0"/>
              <w:spacing w:line="240" w:lineRule="auto"/>
              <w:rPr>
                <w:lang w:val="bg-BG"/>
              </w:rPr>
            </w:pPr>
            <w:r>
              <w:rPr>
                <w:b/>
                <w:lang w:val="bg-BG"/>
              </w:rPr>
              <w:t>05</w:t>
            </w:r>
            <w:r w:rsidR="00000000">
              <w:rPr>
                <w:b/>
              </w:rPr>
              <w:t xml:space="preserve"> </w:t>
            </w:r>
            <w:r>
              <w:rPr>
                <w:b/>
                <w:lang w:val="bg-BG"/>
              </w:rPr>
              <w:t>15</w:t>
            </w:r>
            <w:r w:rsidR="00000000">
              <w:rPr>
                <w:b/>
              </w:rPr>
              <w:t>, 20</w:t>
            </w:r>
            <w:r w:rsidR="00000000">
              <w:rPr>
                <w:b/>
                <w:lang w:val="en-US"/>
              </w:rPr>
              <w:t>2</w:t>
            </w:r>
            <w:r>
              <w:rPr>
                <w:b/>
                <w:lang w:val="bg-BG"/>
              </w:rPr>
              <w:t>3</w:t>
            </w:r>
          </w:p>
        </w:tc>
      </w:tr>
      <w:tr w:rsidR="00362DDE" w14:paraId="78D70E32" w14:textId="77777777">
        <w:tc>
          <w:tcPr>
            <w:tcW w:w="1028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14:paraId="0025EE94" w14:textId="191D8A57" w:rsidR="00362DDE" w:rsidRDefault="00000000">
            <w:pPr>
              <w:widowControl w:val="0"/>
              <w:spacing w:line="240" w:lineRule="auto"/>
              <w:rPr>
                <w:lang w:val="en-US"/>
              </w:rPr>
            </w:pPr>
            <w:bookmarkStart w:id="0" w:name="_gjdgxs"/>
            <w:bookmarkEnd w:id="0"/>
            <w:proofErr w:type="spellStart"/>
            <w:r>
              <w:rPr>
                <w:b/>
              </w:rPr>
              <w:t>Version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b/>
                <w:lang w:val="en-US"/>
              </w:rPr>
              <w:t>2</w:t>
            </w:r>
            <w:r w:rsidR="0091714C">
              <w:rPr>
                <w:b/>
                <w:lang w:val="bg-BG"/>
              </w:rPr>
              <w:t>3</w:t>
            </w:r>
            <w:r>
              <w:rPr>
                <w:b/>
              </w:rPr>
              <w:t>.</w:t>
            </w:r>
            <w:r w:rsidR="0091714C">
              <w:rPr>
                <w:b/>
                <w:lang w:val="bg-BG"/>
              </w:rPr>
              <w:t>5</w:t>
            </w:r>
            <w:r>
              <w:rPr>
                <w:b/>
              </w:rPr>
              <w:t>.0</w:t>
            </w:r>
          </w:p>
          <w:p w14:paraId="4A3E5BE3" w14:textId="77777777" w:rsidR="00362DDE" w:rsidRDefault="00362DDE">
            <w:pPr>
              <w:widowControl w:val="0"/>
              <w:spacing w:line="240" w:lineRule="auto"/>
            </w:pPr>
          </w:p>
          <w:p w14:paraId="5557EF2D" w14:textId="77777777" w:rsidR="00362DDE" w:rsidRDefault="00362DDE">
            <w:pPr>
              <w:widowControl w:val="0"/>
              <w:spacing w:line="240" w:lineRule="auto"/>
            </w:pPr>
          </w:p>
          <w:p w14:paraId="297F862A" w14:textId="77777777" w:rsidR="00362DDE" w:rsidRDefault="00000000">
            <w:pPr>
              <w:widowControl w:val="0"/>
              <w:spacing w:line="240" w:lineRule="auto"/>
            </w:pPr>
            <w:r>
              <w:rPr>
                <w:b/>
                <w:sz w:val="20"/>
                <w:szCs w:val="20"/>
              </w:rPr>
              <w:t xml:space="preserve">DISCLAIMER: </w:t>
            </w:r>
            <w:proofErr w:type="spellStart"/>
            <w:r>
              <w:rPr>
                <w:sz w:val="20"/>
                <w:szCs w:val="20"/>
              </w:rPr>
              <w:t>This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internal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document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of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Kount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Inc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  <w:proofErr w:type="spellStart"/>
            <w:r>
              <w:rPr>
                <w:sz w:val="20"/>
                <w:szCs w:val="20"/>
              </w:rPr>
              <w:t>Distribution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third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parties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unauthorized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  <w:proofErr w:type="spellStart"/>
            <w:r>
              <w:rPr>
                <w:sz w:val="20"/>
                <w:szCs w:val="20"/>
              </w:rPr>
              <w:t>Kount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Inc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  <w:proofErr w:type="spellStart"/>
            <w:r>
              <w:rPr>
                <w:sz w:val="20"/>
                <w:szCs w:val="20"/>
              </w:rPr>
              <w:t>believes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information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accurate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of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date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of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publication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but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makes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guarantees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with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regard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information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its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accuracy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  <w:proofErr w:type="spellStart"/>
            <w:r>
              <w:rPr>
                <w:sz w:val="20"/>
                <w:szCs w:val="20"/>
              </w:rPr>
              <w:t>All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information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subject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change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without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notice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  <w:proofErr w:type="spellStart"/>
            <w:r>
              <w:rPr>
                <w:sz w:val="20"/>
                <w:szCs w:val="20"/>
              </w:rPr>
              <w:t>All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company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and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product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names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used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herein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are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trademarks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of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their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respective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owners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1C4AB38E" w14:textId="77777777" w:rsidR="00362DDE" w:rsidRDefault="00362DDE">
            <w:pPr>
              <w:widowControl w:val="0"/>
              <w:spacing w:line="240" w:lineRule="auto"/>
            </w:pPr>
          </w:p>
        </w:tc>
      </w:tr>
    </w:tbl>
    <w:p w14:paraId="6D489C88" w14:textId="77777777" w:rsidR="00362DDE" w:rsidRDefault="00362DDE">
      <w:pPr>
        <w:widowControl w:val="0"/>
        <w:spacing w:line="240" w:lineRule="auto"/>
        <w:jc w:val="center"/>
      </w:pPr>
    </w:p>
    <w:p w14:paraId="15A9FDBA" w14:textId="46CE1EF2" w:rsidR="00362DDE" w:rsidRPr="0091714C" w:rsidRDefault="00000000">
      <w:pPr>
        <w:widowControl w:val="0"/>
        <w:spacing w:line="240" w:lineRule="auto"/>
        <w:jc w:val="center"/>
        <w:rPr>
          <w:lang w:val="bg-BG"/>
        </w:rPr>
      </w:pPr>
      <w:proofErr w:type="spellStart"/>
      <w:r>
        <w:rPr>
          <w:sz w:val="44"/>
          <w:szCs w:val="44"/>
        </w:rPr>
        <w:t>Copyright</w:t>
      </w:r>
      <w:proofErr w:type="spellEnd"/>
      <w:r>
        <w:rPr>
          <w:sz w:val="44"/>
          <w:szCs w:val="44"/>
        </w:rPr>
        <w:t xml:space="preserve"> © 2012-</w:t>
      </w:r>
      <w:r>
        <w:rPr>
          <w:sz w:val="44"/>
          <w:szCs w:val="44"/>
          <w:lang w:val="en-US"/>
        </w:rPr>
        <w:t>202</w:t>
      </w:r>
      <w:r w:rsidR="0091714C">
        <w:rPr>
          <w:sz w:val="44"/>
          <w:szCs w:val="44"/>
          <w:lang w:val="bg-BG"/>
        </w:rPr>
        <w:t>3</w:t>
      </w:r>
    </w:p>
    <w:p w14:paraId="357786D6" w14:textId="77777777" w:rsidR="00362DDE" w:rsidRDefault="00000000">
      <w:pPr>
        <w:widowControl w:val="0"/>
        <w:spacing w:line="240" w:lineRule="auto"/>
        <w:jc w:val="center"/>
      </w:pPr>
      <w:proofErr w:type="spellStart"/>
      <w:r>
        <w:rPr>
          <w:sz w:val="44"/>
          <w:szCs w:val="44"/>
        </w:rPr>
        <w:t>Kount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Inc</w:t>
      </w:r>
      <w:proofErr w:type="spellEnd"/>
      <w:r>
        <w:rPr>
          <w:sz w:val="44"/>
          <w:szCs w:val="44"/>
        </w:rPr>
        <w:t>.</w:t>
      </w:r>
    </w:p>
    <w:p w14:paraId="457C9769" w14:textId="77777777" w:rsidR="00362DDE" w:rsidRDefault="00000000">
      <w:pPr>
        <w:widowControl w:val="0"/>
        <w:spacing w:after="200" w:line="240" w:lineRule="auto"/>
        <w:jc w:val="center"/>
      </w:pPr>
      <w:proofErr w:type="spellStart"/>
      <w:r>
        <w:rPr>
          <w:sz w:val="44"/>
          <w:szCs w:val="44"/>
        </w:rPr>
        <w:t>All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Rights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Reserved</w:t>
      </w:r>
      <w:proofErr w:type="spellEnd"/>
    </w:p>
    <w:p w14:paraId="57C95E8D" w14:textId="77777777" w:rsidR="00362DDE" w:rsidRDefault="00362DDE">
      <w:pPr>
        <w:widowControl w:val="0"/>
        <w:spacing w:after="200" w:line="240" w:lineRule="auto"/>
        <w:jc w:val="center"/>
      </w:pPr>
    </w:p>
    <w:p w14:paraId="633D2508" w14:textId="77777777" w:rsidR="00362DDE" w:rsidRDefault="00362DDE">
      <w:pPr>
        <w:widowControl w:val="0"/>
        <w:spacing w:after="200" w:line="240" w:lineRule="auto"/>
        <w:jc w:val="center"/>
      </w:pPr>
    </w:p>
    <w:p w14:paraId="3BC28DA1" w14:textId="77777777" w:rsidR="00362DDE" w:rsidRDefault="00362DDE">
      <w:pPr>
        <w:widowControl w:val="0"/>
        <w:spacing w:after="200" w:line="240" w:lineRule="auto"/>
        <w:jc w:val="center"/>
      </w:pPr>
    </w:p>
    <w:p w14:paraId="31C03EA5" w14:textId="77777777" w:rsidR="00362DDE" w:rsidRDefault="00362DDE">
      <w:pPr>
        <w:widowControl w:val="0"/>
        <w:spacing w:after="200" w:line="240" w:lineRule="auto"/>
        <w:jc w:val="center"/>
      </w:pPr>
    </w:p>
    <w:p w14:paraId="372FFBA9" w14:textId="77777777" w:rsidR="00362DDE" w:rsidRDefault="00362DDE">
      <w:pPr>
        <w:widowControl w:val="0"/>
        <w:spacing w:after="200" w:line="240" w:lineRule="auto"/>
        <w:jc w:val="center"/>
      </w:pPr>
    </w:p>
    <w:p w14:paraId="46D65351" w14:textId="77777777" w:rsidR="00362DDE" w:rsidRDefault="00362DDE">
      <w:pPr>
        <w:widowControl w:val="0"/>
        <w:spacing w:after="200" w:line="240" w:lineRule="auto"/>
        <w:jc w:val="center"/>
      </w:pPr>
    </w:p>
    <w:p w14:paraId="27472ADC" w14:textId="77777777" w:rsidR="00362DDE" w:rsidRDefault="00000000">
      <w:r>
        <w:br w:type="page"/>
      </w:r>
    </w:p>
    <w:p w14:paraId="70440AFE" w14:textId="77777777" w:rsidR="00362DDE" w:rsidRDefault="00000000">
      <w:pPr>
        <w:keepLines/>
        <w:widowControl w:val="0"/>
        <w:spacing w:before="240" w:after="0"/>
      </w:pPr>
      <w:bookmarkStart w:id="1" w:name="_wbzaae4oe05y"/>
      <w:bookmarkEnd w:id="1"/>
      <w:proofErr w:type="spellStart"/>
      <w:r>
        <w:rPr>
          <w:color w:val="2F5496"/>
          <w:sz w:val="32"/>
          <w:szCs w:val="32"/>
        </w:rPr>
        <w:lastRenderedPageBreak/>
        <w:t>Table</w:t>
      </w:r>
      <w:proofErr w:type="spellEnd"/>
      <w:r>
        <w:rPr>
          <w:color w:val="2F5496"/>
          <w:sz w:val="32"/>
          <w:szCs w:val="32"/>
        </w:rPr>
        <w:t xml:space="preserve"> </w:t>
      </w:r>
      <w:proofErr w:type="spellStart"/>
      <w:r>
        <w:rPr>
          <w:color w:val="2F5496"/>
          <w:sz w:val="32"/>
          <w:szCs w:val="32"/>
        </w:rPr>
        <w:t>of</w:t>
      </w:r>
      <w:proofErr w:type="spellEnd"/>
      <w:r>
        <w:rPr>
          <w:color w:val="2F5496"/>
          <w:sz w:val="32"/>
          <w:szCs w:val="32"/>
        </w:rPr>
        <w:t xml:space="preserve"> </w:t>
      </w:r>
      <w:proofErr w:type="spellStart"/>
      <w:r>
        <w:rPr>
          <w:color w:val="2F5496"/>
          <w:sz w:val="32"/>
          <w:szCs w:val="32"/>
        </w:rPr>
        <w:t>Contents</w:t>
      </w:r>
      <w:proofErr w:type="spellEnd"/>
    </w:p>
    <w:p w14:paraId="7D66A0A4" w14:textId="77777777" w:rsidR="00362DDE" w:rsidRDefault="00362DDE">
      <w:pPr>
        <w:sectPr w:rsidR="00362DDE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566" w:right="1440" w:bottom="777" w:left="1440" w:header="0" w:footer="720" w:gutter="0"/>
          <w:pgNumType w:start="1"/>
          <w:cols w:space="720"/>
          <w:formProt w:val="0"/>
          <w:titlePg/>
          <w:docGrid w:linePitch="100" w:charSpace="8192"/>
        </w:sectPr>
      </w:pPr>
    </w:p>
    <w:p w14:paraId="652DA2D8" w14:textId="77777777" w:rsidR="00362DDE" w:rsidRDefault="00362DDE">
      <w:pPr>
        <w:widowControl w:val="0"/>
        <w:spacing w:before="240" w:after="0"/>
        <w:rPr>
          <w:color w:val="2F5496"/>
          <w:sz w:val="32"/>
          <w:szCs w:val="32"/>
        </w:rPr>
      </w:pPr>
    </w:p>
    <w:sdt>
      <w:sdtPr>
        <w:id w:val="-1344089982"/>
        <w:docPartObj>
          <w:docPartGallery w:val="Table of Contents"/>
          <w:docPartUnique/>
        </w:docPartObj>
      </w:sdtPr>
      <w:sdtContent>
        <w:p w14:paraId="22CD2EA2" w14:textId="77777777" w:rsidR="00362DDE" w:rsidRDefault="00000000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"1-9" \u \h</w:instrText>
          </w:r>
          <w:r>
            <w:rPr>
              <w:rStyle w:val="IndexLink"/>
            </w:rPr>
            <w:fldChar w:fldCharType="separate"/>
          </w:r>
          <w:hyperlink w:anchor="_Toc531855054">
            <w:r>
              <w:rPr>
                <w:rStyle w:val="IndexLink"/>
                <w:webHidden/>
              </w:rPr>
              <w:t>Overview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_Toc531855054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3482C17D" w14:textId="77777777" w:rsidR="00362DDE" w:rsidRDefault="00000000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55">
            <w:r>
              <w:rPr>
                <w:rStyle w:val="IndexLink"/>
                <w:webHidden/>
              </w:rPr>
              <w:t>Summary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_Toc531855055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17459A93" w14:textId="77777777" w:rsidR="00362DDE" w:rsidRDefault="00000000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56">
            <w:r>
              <w:rPr>
                <w:rStyle w:val="IndexLink"/>
                <w:webHidden/>
              </w:rPr>
              <w:t>Requirements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_Toc531855056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14:paraId="6447BBC9" w14:textId="77777777" w:rsidR="00362DDE" w:rsidRDefault="00000000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57">
            <w:r>
              <w:rPr>
                <w:rStyle w:val="IndexLink"/>
                <w:webHidden/>
              </w:rPr>
              <w:t>Functional Overview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_Toc531855057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14:paraId="2EFC0BAD" w14:textId="77777777" w:rsidR="00362DDE" w:rsidRDefault="00000000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58">
            <w:r>
              <w:rPr>
                <w:rStyle w:val="IndexLink"/>
                <w:webHidden/>
              </w:rPr>
              <w:t>Limitations / Constraints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_Toc531855058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14:paraId="1658B6C7" w14:textId="77777777" w:rsidR="00362DDE" w:rsidRDefault="00000000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59">
            <w:r>
              <w:rPr>
                <w:rStyle w:val="IndexLink"/>
                <w:webHidden/>
              </w:rPr>
              <w:t>Compatibility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_Toc531855059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14:paraId="6468BC58" w14:textId="77777777" w:rsidR="00362DDE" w:rsidRDefault="00000000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60">
            <w:r>
              <w:rPr>
                <w:rStyle w:val="IndexLink"/>
                <w:webHidden/>
              </w:rPr>
              <w:t>Privacy, Payment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_Toc531855060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14:paraId="210E63D2" w14:textId="77777777" w:rsidR="00362DDE" w:rsidRDefault="00000000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61">
            <w:r>
              <w:rPr>
                <w:rStyle w:val="IndexLink"/>
                <w:webHidden/>
              </w:rPr>
              <w:t>Kount Environments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_Toc531855061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14:paraId="40183FB0" w14:textId="77777777" w:rsidR="00362DDE" w:rsidRDefault="00000000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62">
            <w:r>
              <w:rPr>
                <w:rStyle w:val="IndexLink"/>
                <w:webHidden/>
              </w:rPr>
              <w:t>Integration Certification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_Toc531855062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14:paraId="7D5018F4" w14:textId="77777777" w:rsidR="00362DDE" w:rsidRDefault="00000000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63">
            <w:r>
              <w:rPr>
                <w:rStyle w:val="IndexLink"/>
                <w:webHidden/>
              </w:rPr>
              <w:t>Logging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_Toc531855063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14:paraId="04DA3690" w14:textId="77777777" w:rsidR="00362DDE" w:rsidRDefault="00000000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64">
            <w:r>
              <w:rPr>
                <w:rStyle w:val="IndexLink"/>
                <w:webHidden/>
              </w:rPr>
              <w:t>SFCC Workflow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_Toc531855064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 w14:paraId="426BF7C5" w14:textId="77777777" w:rsidR="00362DDE" w:rsidRDefault="00000000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65">
            <w:r>
              <w:rPr>
                <w:rStyle w:val="IndexLink"/>
                <w:webHidden/>
              </w:rPr>
              <w:t>Implementation Setup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_Toc531855065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14:paraId="430D2904" w14:textId="77777777" w:rsidR="00362DDE" w:rsidRDefault="00000000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66">
            <w:r>
              <w:rPr>
                <w:rStyle w:val="IndexLink"/>
                <w:webHidden/>
              </w:rPr>
              <w:t>Configuration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_Toc531855066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14:paraId="6AEB603B" w14:textId="77777777" w:rsidR="00362DDE" w:rsidRDefault="00000000">
          <w:pPr>
            <w:pStyle w:val="TOC3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67">
            <w:r>
              <w:rPr>
                <w:rStyle w:val="IndexLink"/>
                <w:webHidden/>
              </w:rPr>
              <w:t>Step 1 – Site Import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_Toc531855067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14:paraId="62D7B935" w14:textId="77777777" w:rsidR="00362DDE" w:rsidRDefault="00000000">
          <w:pPr>
            <w:pStyle w:val="TOC3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68">
            <w:r>
              <w:rPr>
                <w:rStyle w:val="IndexLink"/>
                <w:webHidden/>
              </w:rPr>
              <w:t>Step 2 - Import Service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_Toc531855068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 w14:paraId="08E9172D" w14:textId="77777777" w:rsidR="00362DDE" w:rsidRDefault="00000000">
          <w:pPr>
            <w:pStyle w:val="TOC3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69">
            <w:r>
              <w:rPr>
                <w:rStyle w:val="IndexLink"/>
                <w:webHidden/>
              </w:rPr>
              <w:t>Step 3 - Kount Site Preferences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_Toc531855069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 w14:paraId="712AC28E" w14:textId="77777777" w:rsidR="00362DDE" w:rsidRDefault="00000000">
          <w:pPr>
            <w:pStyle w:val="TOC3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70">
            <w:r>
              <w:rPr>
                <w:rStyle w:val="IndexLink"/>
                <w:webHidden/>
              </w:rPr>
              <w:t>Step 4 - Assign Cartridge to Site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_Toc531855070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 w14:paraId="1076BE0C" w14:textId="77777777" w:rsidR="00362DDE" w:rsidRDefault="00000000">
          <w:pPr>
            <w:pStyle w:val="TOC3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71">
            <w:r>
              <w:rPr>
                <w:rStyle w:val="IndexLink"/>
                <w:webHidden/>
              </w:rPr>
              <w:t>Step 5 - Setup validation services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_Toc531855071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 w14:paraId="36657A99" w14:textId="77777777" w:rsidR="00362DDE" w:rsidRDefault="00000000">
          <w:pPr>
            <w:pStyle w:val="TOC3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72">
            <w:r>
              <w:rPr>
                <w:rStyle w:val="IndexLink"/>
                <w:webHidden/>
              </w:rPr>
              <w:t>Step 6 - The SFRA version does not need Storefront modifications. The following upgrades are described in case of conflict with other cartridges.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_Toc531855072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 w14:paraId="6E1D07CF" w14:textId="77777777" w:rsidR="00362DDE" w:rsidRDefault="00000000">
          <w:pPr>
            <w:pStyle w:val="TOC3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73">
            <w:r>
              <w:rPr>
                <w:rStyle w:val="IndexLink"/>
                <w:webHidden/>
              </w:rPr>
              <w:t>Step 7 - Configure the Event Notification Service (Optional)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_Toc531855073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 w14:paraId="6AC1944C" w14:textId="77777777" w:rsidR="00362DDE" w:rsidRDefault="00000000">
          <w:pPr>
            <w:pStyle w:val="TOC3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74">
            <w:r>
              <w:rPr>
                <w:rStyle w:val="IndexLink"/>
                <w:webHidden/>
              </w:rPr>
              <w:t>External Interfaces (Communication between Kount and SFCC)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_Toc531855074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 w14:paraId="1F630A71" w14:textId="77777777" w:rsidR="00362DDE" w:rsidRDefault="00000000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75">
            <w:r>
              <w:rPr>
                <w:rStyle w:val="IndexLink"/>
                <w:webHidden/>
              </w:rPr>
              <w:t>User Defined Fields Setup and Configuration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_Toc531855075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 w14:paraId="35945AEE" w14:textId="77777777" w:rsidR="00362DDE" w:rsidRDefault="00000000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76">
            <w:r>
              <w:rPr>
                <w:rStyle w:val="IndexLink"/>
                <w:webHidden/>
              </w:rPr>
              <w:t>Configuration of User Defined Fields (UDFs) within Kount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_Toc531855076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 w14:paraId="17713A0D" w14:textId="77777777" w:rsidR="00362DDE" w:rsidRDefault="00000000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77">
            <w:r>
              <w:rPr>
                <w:rStyle w:val="IndexLink"/>
                <w:webHidden/>
              </w:rPr>
              <w:t>UDF Settings within SFCC Custom Preferences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_Toc531855077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 w14:paraId="6DCCB32D" w14:textId="77777777" w:rsidR="00362DDE" w:rsidRDefault="00000000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78">
            <w:r>
              <w:rPr>
                <w:rStyle w:val="IndexLink"/>
                <w:webHidden/>
              </w:rPr>
              <w:t>Modifying UDF map within SFCC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_Toc531855078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 w14:paraId="6102B6DD" w14:textId="77777777" w:rsidR="00362DDE" w:rsidRDefault="00000000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79">
            <w:r>
              <w:rPr>
                <w:rStyle w:val="IndexLink"/>
                <w:webHidden/>
              </w:rPr>
              <w:t>Error Logging and Notifications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_Toc531855079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 w14:paraId="402E1D51" w14:textId="77777777" w:rsidR="00362DDE" w:rsidRDefault="00000000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80">
            <w:r>
              <w:rPr>
                <w:rStyle w:val="IndexLink"/>
                <w:webHidden/>
              </w:rPr>
              <w:t>Appendix A: Upgrading/Updating the Link Cartridge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_Toc531855080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27</w:t>
            </w:r>
            <w:r>
              <w:rPr>
                <w:webHidden/>
              </w:rPr>
              <w:fldChar w:fldCharType="end"/>
            </w:r>
          </w:hyperlink>
        </w:p>
        <w:p w14:paraId="44278EE2" w14:textId="77777777" w:rsidR="00362DDE" w:rsidRDefault="00000000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81">
            <w:r>
              <w:rPr>
                <w:rStyle w:val="IndexLink"/>
                <w:webHidden/>
              </w:rPr>
              <w:t>Appendix B: SFCC Order Post-Authorization Workflow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_Toc531855081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 w14:paraId="3CA14181" w14:textId="77777777" w:rsidR="00362DDE" w:rsidRDefault="00000000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82">
            <w:r>
              <w:rPr>
                <w:rStyle w:val="IndexLink"/>
                <w:webHidden/>
              </w:rPr>
              <w:t>Kount Review/Escalate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_Toc531855082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29</w:t>
            </w:r>
            <w:r>
              <w:rPr>
                <w:webHidden/>
              </w:rPr>
              <w:fldChar w:fldCharType="end"/>
            </w:r>
          </w:hyperlink>
        </w:p>
        <w:p w14:paraId="115ABDB2" w14:textId="77777777" w:rsidR="00362DDE" w:rsidRDefault="00000000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83">
            <w:r>
              <w:rPr>
                <w:rStyle w:val="IndexLink"/>
                <w:webHidden/>
              </w:rPr>
              <w:t>Kount Approved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_Toc531855083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30</w:t>
            </w:r>
            <w:r>
              <w:rPr>
                <w:webHidden/>
              </w:rPr>
              <w:fldChar w:fldCharType="end"/>
            </w:r>
          </w:hyperlink>
        </w:p>
        <w:p w14:paraId="612C023F" w14:textId="77777777" w:rsidR="00362DDE" w:rsidRDefault="00000000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84">
            <w:r>
              <w:rPr>
                <w:rStyle w:val="IndexLink"/>
                <w:webHidden/>
              </w:rPr>
              <w:t>Kount Decline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_Toc531855084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31</w:t>
            </w:r>
            <w:r>
              <w:rPr>
                <w:webHidden/>
              </w:rPr>
              <w:fldChar w:fldCharType="end"/>
            </w:r>
          </w:hyperlink>
        </w:p>
        <w:p w14:paraId="705F07A5" w14:textId="77777777" w:rsidR="00362DDE" w:rsidRDefault="00000000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85">
            <w:r>
              <w:rPr>
                <w:rStyle w:val="IndexLink"/>
                <w:webHidden/>
              </w:rPr>
              <w:t>Appendix C: Test Cases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_Toc531855085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31</w:t>
            </w:r>
            <w:r>
              <w:rPr>
                <w:webHidden/>
              </w:rPr>
              <w:fldChar w:fldCharType="end"/>
            </w:r>
          </w:hyperlink>
        </w:p>
        <w:p w14:paraId="08B54034" w14:textId="77777777" w:rsidR="00362DDE" w:rsidRDefault="00000000">
          <w:pPr>
            <w:pStyle w:val="TOC2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86">
            <w:r>
              <w:rPr>
                <w:rStyle w:val="IndexLink"/>
                <w:webHidden/>
              </w:rPr>
              <w:t>Verifying the Functionality of the Cartridge: Test Cases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_Toc531855086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31</w:t>
            </w:r>
            <w:r>
              <w:rPr>
                <w:webHidden/>
              </w:rPr>
              <w:fldChar w:fldCharType="end"/>
            </w:r>
          </w:hyperlink>
        </w:p>
        <w:p w14:paraId="2C6CB6BA" w14:textId="77777777" w:rsidR="00362DDE" w:rsidRDefault="00000000">
          <w:pPr>
            <w:pStyle w:val="TOC3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87">
            <w:r>
              <w:rPr>
                <w:rStyle w:val="IndexLink"/>
                <w:webHidden/>
              </w:rPr>
              <w:t>Controllers/Pipelines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_Toc531855087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32</w:t>
            </w:r>
            <w:r>
              <w:rPr>
                <w:webHidden/>
              </w:rPr>
              <w:fldChar w:fldCharType="end"/>
            </w:r>
          </w:hyperlink>
        </w:p>
        <w:p w14:paraId="61AABB03" w14:textId="77777777" w:rsidR="00362DDE" w:rsidRDefault="00000000">
          <w:pPr>
            <w:pStyle w:val="TOC3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88">
            <w:r>
              <w:rPr>
                <w:rStyle w:val="IndexLink"/>
                <w:webHidden/>
              </w:rPr>
              <w:t>Requirements for Test Cases: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_Toc531855088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32</w:t>
            </w:r>
            <w:r>
              <w:rPr>
                <w:webHidden/>
              </w:rPr>
              <w:fldChar w:fldCharType="end"/>
            </w:r>
          </w:hyperlink>
        </w:p>
        <w:p w14:paraId="6DD539D4" w14:textId="77777777" w:rsidR="00362DDE" w:rsidRDefault="00000000">
          <w:pPr>
            <w:pStyle w:val="TOC4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89">
            <w:r>
              <w:rPr>
                <w:rStyle w:val="IndexLink"/>
                <w:webHidden/>
              </w:rPr>
              <w:t>Prerequisites: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_Toc531855089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32</w:t>
            </w:r>
            <w:r>
              <w:rPr>
                <w:webHidden/>
              </w:rPr>
              <w:fldChar w:fldCharType="end"/>
            </w:r>
          </w:hyperlink>
        </w:p>
        <w:p w14:paraId="28186EC1" w14:textId="77777777" w:rsidR="00362DDE" w:rsidRDefault="00000000">
          <w:pPr>
            <w:pStyle w:val="TOC5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90">
            <w:r>
              <w:rPr>
                <w:rStyle w:val="IndexLink"/>
                <w:webHidden/>
              </w:rPr>
              <w:t>TestCase 1: Verify all fields and choices are present within the Business Manager (BM) after installing the Kount Link Cartridge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_Toc531855090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32</w:t>
            </w:r>
            <w:r>
              <w:rPr>
                <w:webHidden/>
              </w:rPr>
              <w:fldChar w:fldCharType="end"/>
            </w:r>
          </w:hyperlink>
        </w:p>
        <w:p w14:paraId="4C5DBBF4" w14:textId="77777777" w:rsidR="00362DDE" w:rsidRDefault="00000000">
          <w:pPr>
            <w:pStyle w:val="TOC5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91">
            <w:r>
              <w:rPr>
                <w:rStyle w:val="IndexLink"/>
                <w:webHidden/>
              </w:rPr>
              <w:t>TestCase 2: Verify the Attributes values within the Order Attributes tab within the Business Manager (BM).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_Toc531855091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33</w:t>
            </w:r>
            <w:r>
              <w:rPr>
                <w:webHidden/>
              </w:rPr>
              <w:fldChar w:fldCharType="end"/>
            </w:r>
          </w:hyperlink>
        </w:p>
        <w:p w14:paraId="43005150" w14:textId="77777777" w:rsidR="00362DDE" w:rsidRDefault="00000000">
          <w:pPr>
            <w:pStyle w:val="TOC3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92">
            <w:r>
              <w:rPr>
                <w:rStyle w:val="IndexLink"/>
                <w:webHidden/>
              </w:rPr>
              <w:t>Part 1.1. Pre authorization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_Toc531855092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33</w:t>
            </w:r>
            <w:r>
              <w:rPr>
                <w:webHidden/>
              </w:rPr>
              <w:fldChar w:fldCharType="end"/>
            </w:r>
          </w:hyperlink>
        </w:p>
        <w:p w14:paraId="7E3C4373" w14:textId="77777777" w:rsidR="00362DDE" w:rsidRDefault="00000000">
          <w:pPr>
            <w:pStyle w:val="TOC4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93">
            <w:r>
              <w:rPr>
                <w:rStyle w:val="IndexLink"/>
                <w:webHidden/>
              </w:rPr>
              <w:t>Prerequisites: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_Toc531855093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33</w:t>
            </w:r>
            <w:r>
              <w:rPr>
                <w:webHidden/>
              </w:rPr>
              <w:fldChar w:fldCharType="end"/>
            </w:r>
          </w:hyperlink>
        </w:p>
        <w:p w14:paraId="68F4875D" w14:textId="77777777" w:rsidR="00362DDE" w:rsidRDefault="00000000">
          <w:pPr>
            <w:pStyle w:val="TOC5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94">
            <w:r>
              <w:rPr>
                <w:rStyle w:val="IndexLink"/>
                <w:webHidden/>
              </w:rPr>
              <w:t>Test Case 3: Testing the Functionality of the iFrame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_Toc531855094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33</w:t>
            </w:r>
            <w:r>
              <w:rPr>
                <w:webHidden/>
              </w:rPr>
              <w:fldChar w:fldCharType="end"/>
            </w:r>
          </w:hyperlink>
        </w:p>
        <w:p w14:paraId="07F9ECE8" w14:textId="77777777" w:rsidR="00362DDE" w:rsidRDefault="00000000">
          <w:pPr>
            <w:pStyle w:val="TOC5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95">
            <w:r>
              <w:rPr>
                <w:rStyle w:val="IndexLink"/>
                <w:webHidden/>
              </w:rPr>
              <w:t>TestCase 4: Verify internal orders do not collect Device Data via the iFrame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_Toc531855095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33</w:t>
            </w:r>
            <w:r>
              <w:rPr>
                <w:webHidden/>
              </w:rPr>
              <w:fldChar w:fldCharType="end"/>
            </w:r>
          </w:hyperlink>
        </w:p>
        <w:p w14:paraId="1A0225E6" w14:textId="77777777" w:rsidR="00362DDE" w:rsidRDefault="00000000">
          <w:pPr>
            <w:pStyle w:val="TOC5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96">
            <w:r>
              <w:rPr>
                <w:rStyle w:val="IndexLink"/>
                <w:webHidden/>
              </w:rPr>
              <w:t>TestCase 5: Session ID values for both iFrame collection and HTTPS RIS post are matching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_Toc531855096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34</w:t>
            </w:r>
            <w:r>
              <w:rPr>
                <w:webHidden/>
              </w:rPr>
              <w:fldChar w:fldCharType="end"/>
            </w:r>
          </w:hyperlink>
        </w:p>
        <w:p w14:paraId="5F74A312" w14:textId="77777777" w:rsidR="00362DDE" w:rsidRDefault="00000000">
          <w:pPr>
            <w:pStyle w:val="TOC5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97">
            <w:r>
              <w:rPr>
                <w:rStyle w:val="IndexLink"/>
                <w:webHidden/>
              </w:rPr>
              <w:t>Test Case 6: Send data to Kount. Check that guest user and order data sent correctly to Kount.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_Toc531855097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34</w:t>
            </w:r>
            <w:r>
              <w:rPr>
                <w:webHidden/>
              </w:rPr>
              <w:fldChar w:fldCharType="end"/>
            </w:r>
          </w:hyperlink>
        </w:p>
        <w:p w14:paraId="18A0E46D" w14:textId="77777777" w:rsidR="00362DDE" w:rsidRDefault="00000000">
          <w:pPr>
            <w:pStyle w:val="TOC5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98">
            <w:r>
              <w:rPr>
                <w:rStyle w:val="IndexLink"/>
                <w:webHidden/>
              </w:rPr>
              <w:t>TestCase 7: Send data to Kount. Check that registered user and order data sent correctly to Kount.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_Toc531855098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35</w:t>
            </w:r>
            <w:r>
              <w:rPr>
                <w:webHidden/>
              </w:rPr>
              <w:fldChar w:fldCharType="end"/>
            </w:r>
          </w:hyperlink>
        </w:p>
        <w:p w14:paraId="6F67D8E0" w14:textId="77777777" w:rsidR="00362DDE" w:rsidRDefault="00000000">
          <w:pPr>
            <w:pStyle w:val="TOC5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099">
            <w:r>
              <w:rPr>
                <w:rStyle w:val="IndexLink"/>
                <w:webHidden/>
              </w:rPr>
              <w:t>TestCase 8.: Decline Order. Check that declined order return user to billing page with proper message.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_Toc531855099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35</w:t>
            </w:r>
            <w:r>
              <w:rPr>
                <w:webHidden/>
              </w:rPr>
              <w:fldChar w:fldCharType="end"/>
            </w:r>
          </w:hyperlink>
        </w:p>
        <w:p w14:paraId="7DF7FAD0" w14:textId="77777777" w:rsidR="00362DDE" w:rsidRDefault="00000000">
          <w:pPr>
            <w:pStyle w:val="TOC5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100">
            <w:r>
              <w:rPr>
                <w:rStyle w:val="IndexLink"/>
                <w:webHidden/>
              </w:rPr>
              <w:t>TestCase 9: Workflow Reevaluate. Check that order status changed in OMS (BM), when it changed on Kount.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_Toc531855100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36</w:t>
            </w:r>
            <w:r>
              <w:rPr>
                <w:webHidden/>
              </w:rPr>
              <w:fldChar w:fldCharType="end"/>
            </w:r>
          </w:hyperlink>
        </w:p>
        <w:p w14:paraId="2D5DFE11" w14:textId="77777777" w:rsidR="00362DDE" w:rsidRDefault="00000000">
          <w:pPr>
            <w:pStyle w:val="TOC5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101">
            <w:r>
              <w:rPr>
                <w:rStyle w:val="IndexLink"/>
                <w:webHidden/>
              </w:rPr>
              <w:t>TestCase 10: Risk Change Score. Check that order risk evaluation changed OMS (BM), when it changed on Kount.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_Toc531855101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36</w:t>
            </w:r>
            <w:r>
              <w:rPr>
                <w:webHidden/>
              </w:rPr>
              <w:fldChar w:fldCharType="end"/>
            </w:r>
          </w:hyperlink>
        </w:p>
        <w:p w14:paraId="09E89970" w14:textId="77777777" w:rsidR="00362DDE" w:rsidRDefault="00000000">
          <w:pPr>
            <w:pStyle w:val="TOC5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102">
            <w:r>
              <w:rPr>
                <w:rStyle w:val="IndexLink"/>
                <w:webHidden/>
              </w:rPr>
              <w:t>TestCase 11. Additional Payment Types verification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_Toc531855102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37</w:t>
            </w:r>
            <w:r>
              <w:rPr>
                <w:webHidden/>
              </w:rPr>
              <w:fldChar w:fldCharType="end"/>
            </w:r>
          </w:hyperlink>
        </w:p>
        <w:p w14:paraId="3B530733" w14:textId="77777777" w:rsidR="00362DDE" w:rsidRDefault="00000000">
          <w:pPr>
            <w:pStyle w:val="TOC5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103">
            <w:r>
              <w:rPr>
                <w:rStyle w:val="IndexLink"/>
                <w:webHidden/>
              </w:rPr>
              <w:t>TestCase 12. User Defined Fields verification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_Toc531855103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37</w:t>
            </w:r>
            <w:r>
              <w:rPr>
                <w:webHidden/>
              </w:rPr>
              <w:fldChar w:fldCharType="end"/>
            </w:r>
          </w:hyperlink>
        </w:p>
        <w:p w14:paraId="7B47FB20" w14:textId="77777777" w:rsidR="00362DDE" w:rsidRDefault="00000000">
          <w:pPr>
            <w:pStyle w:val="TOC5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104">
            <w:r>
              <w:rPr>
                <w:rStyle w:val="IndexLink"/>
                <w:webHidden/>
              </w:rPr>
              <w:t>TestCase 13. Errors logging and email notification verification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_Toc531855104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38</w:t>
            </w:r>
            <w:r>
              <w:rPr>
                <w:webHidden/>
              </w:rPr>
              <w:fldChar w:fldCharType="end"/>
            </w:r>
          </w:hyperlink>
        </w:p>
        <w:p w14:paraId="137A0565" w14:textId="77777777" w:rsidR="00362DDE" w:rsidRDefault="00000000">
          <w:pPr>
            <w:pStyle w:val="TOC5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105">
            <w:r>
              <w:rPr>
                <w:rStyle w:val="IndexLink"/>
                <w:webHidden/>
              </w:rPr>
              <w:t>TestCase 14: Risk Change Score. Check that email with old and new Evaluation data receiving, when Risk and Reevaluation events changed.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_Toc531855105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39</w:t>
            </w:r>
            <w:r>
              <w:rPr>
                <w:webHidden/>
              </w:rPr>
              <w:fldChar w:fldCharType="end"/>
            </w:r>
          </w:hyperlink>
        </w:p>
        <w:p w14:paraId="4B2DB674" w14:textId="77777777" w:rsidR="00362DDE" w:rsidRDefault="00000000">
          <w:pPr>
            <w:pStyle w:val="TOC4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106">
            <w:r>
              <w:rPr>
                <w:rStyle w:val="IndexLink"/>
                <w:webHidden/>
              </w:rPr>
              <w:t>Prerequisites: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_Toc531855106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39</w:t>
            </w:r>
            <w:r>
              <w:rPr>
                <w:webHidden/>
              </w:rPr>
              <w:fldChar w:fldCharType="end"/>
            </w:r>
          </w:hyperlink>
        </w:p>
        <w:p w14:paraId="33BD53E9" w14:textId="77777777" w:rsidR="00362DDE" w:rsidRDefault="00000000">
          <w:pPr>
            <w:pStyle w:val="TOC5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107">
            <w:r>
              <w:rPr>
                <w:rStyle w:val="IndexLink"/>
                <w:webHidden/>
              </w:rPr>
              <w:t>TestCase 15.: Decline Order. Check that declined order returns user to billing page with proper message.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_Toc531855107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40</w:t>
            </w:r>
            <w:r>
              <w:rPr>
                <w:webHidden/>
              </w:rPr>
              <w:fldChar w:fldCharType="end"/>
            </w:r>
          </w:hyperlink>
        </w:p>
        <w:p w14:paraId="0148EE56" w14:textId="77777777" w:rsidR="00362DDE" w:rsidRDefault="00000000">
          <w:pPr>
            <w:pStyle w:val="TOC4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108">
            <w:r>
              <w:rPr>
                <w:rStyle w:val="IndexLink"/>
                <w:webHidden/>
              </w:rPr>
              <w:t>Prerequisites: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_Toc531855108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40</w:t>
            </w:r>
            <w:r>
              <w:rPr>
                <w:webHidden/>
              </w:rPr>
              <w:fldChar w:fldCharType="end"/>
            </w:r>
          </w:hyperlink>
        </w:p>
        <w:p w14:paraId="65EC00CD" w14:textId="77777777" w:rsidR="00362DDE" w:rsidRDefault="00000000">
          <w:pPr>
            <w:pStyle w:val="TOC5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109">
            <w:r>
              <w:rPr>
                <w:rStyle w:val="IndexLink"/>
                <w:webHidden/>
              </w:rPr>
              <w:t>TestCase 16.: Order in Review. Check that order in review is displayed correctly in Kount and DW BM.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_Toc531855109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40</w:t>
            </w:r>
            <w:r>
              <w:rPr>
                <w:webHidden/>
              </w:rPr>
              <w:fldChar w:fldCharType="end"/>
            </w:r>
          </w:hyperlink>
        </w:p>
        <w:p w14:paraId="29E7B515" w14:textId="77777777" w:rsidR="00362DDE" w:rsidRDefault="00000000">
          <w:pPr>
            <w:pStyle w:val="TOC5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110">
            <w:r>
              <w:rPr>
                <w:rStyle w:val="IndexLink"/>
                <w:webHidden/>
              </w:rPr>
              <w:t>TestCase 17.: Approved Order. Check that approved order is displayed correctly in Kount and DW BM.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_Toc531855110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41</w:t>
            </w:r>
            <w:r>
              <w:rPr>
                <w:webHidden/>
              </w:rPr>
              <w:fldChar w:fldCharType="end"/>
            </w:r>
          </w:hyperlink>
        </w:p>
        <w:p w14:paraId="391AA831" w14:textId="77777777" w:rsidR="00362DDE" w:rsidRDefault="00000000">
          <w:pPr>
            <w:pStyle w:val="TOC3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111">
            <w:r>
              <w:rPr>
                <w:rStyle w:val="IndexLink"/>
                <w:webHidden/>
              </w:rPr>
              <w:t>Part 1.2. Post authorisation)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_Toc531855111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41</w:t>
            </w:r>
            <w:r>
              <w:rPr>
                <w:webHidden/>
              </w:rPr>
              <w:fldChar w:fldCharType="end"/>
            </w:r>
          </w:hyperlink>
        </w:p>
        <w:p w14:paraId="4EB3372B" w14:textId="77777777" w:rsidR="00362DDE" w:rsidRDefault="00000000">
          <w:pPr>
            <w:pStyle w:val="TOC5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112">
            <w:r>
              <w:rPr>
                <w:rStyle w:val="IndexLink"/>
                <w:webHidden/>
              </w:rPr>
              <w:t>TestCase 18: Decline Order. Check that declined order return user to billing page with proper message.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_Toc531855112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41</w:t>
            </w:r>
            <w:r>
              <w:rPr>
                <w:webHidden/>
              </w:rPr>
              <w:fldChar w:fldCharType="end"/>
            </w:r>
          </w:hyperlink>
        </w:p>
        <w:p w14:paraId="4C583E84" w14:textId="77777777" w:rsidR="00362DDE" w:rsidRDefault="00000000">
          <w:pPr>
            <w:pStyle w:val="TOC5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113">
            <w:r>
              <w:rPr>
                <w:rStyle w:val="IndexLink"/>
                <w:webHidden/>
              </w:rPr>
              <w:t>TestCase 19: Order in Review. Check that order in review is displayed correctly in Kount and DW BM.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_Toc531855113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 w14:paraId="70633C3F" w14:textId="77777777" w:rsidR="00362DDE" w:rsidRDefault="00000000">
          <w:pPr>
            <w:pStyle w:val="TOC5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114">
            <w:r>
              <w:rPr>
                <w:rStyle w:val="IndexLink"/>
                <w:webHidden/>
              </w:rPr>
              <w:t>TestCase 20: Approved Order. Check that approved order is displayed correctly in Kount and DW BM.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_Toc531855114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42</w:t>
            </w:r>
            <w:r>
              <w:rPr>
                <w:webHidden/>
              </w:rPr>
              <w:fldChar w:fldCharType="end"/>
            </w:r>
          </w:hyperlink>
        </w:p>
        <w:p w14:paraId="2A0B251D" w14:textId="77777777" w:rsidR="00362DDE" w:rsidRDefault="00000000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115">
            <w:r>
              <w:rPr>
                <w:rStyle w:val="IndexLink"/>
                <w:webHidden/>
              </w:rPr>
              <w:t>Appendix D: Manual Integration Steps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_Toc531855115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45</w:t>
            </w:r>
            <w:r>
              <w:rPr>
                <w:webHidden/>
              </w:rPr>
              <w:fldChar w:fldCharType="end"/>
            </w:r>
          </w:hyperlink>
        </w:p>
        <w:p w14:paraId="089B967D" w14:textId="77777777" w:rsidR="00362DDE" w:rsidRDefault="00000000">
          <w:pPr>
            <w:pStyle w:val="TOC1"/>
            <w:tabs>
              <w:tab w:val="right" w:pos="9016"/>
            </w:tabs>
            <w:rPr>
              <w:rFonts w:asciiTheme="minorHAnsi" w:eastAsiaTheme="minorEastAsia" w:hAnsiTheme="minorHAnsi" w:cstheme="minorBidi"/>
              <w:lang w:val="sk-SK"/>
            </w:rPr>
          </w:pPr>
          <w:hyperlink w:anchor="_Toc531855116">
            <w:r>
              <w:rPr>
                <w:rStyle w:val="IndexLink"/>
                <w:webHidden/>
              </w:rPr>
              <w:t>Appendix E: Errors Description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_Toc531855116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51</w:t>
            </w:r>
            <w:r>
              <w:rPr>
                <w:webHidden/>
              </w:rPr>
              <w:fldChar w:fldCharType="end"/>
            </w:r>
          </w:hyperlink>
          <w:r>
            <w:rPr>
              <w:rStyle w:val="IndexLink"/>
            </w:rPr>
            <w:fldChar w:fldCharType="end"/>
          </w:r>
        </w:p>
      </w:sdtContent>
    </w:sdt>
    <w:p w14:paraId="53E901CA" w14:textId="77777777" w:rsidR="00362DDE" w:rsidRDefault="00362DDE">
      <w:pPr>
        <w:widowControl w:val="0"/>
        <w:spacing w:after="0" w:line="276" w:lineRule="auto"/>
        <w:rPr>
          <w:sz w:val="20"/>
          <w:szCs w:val="20"/>
        </w:rPr>
      </w:pPr>
    </w:p>
    <w:p w14:paraId="2CF68E0E" w14:textId="77777777" w:rsidR="00362DDE" w:rsidRDefault="00362DDE">
      <w:pPr>
        <w:sectPr w:rsidR="00362DDE">
          <w:type w:val="continuous"/>
          <w:pgSz w:w="11906" w:h="16838"/>
          <w:pgMar w:top="566" w:right="1440" w:bottom="777" w:left="1440" w:header="0" w:footer="720" w:gutter="0"/>
          <w:cols w:space="720"/>
          <w:formProt w:val="0"/>
          <w:docGrid w:linePitch="100" w:charSpace="8192"/>
        </w:sectPr>
      </w:pPr>
    </w:p>
    <w:p w14:paraId="09B4899A" w14:textId="77777777" w:rsidR="00362DDE" w:rsidRDefault="00000000">
      <w:pPr>
        <w:pStyle w:val="Heading1"/>
        <w:spacing w:line="240" w:lineRule="auto"/>
      </w:pPr>
      <w:bookmarkStart w:id="2" w:name="_Toc531855054"/>
      <w:proofErr w:type="spellStart"/>
      <w:r>
        <w:lastRenderedPageBreak/>
        <w:t>Overview</w:t>
      </w:r>
      <w:bookmarkEnd w:id="2"/>
      <w:proofErr w:type="spellEnd"/>
    </w:p>
    <w:p w14:paraId="6E0F9C9A" w14:textId="77777777" w:rsidR="00362DDE" w:rsidRDefault="00000000">
      <w:pPr>
        <w:pStyle w:val="Heading2"/>
        <w:spacing w:line="240" w:lineRule="auto"/>
      </w:pPr>
      <w:bookmarkStart w:id="3" w:name="_Toc531855055"/>
      <w:proofErr w:type="spellStart"/>
      <w:r>
        <w:t>Summary</w:t>
      </w:r>
      <w:bookmarkEnd w:id="3"/>
      <w:proofErr w:type="spellEnd"/>
    </w:p>
    <w:p w14:paraId="67F7C0F8" w14:textId="77777777" w:rsidR="00362DDE" w:rsidRDefault="00000000">
      <w:pPr>
        <w:widowControl w:val="0"/>
        <w:spacing w:after="200" w:line="240" w:lineRule="auto"/>
      </w:pPr>
      <w:proofErr w:type="spellStart"/>
      <w:r>
        <w:t>Kount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leading</w:t>
      </w:r>
      <w:proofErr w:type="spellEnd"/>
      <w:r>
        <w:t xml:space="preserve"> </w:t>
      </w:r>
      <w:proofErr w:type="spellStart"/>
      <w:r>
        <w:t>innovator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solutions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fraud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risk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. </w:t>
      </w:r>
      <w:proofErr w:type="spellStart"/>
      <w:r>
        <w:t>Kount's</w:t>
      </w:r>
      <w:proofErr w:type="spellEnd"/>
      <w:r>
        <w:t xml:space="preserve"> “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” </w:t>
      </w:r>
      <w:proofErr w:type="spellStart"/>
      <w:r>
        <w:t>platform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ideal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fraud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online</w:t>
      </w:r>
      <w:proofErr w:type="spellEnd"/>
      <w:r>
        <w:t>/</w:t>
      </w:r>
      <w:proofErr w:type="spellStart"/>
      <w:r>
        <w:t>telephone</w:t>
      </w:r>
      <w:proofErr w:type="spellEnd"/>
      <w:r>
        <w:t xml:space="preserve"> </w:t>
      </w:r>
      <w:proofErr w:type="spellStart"/>
      <w:r>
        <w:t>channels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payments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onboard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.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committed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end-to-end</w:t>
      </w:r>
      <w:proofErr w:type="spellEnd"/>
      <w:r>
        <w:t xml:space="preserve">, </w:t>
      </w:r>
      <w:proofErr w:type="spellStart"/>
      <w:r>
        <w:t>single-source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, </w:t>
      </w:r>
      <w:proofErr w:type="spellStart"/>
      <w:r>
        <w:t>simplicity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ease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use</w:t>
      </w:r>
      <w:proofErr w:type="spellEnd"/>
      <w:r>
        <w:t>...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no-compromise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providing</w:t>
      </w:r>
      <w:proofErr w:type="spellEnd"/>
      <w:r>
        <w:t xml:space="preserve"> </w:t>
      </w:r>
      <w:proofErr w:type="spellStart"/>
      <w:r>
        <w:t>real-time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results</w:t>
      </w:r>
      <w:proofErr w:type="spellEnd"/>
      <w:r>
        <w:t>.</w:t>
      </w:r>
    </w:p>
    <w:p w14:paraId="26B2E235" w14:textId="77777777" w:rsidR="00362DDE" w:rsidRDefault="00000000">
      <w:pPr>
        <w:widowControl w:val="0"/>
        <w:spacing w:after="200" w:line="240" w:lineRule="auto"/>
      </w:pPr>
      <w:proofErr w:type="spellStart"/>
      <w:r>
        <w:t>The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SFCC </w:t>
      </w:r>
      <w:proofErr w:type="spellStart"/>
      <w:r>
        <w:t>cartridge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rapid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SFCC </w:t>
      </w:r>
      <w:proofErr w:type="spellStart"/>
      <w:r>
        <w:t>implementations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cartridge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self-contained</w:t>
      </w:r>
      <w:proofErr w:type="spellEnd"/>
      <w:r>
        <w:t xml:space="preserve"> </w:t>
      </w:r>
      <w:proofErr w:type="spellStart"/>
      <w:r>
        <w:t>cartridge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integrate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cartridge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configured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elements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a </w:t>
      </w:r>
      <w:proofErr w:type="spellStart"/>
      <w:r>
        <w:t>successful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practices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Kount</w:t>
      </w:r>
      <w:proofErr w:type="spellEnd"/>
      <w:r>
        <w:t>.</w:t>
      </w:r>
    </w:p>
    <w:p w14:paraId="379CC540" w14:textId="77777777" w:rsidR="00362DDE" w:rsidRDefault="00000000">
      <w:pPr>
        <w:widowControl w:val="0"/>
        <w:spacing w:after="200" w:line="240" w:lineRule="auto"/>
      </w:pPr>
      <w:proofErr w:type="spellStart"/>
      <w:r>
        <w:t>Kount</w:t>
      </w:r>
      <w:proofErr w:type="spellEnd"/>
      <w:r>
        <w:t xml:space="preserve"> </w:t>
      </w:r>
      <w:proofErr w:type="spellStart"/>
      <w:r>
        <w:t>aggregates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evaluates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sources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Collector</w:t>
      </w:r>
      <w:proofErr w:type="spellEnd"/>
      <w:r>
        <w:t xml:space="preserve"> (DC),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Risk</w:t>
      </w:r>
      <w:proofErr w:type="spellEnd"/>
      <w:r>
        <w:t xml:space="preserve"> </w:t>
      </w:r>
      <w:proofErr w:type="spellStart"/>
      <w:r>
        <w:t>Inquiry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(RIS),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Persona</w:t>
      </w:r>
      <w:proofErr w:type="spellEnd"/>
      <w:r>
        <w:t xml:space="preserve"> </w:t>
      </w:r>
      <w:proofErr w:type="spellStart"/>
      <w:r>
        <w:t>technology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sources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provides</w:t>
      </w:r>
      <w:proofErr w:type="spellEnd"/>
      <w:r>
        <w:t xml:space="preserve"> a </w:t>
      </w:r>
      <w:proofErr w:type="spellStart"/>
      <w:r>
        <w:t>risk</w:t>
      </w:r>
      <w:proofErr w:type="spellEnd"/>
      <w:r>
        <w:t xml:space="preserve"> </w:t>
      </w:r>
      <w:proofErr w:type="spellStart"/>
      <w:r>
        <w:t>score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a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merchant</w:t>
      </w:r>
      <w:proofErr w:type="spellEnd"/>
      <w:r>
        <w:t xml:space="preserve"> </w:t>
      </w:r>
      <w:proofErr w:type="spellStart"/>
      <w:r>
        <w:t>administered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. </w:t>
      </w:r>
    </w:p>
    <w:p w14:paraId="1447F25B" w14:textId="77777777" w:rsidR="00362DDE" w:rsidRDefault="00000000">
      <w:pPr>
        <w:widowControl w:val="0"/>
        <w:spacing w:after="200" w:line="240" w:lineRule="auto"/>
      </w:pP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Collector</w:t>
      </w:r>
      <w:proofErr w:type="spellEnd"/>
      <w:r>
        <w:t xml:space="preserve"> </w:t>
      </w:r>
      <w:proofErr w:type="spellStart"/>
      <w:r>
        <w:t>gathers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customer’s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redirecting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browser</w:t>
      </w:r>
      <w:proofErr w:type="spellEnd"/>
      <w:r>
        <w:t xml:space="preserve"> </w:t>
      </w:r>
      <w:proofErr w:type="spellStart"/>
      <w:r>
        <w:t>momentarily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back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merchant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passive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obfuscates</w:t>
      </w:r>
      <w:proofErr w:type="spellEnd"/>
      <w:r>
        <w:t xml:space="preserve"> </w:t>
      </w:r>
      <w:proofErr w:type="spellStart"/>
      <w:r>
        <w:t>Kount’s</w:t>
      </w:r>
      <w:proofErr w:type="spellEnd"/>
      <w:r>
        <w:t xml:space="preserve"> </w:t>
      </w:r>
      <w:proofErr w:type="spellStart"/>
      <w:r>
        <w:t>interaction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affect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customer’s</w:t>
      </w:r>
      <w:proofErr w:type="spellEnd"/>
      <w:r>
        <w:t xml:space="preserve"> </w:t>
      </w:r>
      <w:proofErr w:type="spellStart"/>
      <w:r>
        <w:t>purchasing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. </w:t>
      </w:r>
    </w:p>
    <w:p w14:paraId="27295930" w14:textId="77777777" w:rsidR="00362DDE" w:rsidRDefault="00000000">
      <w:pPr>
        <w:widowControl w:val="0"/>
        <w:spacing w:after="200" w:line="240" w:lineRule="auto"/>
      </w:pPr>
      <w:proofErr w:type="spellStart"/>
      <w:r>
        <w:t>The</w:t>
      </w:r>
      <w:proofErr w:type="spellEnd"/>
      <w:r>
        <w:t xml:space="preserve"> </w:t>
      </w:r>
      <w:proofErr w:type="spellStart"/>
      <w:r>
        <w:t>Risk</w:t>
      </w:r>
      <w:proofErr w:type="spellEnd"/>
      <w:r>
        <w:t xml:space="preserve"> </w:t>
      </w:r>
      <w:proofErr w:type="spellStart"/>
      <w:r>
        <w:t>Inquiry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evaluates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Collector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order-form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submitted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merchant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fraud</w:t>
      </w:r>
      <w:proofErr w:type="spellEnd"/>
      <w:r>
        <w:t xml:space="preserve"> </w:t>
      </w:r>
      <w:proofErr w:type="spellStart"/>
      <w:r>
        <w:t>score</w:t>
      </w:r>
      <w:proofErr w:type="spellEnd"/>
      <w:r>
        <w:t xml:space="preserve">. </w:t>
      </w:r>
      <w:proofErr w:type="spellStart"/>
      <w:r>
        <w:t>Merchant</w:t>
      </w:r>
      <w:proofErr w:type="spellEnd"/>
      <w:r>
        <w:t xml:space="preserve"> </w:t>
      </w:r>
      <w:proofErr w:type="spellStart"/>
      <w:r>
        <w:t>specified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assessed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transaction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evaluation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. </w:t>
      </w:r>
    </w:p>
    <w:p w14:paraId="784F4EE4" w14:textId="77777777" w:rsidR="00362DDE" w:rsidRDefault="00000000">
      <w:pPr>
        <w:widowControl w:val="0"/>
        <w:spacing w:after="200" w:line="240" w:lineRule="auto"/>
      </w:pPr>
      <w:proofErr w:type="spellStart"/>
      <w:r>
        <w:t>The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Persona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comprised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points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breadth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merchants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behavioral</w:t>
      </w:r>
      <w:proofErr w:type="spellEnd"/>
      <w:r>
        <w:t xml:space="preserve"> </w:t>
      </w:r>
      <w:proofErr w:type="spellStart"/>
      <w:r>
        <w:t>analytics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transaction</w:t>
      </w:r>
      <w:proofErr w:type="spellEnd"/>
      <w:r>
        <w:t>.</w:t>
      </w:r>
    </w:p>
    <w:p w14:paraId="15927379" w14:textId="77777777" w:rsidR="00362DDE" w:rsidRDefault="00000000">
      <w:pPr>
        <w:widowControl w:val="0"/>
        <w:spacing w:after="200" w:line="240" w:lineRule="auto"/>
      </w:pPr>
      <w:proofErr w:type="spellStart"/>
      <w:r>
        <w:t>The</w:t>
      </w:r>
      <w:proofErr w:type="spellEnd"/>
      <w:r>
        <w:t xml:space="preserve"> </w:t>
      </w:r>
      <w:hyperlink w:anchor="_sqyw64">
        <w:r>
          <w:t xml:space="preserve">SFCC </w:t>
        </w:r>
        <w:proofErr w:type="spellStart"/>
        <w:r>
          <w:t>Workflow</w:t>
        </w:r>
        <w:proofErr w:type="spellEnd"/>
        <w:r>
          <w:t xml:space="preserve"> </w:t>
        </w:r>
        <w:proofErr w:type="spellStart"/>
        <w:r>
          <w:t>Diagram</w:t>
        </w:r>
        <w:proofErr w:type="spellEnd"/>
      </w:hyperlink>
      <w:r>
        <w:t xml:space="preserve"> </w:t>
      </w:r>
      <w:proofErr w:type="spellStart"/>
      <w:r>
        <w:t>provides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overview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a </w:t>
      </w:r>
      <w:proofErr w:type="spellStart"/>
      <w:r>
        <w:t>transaction</w:t>
      </w:r>
      <w:proofErr w:type="spellEnd"/>
      <w:r>
        <w:t xml:space="preserve"> </w:t>
      </w:r>
      <w:proofErr w:type="spellStart"/>
      <w:r>
        <w:t>flows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SFCC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SFCC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Cartridge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enabled</w:t>
      </w:r>
      <w:proofErr w:type="spellEnd"/>
      <w:r>
        <w:t xml:space="preserve">. </w:t>
      </w:r>
    </w:p>
    <w:p w14:paraId="2E649923" w14:textId="77777777" w:rsidR="00362DDE" w:rsidRDefault="00000000">
      <w:pPr>
        <w:widowControl w:val="0"/>
        <w:spacing w:after="200" w:line="240" w:lineRule="auto"/>
      </w:pPr>
      <w:proofErr w:type="spellStart"/>
      <w:r>
        <w:t>The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SFCC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Cartridge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written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a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party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,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releases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ongoing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Cartridges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customizations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SFCC, </w:t>
      </w:r>
      <w:proofErr w:type="spellStart"/>
      <w:r>
        <w:t>conflicts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occur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and</w:t>
      </w:r>
      <w:proofErr w:type="spellEnd"/>
      <w:r>
        <w:t>/</w:t>
      </w:r>
      <w:proofErr w:type="spellStart"/>
      <w:r>
        <w:t>or</w:t>
      </w:r>
      <w:proofErr w:type="spellEnd"/>
      <w:r>
        <w:t xml:space="preserve"> </w:t>
      </w:r>
      <w:proofErr w:type="spellStart"/>
      <w:r>
        <w:t>maintenance</w:t>
      </w:r>
      <w:proofErr w:type="spellEnd"/>
      <w:r>
        <w:t xml:space="preserve"> </w:t>
      </w:r>
      <w:proofErr w:type="spellStart"/>
      <w:r>
        <w:t>fees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standard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>.</w:t>
      </w:r>
    </w:p>
    <w:p w14:paraId="6453A5AF" w14:textId="77777777" w:rsidR="00362DDE" w:rsidRDefault="00362DDE">
      <w:pPr>
        <w:sectPr w:rsidR="00362DDE">
          <w:type w:val="continuous"/>
          <w:pgSz w:w="11906" w:h="16838"/>
          <w:pgMar w:top="566" w:right="1440" w:bottom="777" w:left="1440" w:header="0" w:footer="720" w:gutter="0"/>
          <w:cols w:space="720"/>
          <w:formProt w:val="0"/>
          <w:docGrid w:linePitch="100" w:charSpace="8192"/>
        </w:sectPr>
      </w:pPr>
    </w:p>
    <w:p w14:paraId="78081FD5" w14:textId="77777777" w:rsidR="00362DDE" w:rsidRDefault="00362DDE">
      <w:pPr>
        <w:widowControl w:val="0"/>
      </w:pPr>
    </w:p>
    <w:p w14:paraId="6ABA38D8" w14:textId="77777777" w:rsidR="00362DDE" w:rsidRDefault="00000000">
      <w:pPr>
        <w:pStyle w:val="Heading2"/>
        <w:spacing w:line="240" w:lineRule="auto"/>
      </w:pPr>
      <w:bookmarkStart w:id="4" w:name="_Toc531855056"/>
      <w:proofErr w:type="spellStart"/>
      <w:r>
        <w:t>Requirements</w:t>
      </w:r>
      <w:bookmarkEnd w:id="4"/>
      <w:proofErr w:type="spellEnd"/>
    </w:p>
    <w:p w14:paraId="0523AA16" w14:textId="77777777" w:rsidR="00362DDE" w:rsidRDefault="00000000">
      <w:pPr>
        <w:widowControl w:val="0"/>
        <w:numPr>
          <w:ilvl w:val="0"/>
          <w:numId w:val="3"/>
        </w:numPr>
        <w:spacing w:after="0" w:line="240" w:lineRule="auto"/>
        <w:ind w:hanging="360"/>
        <w:contextualSpacing/>
      </w:pPr>
      <w:proofErr w:type="spellStart"/>
      <w:r>
        <w:t>All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UX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 &amp; </w:t>
      </w:r>
      <w:proofErr w:type="spellStart"/>
      <w:r>
        <w:t>Sandbox</w:t>
      </w:r>
      <w:proofErr w:type="spellEnd"/>
      <w:r>
        <w:t xml:space="preserve"> </w:t>
      </w:r>
      <w:proofErr w:type="spellStart"/>
      <w:r>
        <w:t>Setup</w:t>
      </w:r>
      <w:proofErr w:type="spellEnd"/>
      <w:r>
        <w:t xml:space="preserve"> </w:t>
      </w:r>
      <w:proofErr w:type="spellStart"/>
      <w:r>
        <w:t>Guide</w:t>
      </w:r>
      <w:proofErr w:type="spellEnd"/>
      <w:r>
        <w:t xml:space="preserve"> (</w:t>
      </w:r>
      <w:proofErr w:type="spellStart"/>
      <w:r>
        <w:t>from</w:t>
      </w:r>
      <w:proofErr w:type="spellEnd"/>
      <w:r>
        <w:t xml:space="preserve"> SFCC)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completed</w:t>
      </w:r>
      <w:proofErr w:type="spellEnd"/>
    </w:p>
    <w:p w14:paraId="4440CBE2" w14:textId="77777777" w:rsidR="00362DDE" w:rsidRDefault="00000000">
      <w:pPr>
        <w:widowControl w:val="0"/>
        <w:numPr>
          <w:ilvl w:val="0"/>
          <w:numId w:val="3"/>
        </w:numPr>
        <w:spacing w:after="0" w:line="240" w:lineRule="auto"/>
        <w:ind w:hanging="360"/>
        <w:contextualSpacing/>
      </w:pPr>
      <w:r>
        <w:t xml:space="preserve">A SFCC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</w:t>
      </w:r>
      <w:proofErr w:type="spellStart"/>
      <w:r>
        <w:t>deployment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generic</w:t>
      </w:r>
      <w:proofErr w:type="spellEnd"/>
      <w:r>
        <w:t xml:space="preserve"> </w:t>
      </w:r>
      <w:proofErr w:type="spellStart"/>
      <w:r>
        <w:t>cartridge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modification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storefront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&amp; </w:t>
      </w:r>
      <w:proofErr w:type="spellStart"/>
      <w:r>
        <w:t>controllers</w:t>
      </w:r>
      <w:proofErr w:type="spellEnd"/>
      <w:r>
        <w:t>.</w:t>
      </w:r>
    </w:p>
    <w:p w14:paraId="04DA784B" w14:textId="77777777" w:rsidR="00362DDE" w:rsidRDefault="00362DDE">
      <w:pPr>
        <w:widowControl w:val="0"/>
        <w:ind w:left="720"/>
      </w:pPr>
    </w:p>
    <w:p w14:paraId="4C458AE5" w14:textId="77777777" w:rsidR="00362DDE" w:rsidRDefault="00362DDE">
      <w:pPr>
        <w:widowControl w:val="0"/>
      </w:pPr>
      <w:bookmarkStart w:id="5" w:name="_tyjcwt"/>
      <w:bookmarkEnd w:id="5"/>
    </w:p>
    <w:p w14:paraId="22EE4F21" w14:textId="77777777" w:rsidR="00362DDE" w:rsidRDefault="00000000">
      <w:pPr>
        <w:pStyle w:val="Heading2"/>
        <w:spacing w:line="240" w:lineRule="auto"/>
      </w:pPr>
      <w:bookmarkStart w:id="6" w:name="_Toc531855057"/>
      <w:proofErr w:type="spellStart"/>
      <w:r>
        <w:t>Functional</w:t>
      </w:r>
      <w:proofErr w:type="spellEnd"/>
      <w:r>
        <w:t xml:space="preserve"> </w:t>
      </w:r>
      <w:proofErr w:type="spellStart"/>
      <w:r>
        <w:t>Overview</w:t>
      </w:r>
      <w:bookmarkEnd w:id="6"/>
      <w:proofErr w:type="spellEnd"/>
    </w:p>
    <w:p w14:paraId="2B5E79F5" w14:textId="77777777" w:rsidR="00362DDE" w:rsidRDefault="00000000">
      <w:pPr>
        <w:widowControl w:val="0"/>
        <w:spacing w:line="240" w:lineRule="auto"/>
        <w:jc w:val="both"/>
      </w:pPr>
      <w:proofErr w:type="spellStart"/>
      <w:r>
        <w:rPr>
          <w:color w:val="333333"/>
          <w:highlight w:val="white"/>
        </w:rPr>
        <w:t>Kount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Link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Cartridge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includes</w:t>
      </w:r>
      <w:proofErr w:type="spellEnd"/>
      <w:r>
        <w:rPr>
          <w:color w:val="333333"/>
          <w:highlight w:val="white"/>
        </w:rPr>
        <w:t>:</w:t>
      </w:r>
    </w:p>
    <w:p w14:paraId="62798518" w14:textId="77777777" w:rsidR="00362DDE" w:rsidRDefault="00000000">
      <w:pPr>
        <w:widowControl w:val="0"/>
        <w:numPr>
          <w:ilvl w:val="0"/>
          <w:numId w:val="10"/>
        </w:numPr>
        <w:spacing w:after="0" w:line="240" w:lineRule="auto"/>
        <w:ind w:hanging="360"/>
        <w:contextualSpacing/>
        <w:jc w:val="both"/>
        <w:rPr>
          <w:color w:val="333333"/>
          <w:highlight w:val="white"/>
        </w:rPr>
      </w:pPr>
      <w:r>
        <w:rPr>
          <w:color w:val="333333"/>
          <w:highlight w:val="white"/>
        </w:rPr>
        <w:t>RIS (</w:t>
      </w:r>
      <w:proofErr w:type="spellStart"/>
      <w:r>
        <w:t>Risk</w:t>
      </w:r>
      <w:proofErr w:type="spellEnd"/>
      <w:r>
        <w:t xml:space="preserve"> </w:t>
      </w:r>
      <w:proofErr w:type="spellStart"/>
      <w:r>
        <w:t>Inquiry</w:t>
      </w:r>
      <w:proofErr w:type="spellEnd"/>
      <w:r>
        <w:t xml:space="preserve"> </w:t>
      </w:r>
      <w:proofErr w:type="spellStart"/>
      <w:r>
        <w:t>System</w:t>
      </w:r>
      <w:proofErr w:type="spellEnd"/>
      <w:r>
        <w:rPr>
          <w:color w:val="333333"/>
          <w:highlight w:val="white"/>
        </w:rPr>
        <w:t xml:space="preserve">) HTTPS </w:t>
      </w:r>
      <w:proofErr w:type="spellStart"/>
      <w:r>
        <w:rPr>
          <w:color w:val="333333"/>
          <w:highlight w:val="white"/>
        </w:rPr>
        <w:t>Post</w:t>
      </w:r>
      <w:proofErr w:type="spellEnd"/>
    </w:p>
    <w:p w14:paraId="6AF3C26E" w14:textId="77777777" w:rsidR="00362DDE" w:rsidRDefault="00000000">
      <w:pPr>
        <w:widowControl w:val="0"/>
        <w:numPr>
          <w:ilvl w:val="0"/>
          <w:numId w:val="10"/>
        </w:numPr>
        <w:spacing w:after="0" w:line="240" w:lineRule="auto"/>
        <w:ind w:hanging="360"/>
        <w:contextualSpacing/>
        <w:jc w:val="both"/>
        <w:rPr>
          <w:color w:val="333333"/>
          <w:highlight w:val="white"/>
        </w:rPr>
      </w:pPr>
      <w:proofErr w:type="spellStart"/>
      <w:r>
        <w:rPr>
          <w:color w:val="333333"/>
          <w:highlight w:val="white"/>
        </w:rPr>
        <w:t>Device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Data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Collector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implementation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within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checkout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process</w:t>
      </w:r>
      <w:proofErr w:type="spellEnd"/>
    </w:p>
    <w:p w14:paraId="2476F890" w14:textId="77777777" w:rsidR="00362DDE" w:rsidRDefault="00000000">
      <w:pPr>
        <w:widowControl w:val="0"/>
        <w:numPr>
          <w:ilvl w:val="0"/>
          <w:numId w:val="10"/>
        </w:numPr>
        <w:spacing w:after="0" w:line="240" w:lineRule="auto"/>
        <w:ind w:hanging="360"/>
        <w:contextualSpacing/>
        <w:jc w:val="both"/>
        <w:rPr>
          <w:color w:val="333333"/>
          <w:highlight w:val="white"/>
        </w:rPr>
      </w:pPr>
      <w:proofErr w:type="spellStart"/>
      <w:r>
        <w:rPr>
          <w:color w:val="333333"/>
          <w:highlight w:val="white"/>
        </w:rPr>
        <w:t>Supported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payment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types</w:t>
      </w:r>
      <w:proofErr w:type="spellEnd"/>
      <w:r>
        <w:rPr>
          <w:color w:val="333333"/>
          <w:highlight w:val="white"/>
        </w:rPr>
        <w:t>:</w:t>
      </w:r>
    </w:p>
    <w:p w14:paraId="032A76DF" w14:textId="77777777" w:rsidR="00362DDE" w:rsidRDefault="00000000">
      <w:pPr>
        <w:widowControl w:val="0"/>
        <w:numPr>
          <w:ilvl w:val="1"/>
          <w:numId w:val="10"/>
        </w:numPr>
        <w:spacing w:after="0" w:line="240" w:lineRule="auto"/>
        <w:ind w:hanging="360"/>
        <w:contextualSpacing/>
        <w:jc w:val="both"/>
      </w:pPr>
      <w:proofErr w:type="spellStart"/>
      <w:r>
        <w:rPr>
          <w:i/>
        </w:rPr>
        <w:t>Credit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card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type</w:t>
      </w:r>
      <w:proofErr w:type="spellEnd"/>
    </w:p>
    <w:p w14:paraId="0F1EF23A" w14:textId="77777777" w:rsidR="00362DDE" w:rsidRDefault="00000000">
      <w:pPr>
        <w:widowControl w:val="0"/>
        <w:numPr>
          <w:ilvl w:val="1"/>
          <w:numId w:val="10"/>
        </w:numPr>
        <w:spacing w:after="0" w:line="240" w:lineRule="auto"/>
        <w:ind w:hanging="360"/>
        <w:contextualSpacing/>
        <w:jc w:val="both"/>
      </w:pPr>
      <w:proofErr w:type="spellStart"/>
      <w:r>
        <w:rPr>
          <w:i/>
        </w:rPr>
        <w:t>PayPal</w:t>
      </w:r>
      <w:proofErr w:type="spellEnd"/>
    </w:p>
    <w:p w14:paraId="313F4ACE" w14:textId="77777777" w:rsidR="00362DDE" w:rsidRDefault="00000000">
      <w:pPr>
        <w:widowControl w:val="0"/>
        <w:numPr>
          <w:ilvl w:val="1"/>
          <w:numId w:val="10"/>
        </w:numPr>
        <w:spacing w:after="0" w:line="240" w:lineRule="auto"/>
        <w:ind w:hanging="360"/>
        <w:contextualSpacing/>
        <w:jc w:val="both"/>
      </w:pPr>
      <w:proofErr w:type="spellStart"/>
      <w:r>
        <w:rPr>
          <w:i/>
        </w:rPr>
        <w:t>Gift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Certificate</w:t>
      </w:r>
      <w:proofErr w:type="spellEnd"/>
    </w:p>
    <w:p w14:paraId="64258000" w14:textId="77777777" w:rsidR="00362DDE" w:rsidRDefault="00000000">
      <w:pPr>
        <w:widowControl w:val="0"/>
        <w:numPr>
          <w:ilvl w:val="0"/>
          <w:numId w:val="10"/>
        </w:numPr>
        <w:spacing w:after="0" w:line="240" w:lineRule="auto"/>
        <w:ind w:hanging="360"/>
        <w:contextualSpacing/>
        <w:jc w:val="both"/>
        <w:rPr>
          <w:color w:val="333333"/>
          <w:highlight w:val="white"/>
        </w:rPr>
      </w:pPr>
      <w:r>
        <w:rPr>
          <w:color w:val="333333"/>
          <w:highlight w:val="white"/>
        </w:rPr>
        <w:t>ENS (</w:t>
      </w:r>
      <w:proofErr w:type="spellStart"/>
      <w:r>
        <w:rPr>
          <w:color w:val="333333"/>
          <w:highlight w:val="white"/>
        </w:rPr>
        <w:t>Event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Notification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System</w:t>
      </w:r>
      <w:proofErr w:type="spellEnd"/>
      <w:r>
        <w:rPr>
          <w:color w:val="333333"/>
          <w:highlight w:val="white"/>
        </w:rPr>
        <w:t xml:space="preserve">) </w:t>
      </w:r>
      <w:proofErr w:type="spellStart"/>
      <w:r>
        <w:rPr>
          <w:color w:val="333333"/>
          <w:highlight w:val="white"/>
        </w:rPr>
        <w:t>update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to</w:t>
      </w:r>
      <w:proofErr w:type="spellEnd"/>
      <w:r>
        <w:rPr>
          <w:color w:val="333333"/>
          <w:highlight w:val="white"/>
        </w:rPr>
        <w:t xml:space="preserve"> SFCC </w:t>
      </w:r>
      <w:proofErr w:type="spellStart"/>
      <w:r>
        <w:rPr>
          <w:color w:val="333333"/>
          <w:highlight w:val="white"/>
        </w:rPr>
        <w:t>instance</w:t>
      </w:r>
      <w:proofErr w:type="spellEnd"/>
    </w:p>
    <w:p w14:paraId="0DAC5E90" w14:textId="77777777" w:rsidR="00362DDE" w:rsidRDefault="00000000">
      <w:pPr>
        <w:widowControl w:val="0"/>
        <w:numPr>
          <w:ilvl w:val="0"/>
          <w:numId w:val="10"/>
        </w:numPr>
        <w:spacing w:after="0" w:line="240" w:lineRule="auto"/>
        <w:ind w:hanging="360"/>
        <w:contextualSpacing/>
        <w:jc w:val="both"/>
        <w:rPr>
          <w:color w:val="333333"/>
          <w:highlight w:val="white"/>
        </w:rPr>
      </w:pPr>
      <w:r>
        <w:rPr>
          <w:color w:val="333333"/>
          <w:highlight w:val="white"/>
        </w:rPr>
        <w:t xml:space="preserve">UDF (User </w:t>
      </w:r>
      <w:proofErr w:type="spellStart"/>
      <w:r>
        <w:rPr>
          <w:color w:val="333333"/>
          <w:highlight w:val="white"/>
        </w:rPr>
        <w:t>Defined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Field</w:t>
      </w:r>
      <w:proofErr w:type="spellEnd"/>
      <w:r>
        <w:rPr>
          <w:color w:val="333333"/>
          <w:highlight w:val="white"/>
        </w:rPr>
        <w:t xml:space="preserve">) </w:t>
      </w:r>
      <w:proofErr w:type="spellStart"/>
      <w:r>
        <w:rPr>
          <w:color w:val="333333"/>
          <w:highlight w:val="white"/>
        </w:rPr>
        <w:t>Support</w:t>
      </w:r>
      <w:proofErr w:type="spellEnd"/>
    </w:p>
    <w:p w14:paraId="28B476A2" w14:textId="77777777" w:rsidR="00362DDE" w:rsidRDefault="00000000">
      <w:pPr>
        <w:widowControl w:val="0"/>
        <w:numPr>
          <w:ilvl w:val="0"/>
          <w:numId w:val="10"/>
        </w:numPr>
        <w:spacing w:after="0" w:line="240" w:lineRule="auto"/>
        <w:ind w:hanging="360"/>
        <w:contextualSpacing/>
        <w:jc w:val="both"/>
        <w:rPr>
          <w:color w:val="333333"/>
          <w:highlight w:val="white"/>
        </w:rPr>
      </w:pPr>
      <w:proofErr w:type="spellStart"/>
      <w:r>
        <w:rPr>
          <w:color w:val="333333"/>
          <w:highlight w:val="white"/>
        </w:rPr>
        <w:t>Device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Data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Exclusion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Array</w:t>
      </w:r>
      <w:proofErr w:type="spellEnd"/>
      <w:r>
        <w:rPr>
          <w:color w:val="333333"/>
          <w:highlight w:val="white"/>
        </w:rPr>
        <w:t xml:space="preserve"> (</w:t>
      </w:r>
      <w:proofErr w:type="spellStart"/>
      <w:r>
        <w:rPr>
          <w:color w:val="333333"/>
          <w:highlight w:val="white"/>
        </w:rPr>
        <w:t>Support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for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Phone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Orders</w:t>
      </w:r>
      <w:proofErr w:type="spellEnd"/>
      <w:r>
        <w:rPr>
          <w:color w:val="333333"/>
          <w:highlight w:val="white"/>
        </w:rPr>
        <w:t>)</w:t>
      </w:r>
    </w:p>
    <w:p w14:paraId="2E37E0CC" w14:textId="77777777" w:rsidR="00362DDE" w:rsidRDefault="00000000">
      <w:pPr>
        <w:widowControl w:val="0"/>
        <w:numPr>
          <w:ilvl w:val="0"/>
          <w:numId w:val="10"/>
        </w:numPr>
        <w:spacing w:after="0" w:line="240" w:lineRule="auto"/>
        <w:ind w:hanging="360"/>
        <w:contextualSpacing/>
        <w:jc w:val="both"/>
        <w:rPr>
          <w:color w:val="333333"/>
          <w:highlight w:val="white"/>
        </w:rPr>
      </w:pPr>
      <w:proofErr w:type="spellStart"/>
      <w:r>
        <w:rPr>
          <w:color w:val="333333"/>
          <w:highlight w:val="white"/>
        </w:rPr>
        <w:t>Multiple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Websites</w:t>
      </w:r>
      <w:proofErr w:type="spellEnd"/>
    </w:p>
    <w:p w14:paraId="30B7B193" w14:textId="77777777" w:rsidR="00362DDE" w:rsidRDefault="00000000">
      <w:pPr>
        <w:widowControl w:val="0"/>
        <w:numPr>
          <w:ilvl w:val="0"/>
          <w:numId w:val="10"/>
        </w:numPr>
        <w:spacing w:after="0" w:line="240" w:lineRule="auto"/>
        <w:ind w:hanging="360"/>
        <w:contextualSpacing/>
        <w:jc w:val="both"/>
        <w:rPr>
          <w:color w:val="333333"/>
          <w:highlight w:val="white"/>
        </w:rPr>
      </w:pPr>
      <w:proofErr w:type="spellStart"/>
      <w:r>
        <w:rPr>
          <w:color w:val="333333"/>
          <w:highlight w:val="white"/>
        </w:rPr>
        <w:t>Email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Notifications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for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Errors</w:t>
      </w:r>
      <w:proofErr w:type="spellEnd"/>
      <w:r>
        <w:rPr>
          <w:color w:val="333333"/>
          <w:highlight w:val="white"/>
        </w:rPr>
        <w:t xml:space="preserve">, ENS </w:t>
      </w:r>
      <w:proofErr w:type="spellStart"/>
      <w:r>
        <w:rPr>
          <w:color w:val="333333"/>
          <w:highlight w:val="white"/>
        </w:rPr>
        <w:t>and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Risk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Change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Events</w:t>
      </w:r>
      <w:proofErr w:type="spellEnd"/>
    </w:p>
    <w:p w14:paraId="1224287A" w14:textId="77777777" w:rsidR="00362DDE" w:rsidRDefault="00000000">
      <w:pPr>
        <w:widowControl w:val="0"/>
        <w:numPr>
          <w:ilvl w:val="0"/>
          <w:numId w:val="10"/>
        </w:numPr>
        <w:spacing w:after="0" w:line="240" w:lineRule="auto"/>
        <w:ind w:hanging="360"/>
        <w:contextualSpacing/>
        <w:jc w:val="both"/>
        <w:rPr>
          <w:color w:val="333333"/>
          <w:highlight w:val="white"/>
        </w:rPr>
      </w:pPr>
      <w:r>
        <w:rPr>
          <w:color w:val="333333"/>
          <w:highlight w:val="white"/>
        </w:rPr>
        <w:t xml:space="preserve">API/RIS </w:t>
      </w:r>
      <w:proofErr w:type="spellStart"/>
      <w:r>
        <w:rPr>
          <w:color w:val="333333"/>
          <w:highlight w:val="white"/>
        </w:rPr>
        <w:t>Key</w:t>
      </w:r>
      <w:proofErr w:type="spellEnd"/>
      <w:r>
        <w:rPr>
          <w:color w:val="333333"/>
          <w:highlight w:val="white"/>
        </w:rPr>
        <w:t xml:space="preserve"> (</w:t>
      </w:r>
      <w:proofErr w:type="spellStart"/>
      <w:r>
        <w:rPr>
          <w:color w:val="333333"/>
          <w:highlight w:val="white"/>
        </w:rPr>
        <w:t>in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lieu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of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older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Certificate</w:t>
      </w:r>
      <w:proofErr w:type="spellEnd"/>
      <w:r>
        <w:rPr>
          <w:color w:val="333333"/>
          <w:highlight w:val="white"/>
        </w:rPr>
        <w:t>/</w:t>
      </w:r>
      <w:proofErr w:type="spellStart"/>
      <w:r>
        <w:rPr>
          <w:color w:val="333333"/>
          <w:highlight w:val="white"/>
        </w:rPr>
        <w:t>Key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configuration</w:t>
      </w:r>
      <w:proofErr w:type="spellEnd"/>
      <w:r>
        <w:rPr>
          <w:color w:val="333333"/>
          <w:highlight w:val="white"/>
        </w:rPr>
        <w:t>)</w:t>
      </w:r>
    </w:p>
    <w:p w14:paraId="10317C28" w14:textId="77777777" w:rsidR="00362DDE" w:rsidRDefault="00362DDE">
      <w:pPr>
        <w:widowControl w:val="0"/>
        <w:spacing w:after="200" w:line="240" w:lineRule="auto"/>
      </w:pPr>
      <w:bookmarkStart w:id="7" w:name="_1t3h5sf"/>
      <w:bookmarkEnd w:id="7"/>
    </w:p>
    <w:p w14:paraId="5574C7F9" w14:textId="77777777" w:rsidR="00362DDE" w:rsidRDefault="00000000">
      <w:pPr>
        <w:pStyle w:val="Heading2"/>
        <w:spacing w:line="240" w:lineRule="auto"/>
      </w:pPr>
      <w:bookmarkStart w:id="8" w:name="_Toc531855058"/>
      <w:proofErr w:type="spellStart"/>
      <w:r>
        <w:t>Limitations</w:t>
      </w:r>
      <w:proofErr w:type="spellEnd"/>
      <w:r>
        <w:t xml:space="preserve"> / </w:t>
      </w:r>
      <w:proofErr w:type="spellStart"/>
      <w:r>
        <w:t>Constraints</w:t>
      </w:r>
      <w:bookmarkEnd w:id="8"/>
      <w:proofErr w:type="spellEnd"/>
    </w:p>
    <w:p w14:paraId="7C287332" w14:textId="77777777" w:rsidR="00362DDE" w:rsidRDefault="00000000">
      <w:pPr>
        <w:widowControl w:val="0"/>
        <w:numPr>
          <w:ilvl w:val="0"/>
          <w:numId w:val="26"/>
        </w:numPr>
        <w:spacing w:after="0" w:line="240" w:lineRule="auto"/>
        <w:ind w:hanging="360"/>
        <w:contextualSpacing/>
        <w:jc w:val="both"/>
      </w:pPr>
      <w:proofErr w:type="spellStart"/>
      <w:r>
        <w:t>No</w:t>
      </w:r>
      <w:proofErr w:type="spellEnd"/>
      <w:r>
        <w:t xml:space="preserve"> AVS </w:t>
      </w:r>
      <w:proofErr w:type="spellStart"/>
      <w:r>
        <w:t>or</w:t>
      </w:r>
      <w:proofErr w:type="spellEnd"/>
      <w:r>
        <w:t xml:space="preserve"> CVV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passed</w:t>
      </w:r>
      <w:proofErr w:type="spellEnd"/>
    </w:p>
    <w:p w14:paraId="36D839E7" w14:textId="77777777" w:rsidR="00362DDE" w:rsidRDefault="00000000">
      <w:pPr>
        <w:widowControl w:val="0"/>
        <w:numPr>
          <w:ilvl w:val="0"/>
          <w:numId w:val="26"/>
        </w:numPr>
        <w:spacing w:after="0" w:line="240" w:lineRule="auto"/>
        <w:ind w:hanging="360"/>
        <w:contextualSpacing/>
        <w:jc w:val="both"/>
      </w:pPr>
      <w:proofErr w:type="spellStart"/>
      <w:r>
        <w:t>Only</w:t>
      </w:r>
      <w:proofErr w:type="spellEnd"/>
      <w:r>
        <w:t xml:space="preserve"> </w:t>
      </w:r>
      <w:proofErr w:type="spellStart"/>
      <w:r>
        <w:t>listed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</w:p>
    <w:p w14:paraId="20322CC2" w14:textId="77777777" w:rsidR="00362DDE" w:rsidRDefault="00000000">
      <w:pPr>
        <w:widowControl w:val="0"/>
        <w:numPr>
          <w:ilvl w:val="0"/>
          <w:numId w:val="26"/>
        </w:numPr>
        <w:spacing w:after="0" w:line="240" w:lineRule="auto"/>
        <w:ind w:hanging="360"/>
        <w:contextualSpacing/>
        <w:jc w:val="both"/>
      </w:pPr>
      <w:proofErr w:type="spellStart"/>
      <w:r>
        <w:t>Only</w:t>
      </w:r>
      <w:proofErr w:type="spellEnd"/>
      <w:r>
        <w:t xml:space="preserve"> </w:t>
      </w:r>
      <w:proofErr w:type="spellStart"/>
      <w:r>
        <w:t>Post</w:t>
      </w:r>
      <w:proofErr w:type="spellEnd"/>
      <w:r>
        <w:t xml:space="preserve"> </w:t>
      </w:r>
      <w:proofErr w:type="spellStart"/>
      <w:r>
        <w:t>Authorization</w:t>
      </w:r>
      <w:proofErr w:type="spellEnd"/>
      <w:r>
        <w:t xml:space="preserve"> </w:t>
      </w:r>
      <w:proofErr w:type="spellStart"/>
      <w:r>
        <w:t>configuration</w:t>
      </w:r>
      <w:proofErr w:type="spellEnd"/>
    </w:p>
    <w:p w14:paraId="3FEBE026" w14:textId="77777777" w:rsidR="00362DDE" w:rsidRDefault="00000000">
      <w:pPr>
        <w:widowControl w:val="0"/>
        <w:numPr>
          <w:ilvl w:val="0"/>
          <w:numId w:val="26"/>
        </w:numPr>
        <w:spacing w:after="0" w:line="240" w:lineRule="auto"/>
        <w:ind w:hanging="360"/>
        <w:contextualSpacing/>
        <w:jc w:val="both"/>
      </w:pPr>
      <w:proofErr w:type="spellStart"/>
      <w:r>
        <w:t>For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credit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saved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cartridge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 xml:space="preserve">, </w:t>
      </w:r>
      <w:proofErr w:type="spellStart"/>
      <w:r>
        <w:t>an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>.</w:t>
      </w:r>
    </w:p>
    <w:p w14:paraId="5702EB31" w14:textId="77777777" w:rsidR="00362DDE" w:rsidRDefault="00362DDE">
      <w:pPr>
        <w:widowControl w:val="0"/>
        <w:spacing w:after="200" w:line="240" w:lineRule="auto"/>
      </w:pPr>
      <w:bookmarkStart w:id="9" w:name="_2s8eyo1"/>
      <w:bookmarkEnd w:id="9"/>
    </w:p>
    <w:p w14:paraId="2605AB64" w14:textId="77777777" w:rsidR="00362DDE" w:rsidRDefault="00000000">
      <w:pPr>
        <w:pStyle w:val="Heading2"/>
        <w:spacing w:line="240" w:lineRule="auto"/>
      </w:pPr>
      <w:bookmarkStart w:id="10" w:name="_Toc531855059"/>
      <w:proofErr w:type="spellStart"/>
      <w:r>
        <w:t>Compatibility</w:t>
      </w:r>
      <w:bookmarkEnd w:id="10"/>
      <w:proofErr w:type="spellEnd"/>
    </w:p>
    <w:p w14:paraId="428CE715" w14:textId="30831468" w:rsidR="00362DDE" w:rsidRDefault="00000000">
      <w:pPr>
        <w:widowControl w:val="0"/>
        <w:spacing w:after="200"/>
        <w:jc w:val="both"/>
        <w:rPr>
          <w:lang w:val="en-US"/>
        </w:rPr>
      </w:pPr>
      <w:proofErr w:type="spellStart"/>
      <w:r>
        <w:t>Cartridge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r>
        <w:rPr>
          <w:lang w:val="en-US"/>
        </w:rPr>
        <w:t>the latest version of SFCC (</w:t>
      </w:r>
      <w:r>
        <w:t xml:space="preserve">SFCC API </w:t>
      </w:r>
      <w:proofErr w:type="spellStart"/>
      <w:r>
        <w:t>version</w:t>
      </w:r>
      <w:proofErr w:type="spellEnd"/>
      <w:r>
        <w:t xml:space="preserve"> 2</w:t>
      </w:r>
      <w:r w:rsidR="004D179C">
        <w:rPr>
          <w:lang w:val="bg-BG"/>
        </w:rPr>
        <w:t>3</w:t>
      </w:r>
      <w:r>
        <w:t>.5</w:t>
      </w:r>
      <w:r>
        <w:rPr>
          <w:lang w:val="en-US"/>
        </w:rPr>
        <w:t xml:space="preserve">; </w:t>
      </w:r>
      <w:proofErr w:type="spellStart"/>
      <w:r>
        <w:t>Compatibility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: </w:t>
      </w:r>
      <w:r w:rsidR="004D179C">
        <w:rPr>
          <w:lang w:val="bg-BG"/>
        </w:rPr>
        <w:t>22.7</w:t>
      </w:r>
      <w:r>
        <w:rPr>
          <w:lang w:val="en-US"/>
        </w:rPr>
        <w:t xml:space="preserve">, Site Genesis 105.0.0 and SFRA </w:t>
      </w:r>
      <w:r w:rsidR="004D179C">
        <w:rPr>
          <w:lang w:val="bg-BG"/>
        </w:rPr>
        <w:t>6</w:t>
      </w:r>
      <w:r>
        <w:rPr>
          <w:lang w:val="en-US"/>
        </w:rPr>
        <w:t>.</w:t>
      </w:r>
      <w:r w:rsidR="004D179C">
        <w:rPr>
          <w:lang w:val="bg-BG"/>
        </w:rPr>
        <w:t>3</w:t>
      </w:r>
      <w:r>
        <w:rPr>
          <w:lang w:val="en-US"/>
        </w:rPr>
        <w:t>.0</w:t>
      </w:r>
      <w:r>
        <w:t>)</w:t>
      </w:r>
      <w:r>
        <w:rPr>
          <w:lang w:val="en-US"/>
        </w:rP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</w:t>
      </w:r>
      <w:r>
        <w:rPr>
          <w:lang w:val="en-US"/>
        </w:rPr>
        <w:t>0700</w:t>
      </w:r>
      <w:r>
        <w:t>.</w:t>
      </w:r>
      <w:r>
        <w:rPr>
          <w:lang w:val="en-US"/>
        </w:rPr>
        <w:t xml:space="preserve"> It is typically backward </w:t>
      </w:r>
      <w:proofErr w:type="spellStart"/>
      <w:r>
        <w:rPr>
          <w:lang w:val="en-US"/>
        </w:rPr>
        <w:t>comptabile</w:t>
      </w:r>
      <w:proofErr w:type="spellEnd"/>
      <w:r>
        <w:rPr>
          <w:lang w:val="en-US"/>
        </w:rPr>
        <w:t xml:space="preserve"> with older versions of Site Genesis and SFRA version </w:t>
      </w:r>
      <w:r w:rsidR="004D179C">
        <w:rPr>
          <w:lang w:val="bg-BG"/>
        </w:rPr>
        <w:t>4</w:t>
      </w:r>
      <w:r>
        <w:rPr>
          <w:lang w:val="en-US"/>
        </w:rPr>
        <w:t>.</w:t>
      </w:r>
      <w:r w:rsidR="004D179C">
        <w:rPr>
          <w:lang w:val="bg-BG"/>
        </w:rPr>
        <w:t>0</w:t>
      </w:r>
      <w:r>
        <w:rPr>
          <w:lang w:val="en-US"/>
        </w:rPr>
        <w:t xml:space="preserve">.0. This cartridge is designed to work with any locale. Pipelines installations are uncertified and at your own risk. </w:t>
      </w:r>
    </w:p>
    <w:p w14:paraId="3289DC9B" w14:textId="77777777" w:rsidR="00362DDE" w:rsidRDefault="00000000">
      <w:pPr>
        <w:pStyle w:val="Heading2"/>
        <w:spacing w:line="240" w:lineRule="auto"/>
      </w:pPr>
      <w:bookmarkStart w:id="11" w:name="_Toc531855060"/>
      <w:proofErr w:type="spellStart"/>
      <w:r>
        <w:t>Privacy</w:t>
      </w:r>
      <w:proofErr w:type="spellEnd"/>
      <w:r>
        <w:t xml:space="preserve">, </w:t>
      </w:r>
      <w:proofErr w:type="spellStart"/>
      <w:r>
        <w:t>Payment</w:t>
      </w:r>
      <w:bookmarkEnd w:id="11"/>
      <w:proofErr w:type="spellEnd"/>
    </w:p>
    <w:p w14:paraId="6DE10730" w14:textId="77777777" w:rsidR="00362DDE" w:rsidRDefault="00000000">
      <w:pPr>
        <w:widowControl w:val="0"/>
        <w:spacing w:after="200" w:line="240" w:lineRule="auto"/>
        <w:jc w:val="both"/>
      </w:pPr>
      <w:proofErr w:type="spellStart"/>
      <w:r>
        <w:t>Kount</w:t>
      </w:r>
      <w:proofErr w:type="spellEnd"/>
      <w:r>
        <w:t xml:space="preserve"> </w:t>
      </w:r>
      <w:proofErr w:type="spellStart"/>
      <w:r>
        <w:t>supports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depends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(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tokens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). </w:t>
      </w:r>
      <w:proofErr w:type="spellStart"/>
      <w:r>
        <w:t>If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a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NONE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passed</w:t>
      </w:r>
      <w:proofErr w:type="spellEnd"/>
      <w:r>
        <w:t>.</w:t>
      </w:r>
    </w:p>
    <w:p w14:paraId="6CDDB751" w14:textId="77777777" w:rsidR="00362DDE" w:rsidRDefault="00000000">
      <w:pPr>
        <w:widowControl w:val="0"/>
        <w:spacing w:after="200" w:line="240" w:lineRule="auto"/>
        <w:jc w:val="both"/>
      </w:pP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integration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uses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customer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profile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data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transfers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Kount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Hashed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credit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card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data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Kount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system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following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credit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card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data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sent</w:t>
      </w:r>
      <w:proofErr w:type="spellEnd"/>
      <w:r>
        <w:rPr>
          <w:i/>
        </w:rPr>
        <w:t xml:space="preserve">: </w:t>
      </w:r>
    </w:p>
    <w:p w14:paraId="10CE9A6F" w14:textId="77777777" w:rsidR="00362DDE" w:rsidRDefault="00000000">
      <w:pPr>
        <w:widowControl w:val="0"/>
        <w:numPr>
          <w:ilvl w:val="0"/>
          <w:numId w:val="1"/>
        </w:numPr>
        <w:spacing w:after="0" w:line="240" w:lineRule="auto"/>
        <w:ind w:hanging="360"/>
        <w:contextualSpacing/>
        <w:jc w:val="both"/>
      </w:pPr>
      <w:proofErr w:type="spellStart"/>
      <w:r>
        <w:rPr>
          <w:i/>
        </w:rPr>
        <w:t>Hashed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Credit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Card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Number</w:t>
      </w:r>
      <w:proofErr w:type="spellEnd"/>
      <w:r>
        <w:rPr>
          <w:i/>
        </w:rPr>
        <w:t xml:space="preserve"> (</w:t>
      </w:r>
      <w:proofErr w:type="spellStart"/>
      <w:r>
        <w:rPr>
          <w:i/>
        </w:rPr>
        <w:t>using</w:t>
      </w:r>
      <w:proofErr w:type="spellEnd"/>
      <w:r>
        <w:rPr>
          <w:i/>
        </w:rPr>
        <w:t xml:space="preserve"> KHASH - </w:t>
      </w:r>
      <w:proofErr w:type="spellStart"/>
      <w:r>
        <w:rPr>
          <w:i/>
        </w:rPr>
        <w:t>Salted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Irreversible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Hash</w:t>
      </w:r>
      <w:proofErr w:type="spellEnd"/>
      <w:r>
        <w:rPr>
          <w:i/>
        </w:rPr>
        <w:t xml:space="preserve">; PCI </w:t>
      </w:r>
      <w:proofErr w:type="spellStart"/>
      <w:r>
        <w:rPr>
          <w:i/>
        </w:rPr>
        <w:t>Level</w:t>
      </w:r>
      <w:proofErr w:type="spellEnd"/>
      <w:r>
        <w:rPr>
          <w:i/>
        </w:rPr>
        <w:t xml:space="preserve"> 1 </w:t>
      </w:r>
      <w:proofErr w:type="spellStart"/>
      <w:r>
        <w:rPr>
          <w:i/>
        </w:rPr>
        <w:t>Compliant</w:t>
      </w:r>
      <w:proofErr w:type="spellEnd"/>
      <w:r>
        <w:rPr>
          <w:i/>
        </w:rPr>
        <w:t>)</w:t>
      </w:r>
    </w:p>
    <w:p w14:paraId="61075F7A" w14:textId="77777777" w:rsidR="00362DDE" w:rsidRDefault="00000000">
      <w:pPr>
        <w:widowControl w:val="0"/>
        <w:numPr>
          <w:ilvl w:val="0"/>
          <w:numId w:val="1"/>
        </w:numPr>
        <w:spacing w:after="0" w:line="240" w:lineRule="auto"/>
        <w:ind w:hanging="360"/>
        <w:contextualSpacing/>
        <w:jc w:val="both"/>
      </w:pPr>
      <w:proofErr w:type="spellStart"/>
      <w:r>
        <w:rPr>
          <w:i/>
        </w:rPr>
        <w:t>Customer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Name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Order</w:t>
      </w:r>
      <w:proofErr w:type="spellEnd"/>
    </w:p>
    <w:p w14:paraId="72E6AC46" w14:textId="77777777" w:rsidR="00362DDE" w:rsidRDefault="00000000">
      <w:pPr>
        <w:widowControl w:val="0"/>
        <w:numPr>
          <w:ilvl w:val="0"/>
          <w:numId w:val="1"/>
        </w:numPr>
        <w:spacing w:after="0" w:line="240" w:lineRule="auto"/>
        <w:ind w:hanging="360"/>
        <w:contextualSpacing/>
        <w:jc w:val="both"/>
      </w:pPr>
      <w:proofErr w:type="spellStart"/>
      <w:r>
        <w:rPr>
          <w:i/>
        </w:rPr>
        <w:t>Credit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Card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Type</w:t>
      </w:r>
      <w:proofErr w:type="spellEnd"/>
    </w:p>
    <w:p w14:paraId="166BFB49" w14:textId="77777777" w:rsidR="00362DDE" w:rsidRDefault="00362DDE">
      <w:pPr>
        <w:widowControl w:val="0"/>
        <w:spacing w:line="240" w:lineRule="auto"/>
        <w:jc w:val="both"/>
      </w:pPr>
      <w:bookmarkStart w:id="12" w:name="_lnxbz9"/>
      <w:bookmarkEnd w:id="12"/>
    </w:p>
    <w:p w14:paraId="4793CAC1" w14:textId="77777777" w:rsidR="00362DDE" w:rsidRDefault="00000000">
      <w:pPr>
        <w:pStyle w:val="Heading1"/>
        <w:spacing w:line="240" w:lineRule="auto"/>
      </w:pPr>
      <w:bookmarkStart w:id="13" w:name="_Toc531855061"/>
      <w:r>
        <w:lastRenderedPageBreak/>
        <w:br/>
      </w:r>
      <w:proofErr w:type="spellStart"/>
      <w:r>
        <w:t>Kount</w:t>
      </w:r>
      <w:proofErr w:type="spellEnd"/>
      <w:r>
        <w:t xml:space="preserve"> </w:t>
      </w:r>
      <w:proofErr w:type="spellStart"/>
      <w:r>
        <w:t>Environments</w:t>
      </w:r>
      <w:bookmarkEnd w:id="13"/>
      <w:proofErr w:type="spellEnd"/>
      <w:r>
        <w:t xml:space="preserve"> </w:t>
      </w:r>
    </w:p>
    <w:p w14:paraId="0BD6208A" w14:textId="77777777" w:rsidR="00362DDE" w:rsidRDefault="00000000">
      <w:pPr>
        <w:widowControl w:val="0"/>
        <w:spacing w:after="200" w:line="240" w:lineRule="auto"/>
      </w:pPr>
      <w:proofErr w:type="spellStart"/>
      <w:r>
        <w:t>Kount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environments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production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place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TEST </w:t>
      </w:r>
      <w:proofErr w:type="spellStart"/>
      <w:r>
        <w:t>environment</w:t>
      </w:r>
      <w:proofErr w:type="spellEnd"/>
      <w:r>
        <w:t xml:space="preserve">. </w:t>
      </w:r>
      <w:proofErr w:type="spellStart"/>
      <w:r>
        <w:t>Boarding</w:t>
      </w:r>
      <w:proofErr w:type="spellEnd"/>
      <w:r>
        <w:t xml:space="preserve"> </w:t>
      </w:r>
      <w:proofErr w:type="spellStart"/>
      <w:r>
        <w:t>documents</w:t>
      </w:r>
      <w:proofErr w:type="spellEnd"/>
      <w:r>
        <w:t xml:space="preserve"> </w:t>
      </w:r>
      <w:proofErr w:type="spellStart"/>
      <w:r>
        <w:t>containing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TEST 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contained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“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”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merchant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begin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boarding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Kount</w:t>
      </w:r>
      <w:proofErr w:type="spellEnd"/>
      <w:r>
        <w:t>.</w:t>
      </w:r>
    </w:p>
    <w:p w14:paraId="30AAFA1E" w14:textId="77777777" w:rsidR="00362DDE" w:rsidRDefault="00000000">
      <w:pPr>
        <w:widowControl w:val="0"/>
        <w:spacing w:after="200" w:line="240" w:lineRule="auto"/>
      </w:pPr>
      <w:proofErr w:type="spellStart"/>
      <w:r>
        <w:t>The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rPr>
          <w:b/>
        </w:rPr>
        <w:t>not</w:t>
      </w:r>
      <w:proofErr w:type="spellEnd"/>
      <w:r>
        <w:rPr>
          <w:b/>
        </w:rPr>
        <w:t xml:space="preserve"> </w:t>
      </w:r>
      <w:proofErr w:type="spellStart"/>
      <w:r>
        <w:t>engineered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;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primarily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connectivity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proper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submission</w:t>
      </w:r>
      <w:proofErr w:type="spellEnd"/>
      <w:r>
        <w:t xml:space="preserve">.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linking</w:t>
      </w:r>
      <w:proofErr w:type="spellEnd"/>
      <w:r>
        <w:t xml:space="preserve">, </w:t>
      </w:r>
      <w:proofErr w:type="spellStart"/>
      <w:r>
        <w:t>scoring</w:t>
      </w:r>
      <w:proofErr w:type="spellEnd"/>
      <w:r>
        <w:t xml:space="preserve">,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persona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disabled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limited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. </w:t>
      </w:r>
    </w:p>
    <w:p w14:paraId="2A4A1C47" w14:textId="77777777" w:rsidR="00362DDE" w:rsidRDefault="00000000">
      <w:pPr>
        <w:widowControl w:val="0"/>
        <w:numPr>
          <w:ilvl w:val="0"/>
          <w:numId w:val="11"/>
        </w:numPr>
        <w:spacing w:after="0" w:line="240" w:lineRule="auto"/>
        <w:ind w:hanging="360"/>
        <w:contextualSpacing/>
      </w:pPr>
      <w:proofErr w:type="spellStart"/>
      <w:r>
        <w:t>Test</w:t>
      </w:r>
      <w:proofErr w:type="spellEnd"/>
      <w:r>
        <w:t xml:space="preserve"> </w:t>
      </w:r>
      <w:proofErr w:type="spellStart"/>
      <w:r>
        <w:t>credit</w:t>
      </w:r>
      <w:proofErr w:type="spellEnd"/>
      <w:r>
        <w:t xml:space="preserve"> </w:t>
      </w:r>
      <w:proofErr w:type="spellStart"/>
      <w:r>
        <w:t>cards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fail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. </w:t>
      </w:r>
    </w:p>
    <w:p w14:paraId="782B9F4A" w14:textId="77777777" w:rsidR="00362DDE" w:rsidRDefault="00000000">
      <w:pPr>
        <w:widowControl w:val="0"/>
        <w:numPr>
          <w:ilvl w:val="0"/>
          <w:numId w:val="11"/>
        </w:numPr>
        <w:spacing w:after="0" w:line="240" w:lineRule="auto"/>
        <w:ind w:hanging="360"/>
        <w:contextualSpacing/>
      </w:pPr>
      <w:bookmarkStart w:id="14" w:name="1ksv4uv"/>
      <w:bookmarkEnd w:id="14"/>
      <w:proofErr w:type="spellStart"/>
      <w:r>
        <w:t>Port</w:t>
      </w:r>
      <w:proofErr w:type="spellEnd"/>
      <w:r>
        <w:t xml:space="preserve"> 443/HTTPS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submission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receipt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environments</w:t>
      </w:r>
      <w:proofErr w:type="spellEnd"/>
      <w:r>
        <w:t xml:space="preserve">. </w:t>
      </w:r>
    </w:p>
    <w:p w14:paraId="3C8ACF5F" w14:textId="77777777" w:rsidR="00362DDE" w:rsidRDefault="00000000">
      <w:pPr>
        <w:widowControl w:val="0"/>
        <w:numPr>
          <w:ilvl w:val="0"/>
          <w:numId w:val="11"/>
        </w:numPr>
        <w:spacing w:after="0" w:line="240" w:lineRule="auto"/>
        <w:ind w:hanging="360"/>
        <w:contextualSpacing/>
      </w:pPr>
      <w:r>
        <w:rPr>
          <w:color w:val="0000FF"/>
          <w:u w:val="single"/>
        </w:rPr>
        <w:t xml:space="preserve">API </w:t>
      </w:r>
      <w:proofErr w:type="spellStart"/>
      <w:r>
        <w:rPr>
          <w:color w:val="0000FF"/>
          <w:u w:val="single"/>
        </w:rPr>
        <w:t>Keys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authenticate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.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requires</w:t>
      </w:r>
      <w:proofErr w:type="spellEnd"/>
      <w:r>
        <w:t xml:space="preserve"> a </w:t>
      </w:r>
      <w:proofErr w:type="spellStart"/>
      <w:r>
        <w:t>separate</w:t>
      </w:r>
      <w:proofErr w:type="spellEnd"/>
      <w:r>
        <w:t xml:space="preserve"> API </w:t>
      </w:r>
      <w:proofErr w:type="spellStart"/>
      <w:r>
        <w:t>key</w:t>
      </w:r>
      <w:proofErr w:type="spellEnd"/>
      <w:r>
        <w:t>.</w:t>
      </w:r>
    </w:p>
    <w:p w14:paraId="34424229" w14:textId="77777777" w:rsidR="00362DDE" w:rsidRDefault="00000000">
      <w:pPr>
        <w:widowControl w:val="0"/>
        <w:numPr>
          <w:ilvl w:val="1"/>
          <w:numId w:val="11"/>
        </w:numPr>
        <w:spacing w:after="0" w:line="240" w:lineRule="auto"/>
        <w:ind w:hanging="360"/>
        <w:contextualSpacing/>
      </w:pPr>
      <w:r>
        <w:t xml:space="preserve">API </w:t>
      </w:r>
      <w:proofErr w:type="spellStart"/>
      <w:r>
        <w:t>keys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AWC (</w:t>
      </w:r>
      <w:proofErr w:type="spellStart"/>
      <w:r>
        <w:t>Agent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).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, </w:t>
      </w:r>
      <w:proofErr w:type="spellStart"/>
      <w:r>
        <w:t>browse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Admin</w:t>
      </w:r>
      <w:proofErr w:type="spellEnd"/>
      <w:r>
        <w:rPr>
          <w:b/>
        </w:rPr>
        <w:t xml:space="preserve"> </w:t>
      </w:r>
      <w:proofErr w:type="spellStart"/>
      <w:r>
        <w:t>tab</w:t>
      </w:r>
      <w:proofErr w:type="spellEnd"/>
      <w:r>
        <w:t xml:space="preserve"> -&gt; </w:t>
      </w:r>
      <w:r>
        <w:rPr>
          <w:b/>
        </w:rPr>
        <w:t xml:space="preserve">API </w:t>
      </w:r>
      <w:proofErr w:type="spellStart"/>
      <w:r>
        <w:rPr>
          <w:b/>
        </w:rPr>
        <w:t>Keys</w:t>
      </w:r>
      <w:proofErr w:type="spellEnd"/>
      <w:r>
        <w:t xml:space="preserve"> -&gt; </w:t>
      </w:r>
      <w:proofErr w:type="spellStart"/>
      <w:r>
        <w:rPr>
          <w:b/>
        </w:rPr>
        <w:t>Create</w:t>
      </w:r>
      <w:proofErr w:type="spellEnd"/>
      <w:r>
        <w:rPr>
          <w:b/>
        </w:rPr>
        <w:t xml:space="preserve"> API </w:t>
      </w:r>
      <w:proofErr w:type="spellStart"/>
      <w:r>
        <w:rPr>
          <w:b/>
        </w:rPr>
        <w:t>Key</w:t>
      </w:r>
      <w:proofErr w:type="spellEnd"/>
      <w:r>
        <w:t xml:space="preserve">. </w:t>
      </w:r>
    </w:p>
    <w:p w14:paraId="6CF0DFC8" w14:textId="77777777" w:rsidR="00362DDE" w:rsidRDefault="00000000">
      <w:pPr>
        <w:widowControl w:val="0"/>
        <w:numPr>
          <w:ilvl w:val="1"/>
          <w:numId w:val="11"/>
        </w:numPr>
        <w:spacing w:after="0" w:line="240" w:lineRule="auto"/>
        <w:ind w:hanging="360"/>
        <w:contextualSpacing/>
      </w:pPr>
      <w:proofErr w:type="spellStart"/>
      <w:r>
        <w:t>Check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b/>
          <w:sz w:val="24"/>
          <w:szCs w:val="24"/>
        </w:rPr>
        <w:t xml:space="preserve">RIS </w:t>
      </w:r>
      <w:proofErr w:type="spellStart"/>
      <w:r>
        <w:rPr>
          <w:b/>
          <w:sz w:val="24"/>
          <w:szCs w:val="24"/>
        </w:rPr>
        <w:t>and</w:t>
      </w:r>
      <w:proofErr w:type="spellEnd"/>
      <w:r>
        <w:rPr>
          <w:b/>
          <w:sz w:val="24"/>
          <w:szCs w:val="24"/>
        </w:rPr>
        <w:t xml:space="preserve"> API </w:t>
      </w:r>
      <w:proofErr w:type="spellStart"/>
      <w:r>
        <w:rPr>
          <w:b/>
          <w:sz w:val="24"/>
          <w:szCs w:val="24"/>
        </w:rPr>
        <w:t>checkboxes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API </w:t>
      </w:r>
      <w:proofErr w:type="spellStart"/>
      <w:r>
        <w:t>key</w:t>
      </w:r>
      <w:proofErr w:type="spellEnd"/>
      <w:r>
        <w:t xml:space="preserve">. </w:t>
      </w:r>
    </w:p>
    <w:p w14:paraId="6FC5E108" w14:textId="77777777" w:rsidR="00362DDE" w:rsidRDefault="00000000">
      <w:pPr>
        <w:widowControl w:val="0"/>
        <w:numPr>
          <w:ilvl w:val="1"/>
          <w:numId w:val="11"/>
        </w:numPr>
        <w:spacing w:after="0" w:line="240" w:lineRule="auto"/>
        <w:ind w:hanging="360"/>
        <w:contextualSpacing/>
      </w:pPr>
      <w:proofErr w:type="spellStart"/>
      <w:r>
        <w:t>The</w:t>
      </w:r>
      <w:proofErr w:type="spellEnd"/>
      <w:r>
        <w:t xml:space="preserve"> API </w:t>
      </w:r>
      <w:proofErr w:type="spellStart"/>
      <w:r>
        <w:t>keys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reside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posting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>.</w:t>
      </w:r>
    </w:p>
    <w:p w14:paraId="1556E6F8" w14:textId="77777777" w:rsidR="00362DDE" w:rsidRDefault="00000000">
      <w:pPr>
        <w:widowControl w:val="0"/>
        <w:spacing w:after="200" w:line="240" w:lineRule="auto"/>
      </w:pPr>
      <w:r>
        <w:rPr>
          <w:noProof/>
        </w:rPr>
        <w:drawing>
          <wp:anchor distT="0" distB="0" distL="0" distR="0" simplePos="0" relativeHeight="2" behindDoc="0" locked="0" layoutInCell="1" allowOverlap="1" wp14:anchorId="5F493168" wp14:editId="15F93C19">
            <wp:simplePos x="0" y="0"/>
            <wp:positionH relativeFrom="column">
              <wp:posOffset>1195705</wp:posOffset>
            </wp:positionH>
            <wp:positionV relativeFrom="paragraph">
              <wp:posOffset>114300</wp:posOffset>
            </wp:positionV>
            <wp:extent cx="3343275" cy="1609725"/>
            <wp:effectExtent l="0" t="0" r="0" b="0"/>
            <wp:wrapTopAndBottom/>
            <wp:docPr id="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E783B2" w14:textId="77777777" w:rsidR="00362DDE" w:rsidRDefault="00000000">
      <w:pPr>
        <w:widowControl w:val="0"/>
        <w:spacing w:after="200" w:line="240" w:lineRule="auto"/>
        <w:rPr>
          <w:b/>
          <w:lang w:val="en-US"/>
        </w:rPr>
      </w:pPr>
      <w:r>
        <w:rPr>
          <w:b/>
        </w:rPr>
        <w:t xml:space="preserve">NOTE: API </w:t>
      </w:r>
      <w:proofErr w:type="spellStart"/>
      <w:r>
        <w:rPr>
          <w:b/>
        </w:rPr>
        <w:t>Keys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specific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each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environment</w:t>
      </w:r>
      <w:proofErr w:type="spellEnd"/>
      <w:r>
        <w:rPr>
          <w:b/>
        </w:rPr>
        <w:t xml:space="preserve">; </w:t>
      </w:r>
      <w:proofErr w:type="spellStart"/>
      <w:r>
        <w:rPr>
          <w:b/>
        </w:rPr>
        <w:t>Keys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created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TEST </w:t>
      </w:r>
      <w:proofErr w:type="spellStart"/>
      <w:r>
        <w:rPr>
          <w:b/>
        </w:rPr>
        <w:t>environment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work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PROD </w:t>
      </w:r>
      <w:proofErr w:type="spellStart"/>
      <w:r>
        <w:rPr>
          <w:b/>
        </w:rPr>
        <w:t>environment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versa</w:t>
      </w:r>
      <w:proofErr w:type="spellEnd"/>
      <w:r>
        <w:rPr>
          <w:b/>
          <w:lang w:val="en-US"/>
        </w:rPr>
        <w:t>.</w:t>
      </w:r>
    </w:p>
    <w:p w14:paraId="69B42811" w14:textId="77777777" w:rsidR="00362DDE" w:rsidRDefault="00362DDE">
      <w:pPr>
        <w:widowControl w:val="0"/>
        <w:spacing w:after="200" w:line="240" w:lineRule="auto"/>
      </w:pPr>
    </w:p>
    <w:p w14:paraId="3F71FD4D" w14:textId="77777777" w:rsidR="00362DDE" w:rsidRDefault="00000000">
      <w:r>
        <w:br w:type="page"/>
      </w:r>
    </w:p>
    <w:p w14:paraId="130F46BF" w14:textId="77777777" w:rsidR="00362DDE" w:rsidRDefault="00362DDE">
      <w:pPr>
        <w:widowControl w:val="0"/>
      </w:pPr>
    </w:p>
    <w:p w14:paraId="4C19C3B6" w14:textId="77777777" w:rsidR="00362DDE" w:rsidRDefault="00000000">
      <w:pPr>
        <w:pStyle w:val="Heading1"/>
        <w:spacing w:line="240" w:lineRule="auto"/>
      </w:pPr>
      <w:bookmarkStart w:id="15" w:name="_Toc531855062"/>
      <w:proofErr w:type="spellStart"/>
      <w:r>
        <w:t>Integration</w:t>
      </w:r>
      <w:proofErr w:type="spellEnd"/>
      <w:r>
        <w:t xml:space="preserve"> </w:t>
      </w:r>
      <w:proofErr w:type="spellStart"/>
      <w:r>
        <w:t>Certification</w:t>
      </w:r>
      <w:bookmarkEnd w:id="15"/>
      <w:proofErr w:type="spellEnd"/>
      <w:r>
        <w:t xml:space="preserve"> </w:t>
      </w:r>
    </w:p>
    <w:p w14:paraId="1375EB0C" w14:textId="77777777" w:rsidR="00362DDE" w:rsidRDefault="00000000">
      <w:pPr>
        <w:widowControl w:val="0"/>
        <w:spacing w:after="200" w:line="240" w:lineRule="auto"/>
      </w:pPr>
      <w:proofErr w:type="spellStart"/>
      <w:r>
        <w:t>Upon</w:t>
      </w:r>
      <w:proofErr w:type="spellEnd"/>
      <w:r>
        <w:t xml:space="preserve"> </w:t>
      </w:r>
      <w:proofErr w:type="spellStart"/>
      <w:r>
        <w:t>verification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correct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Collector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Risk</w:t>
      </w:r>
      <w:proofErr w:type="spellEnd"/>
      <w:r>
        <w:t xml:space="preserve"> </w:t>
      </w:r>
      <w:proofErr w:type="spellStart"/>
      <w:r>
        <w:t>Inquiry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merchant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issued</w:t>
      </w:r>
      <w:proofErr w:type="spellEnd"/>
      <w:r>
        <w:t xml:space="preserve"> a </w:t>
      </w:r>
      <w:proofErr w:type="spellStart"/>
      <w:r>
        <w:t>Certification</w:t>
      </w:r>
      <w:proofErr w:type="spellEnd"/>
      <w:r>
        <w:t xml:space="preserve"> </w:t>
      </w:r>
      <w:proofErr w:type="spellStart"/>
      <w:r>
        <w:t>Letter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boarding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providing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. </w:t>
      </w:r>
    </w:p>
    <w:p w14:paraId="2DC6DB3D" w14:textId="77777777" w:rsidR="00362DDE" w:rsidRDefault="00000000">
      <w:pPr>
        <w:widowControl w:val="0"/>
        <w:spacing w:after="200" w:line="240" w:lineRule="auto"/>
      </w:pPr>
      <w:proofErr w:type="spellStart"/>
      <w:r>
        <w:t>Any</w:t>
      </w:r>
      <w:proofErr w:type="spellEnd"/>
      <w:r>
        <w:t xml:space="preserve"> </w:t>
      </w:r>
      <w:proofErr w:type="spellStart"/>
      <w:r>
        <w:t>customized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re-created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,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rules</w:t>
      </w:r>
      <w:proofErr w:type="spellEnd"/>
      <w:r>
        <w:t xml:space="preserve">, </w:t>
      </w:r>
      <w:proofErr w:type="spellStart"/>
      <w:r>
        <w:t>site</w:t>
      </w:r>
      <w:proofErr w:type="spellEnd"/>
      <w:r>
        <w:t xml:space="preserve"> </w:t>
      </w:r>
      <w:proofErr w:type="spellStart"/>
      <w:r>
        <w:t>IDs</w:t>
      </w:r>
      <w:proofErr w:type="spellEnd"/>
      <w:r>
        <w:t xml:space="preserve">,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defined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API </w:t>
      </w:r>
      <w:proofErr w:type="spellStart"/>
      <w:r>
        <w:t>keys</w:t>
      </w:r>
      <w:proofErr w:type="spellEnd"/>
      <w:r>
        <w:t xml:space="preserve">. </w:t>
      </w:r>
    </w:p>
    <w:p w14:paraId="40D58F9F" w14:textId="77777777" w:rsidR="00362DDE" w:rsidRDefault="00000000">
      <w:pPr>
        <w:widowControl w:val="0"/>
        <w:spacing w:after="200" w:line="240" w:lineRule="auto"/>
      </w:pPr>
      <w:proofErr w:type="spellStart"/>
      <w:r>
        <w:t>The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merchant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purposes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merchant</w:t>
      </w:r>
      <w:proofErr w:type="spellEnd"/>
      <w:r>
        <w:t xml:space="preserve">. </w:t>
      </w:r>
    </w:p>
    <w:p w14:paraId="5BF3A625" w14:textId="77777777" w:rsidR="00362DDE" w:rsidRDefault="00000000">
      <w:pPr>
        <w:pStyle w:val="Heading1"/>
        <w:spacing w:line="240" w:lineRule="auto"/>
      </w:pPr>
      <w:bookmarkStart w:id="16" w:name="_Toc531855063"/>
      <w:proofErr w:type="spellStart"/>
      <w:r>
        <w:t>Logging</w:t>
      </w:r>
      <w:bookmarkEnd w:id="16"/>
      <w:proofErr w:type="spellEnd"/>
      <w:r>
        <w:t xml:space="preserve"> </w:t>
      </w:r>
    </w:p>
    <w:p w14:paraId="2D39BC0C" w14:textId="77777777" w:rsidR="00362DDE" w:rsidRDefault="00000000">
      <w:pPr>
        <w:widowControl w:val="0"/>
        <w:spacing w:after="200" w:line="240" w:lineRule="auto"/>
      </w:pPr>
      <w:proofErr w:type="spellStart"/>
      <w:r>
        <w:t>To</w:t>
      </w:r>
      <w:proofErr w:type="spellEnd"/>
      <w:r>
        <w:t xml:space="preserve"> </w:t>
      </w:r>
      <w:proofErr w:type="spellStart"/>
      <w:r>
        <w:t>facilitate</w:t>
      </w:r>
      <w:proofErr w:type="spellEnd"/>
      <w:r>
        <w:t xml:space="preserve"> </w:t>
      </w:r>
      <w:proofErr w:type="spellStart"/>
      <w:r>
        <w:t>troubleshooting</w:t>
      </w:r>
      <w:proofErr w:type="spellEnd"/>
      <w:r>
        <w:t xml:space="preserve">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enabled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SFCC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Cartridge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Cartridge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interfere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site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occurs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Cartridge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written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. </w:t>
      </w:r>
    </w:p>
    <w:p w14:paraId="1AEFF3B3" w14:textId="77777777" w:rsidR="00362DDE" w:rsidRDefault="00362DDE">
      <w:pPr>
        <w:widowControl w:val="0"/>
        <w:spacing w:after="200" w:line="240" w:lineRule="auto"/>
      </w:pPr>
    </w:p>
    <w:p w14:paraId="0264DD9E" w14:textId="77777777" w:rsidR="00362DDE" w:rsidRDefault="00000000">
      <w:pPr>
        <w:widowControl w:val="0"/>
        <w:spacing w:after="200" w:line="240" w:lineRule="auto"/>
      </w:pPr>
      <w:proofErr w:type="spellStart"/>
      <w:r>
        <w:t>Logs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located</w:t>
      </w:r>
      <w:proofErr w:type="spellEnd"/>
      <w:r>
        <w:t xml:space="preserve"> </w:t>
      </w:r>
      <w:proofErr w:type="spellStart"/>
      <w:r>
        <w:rPr>
          <w:b/>
        </w:rPr>
        <w:t>Administration</w:t>
      </w:r>
      <w:proofErr w:type="spellEnd"/>
      <w:r>
        <w:rPr>
          <w:b/>
        </w:rPr>
        <w:t xml:space="preserve"> &gt; </w:t>
      </w:r>
      <w:proofErr w:type="spellStart"/>
      <w:r>
        <w:rPr>
          <w:b/>
        </w:rPr>
        <w:t>Site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Development</w:t>
      </w:r>
      <w:proofErr w:type="spellEnd"/>
      <w:r>
        <w:rPr>
          <w:b/>
        </w:rPr>
        <w:t xml:space="preserve"> &gt; </w:t>
      </w:r>
      <w:proofErr w:type="spellStart"/>
      <w:r>
        <w:rPr>
          <w:b/>
        </w:rPr>
        <w:t>Development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Setup</w:t>
      </w:r>
      <w:proofErr w:type="spellEnd"/>
      <w:r>
        <w:t xml:space="preserve">. </w:t>
      </w:r>
    </w:p>
    <w:p w14:paraId="7296A3BA" w14:textId="77777777" w:rsidR="00362DDE" w:rsidRDefault="00000000">
      <w:pPr>
        <w:widowControl w:val="0"/>
        <w:spacing w:after="200" w:line="240" w:lineRule="auto"/>
      </w:pPr>
      <w:proofErr w:type="spellStart"/>
      <w:r>
        <w:t>Navigate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naming</w:t>
      </w:r>
      <w:proofErr w:type="spellEnd"/>
      <w:r>
        <w:t xml:space="preserve"> </w:t>
      </w:r>
      <w:proofErr w:type="spellStart"/>
      <w:r>
        <w:t>convention</w:t>
      </w:r>
      <w:proofErr w:type="spellEnd"/>
      <w:r>
        <w:t xml:space="preserve"> </w:t>
      </w:r>
      <w:proofErr w:type="spellStart"/>
      <w:r>
        <w:t>is</w:t>
      </w:r>
      <w:proofErr w:type="spellEnd"/>
      <w:r>
        <w:t>:</w:t>
      </w:r>
      <w:r>
        <w:br/>
        <w:t xml:space="preserve"> </w:t>
      </w:r>
      <w:r>
        <w:rPr>
          <w:rFonts w:ascii="Courier New" w:eastAsia="Courier New" w:hAnsi="Courier New" w:cs="Courier New"/>
          <w:b/>
        </w:rPr>
        <w:t>custom-Kount-blade0-4-appserver</w:t>
      </w:r>
      <w:r>
        <w:rPr>
          <w:highlight w:val="yellow"/>
        </w:rPr>
        <w:t>-&lt;</w:t>
      </w:r>
      <w:proofErr w:type="spellStart"/>
      <w:r>
        <w:rPr>
          <w:highlight w:val="yellow"/>
        </w:rPr>
        <w:t>date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stamp</w:t>
      </w:r>
      <w:proofErr w:type="spellEnd"/>
      <w:r>
        <w:rPr>
          <w:highlight w:val="yellow"/>
        </w:rPr>
        <w:t>&gt;</w:t>
      </w:r>
      <w:r>
        <w:t>.</w:t>
      </w:r>
      <w:proofErr w:type="spellStart"/>
      <w:r>
        <w:rPr>
          <w:rFonts w:ascii="Courier New" w:eastAsia="Courier New" w:hAnsi="Courier New" w:cs="Courier New"/>
          <w:b/>
        </w:rPr>
        <w:t>log</w:t>
      </w:r>
      <w:proofErr w:type="spellEnd"/>
    </w:p>
    <w:p w14:paraId="181412A8" w14:textId="77777777" w:rsidR="00362DDE" w:rsidRDefault="00000000">
      <w:pPr>
        <w:widowControl w:val="0"/>
        <w:spacing w:after="200" w:line="240" w:lineRule="auto"/>
      </w:pPr>
      <w:proofErr w:type="spellStart"/>
      <w:r>
        <w:t>Notifications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enabled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deliver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addresses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occur</w:t>
      </w:r>
      <w:proofErr w:type="spellEnd"/>
      <w:r>
        <w:t xml:space="preserve">. </w:t>
      </w:r>
      <w:r>
        <w:rPr>
          <w:noProof/>
        </w:rPr>
        <w:drawing>
          <wp:inline distT="0" distB="0" distL="0" distR="0" wp14:anchorId="15835257" wp14:editId="69FAA37A">
            <wp:extent cx="5731510" cy="736600"/>
            <wp:effectExtent l="0" t="0" r="0" b="0"/>
            <wp:docPr id="4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660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proofErr w:type="spellStart"/>
      <w:r>
        <w:t>Example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body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Email</w:t>
      </w:r>
      <w:proofErr w:type="spellEnd"/>
      <w:r>
        <w:t>:</w:t>
      </w:r>
    </w:p>
    <w:p w14:paraId="551C79CB" w14:textId="77777777" w:rsidR="00362DDE" w:rsidRDefault="00000000">
      <w:pPr>
        <w:widowControl w:val="0"/>
        <w:spacing w:after="200" w:line="240" w:lineRule="auto"/>
      </w:pPr>
      <w:r>
        <w:rPr>
          <w:noProof/>
        </w:rPr>
        <w:drawing>
          <wp:inline distT="0" distB="0" distL="0" distR="0" wp14:anchorId="4F5E7149" wp14:editId="752CE1EC">
            <wp:extent cx="5731510" cy="1054100"/>
            <wp:effectExtent l="0" t="0" r="0" b="0"/>
            <wp:docPr id="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8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0793484" w14:textId="77777777" w:rsidR="00362DDE" w:rsidRDefault="00000000">
      <w:r>
        <w:br w:type="page"/>
      </w:r>
    </w:p>
    <w:p w14:paraId="04E088A5" w14:textId="77777777" w:rsidR="00362DDE" w:rsidRDefault="00362DDE">
      <w:pPr>
        <w:widowControl w:val="0"/>
      </w:pPr>
    </w:p>
    <w:p w14:paraId="34E6C981" w14:textId="77777777" w:rsidR="00362DDE" w:rsidRDefault="00362DDE">
      <w:pPr>
        <w:widowControl w:val="0"/>
      </w:pPr>
    </w:p>
    <w:p w14:paraId="14CD301C" w14:textId="77777777" w:rsidR="00362DDE" w:rsidRDefault="00362DDE">
      <w:pPr>
        <w:widowControl w:val="0"/>
      </w:pPr>
    </w:p>
    <w:p w14:paraId="1EBB5846" w14:textId="77777777" w:rsidR="00362DDE" w:rsidRDefault="00000000">
      <w:pPr>
        <w:pStyle w:val="Heading1"/>
        <w:spacing w:line="240" w:lineRule="auto"/>
      </w:pPr>
      <w:bookmarkStart w:id="17" w:name="_Toc531855064"/>
      <w:r>
        <w:t xml:space="preserve">SFCC </w:t>
      </w:r>
      <w:proofErr w:type="spellStart"/>
      <w:r>
        <w:t>Workflow</w:t>
      </w:r>
      <w:bookmarkEnd w:id="17"/>
      <w:proofErr w:type="spellEnd"/>
    </w:p>
    <w:p w14:paraId="14362E74" w14:textId="77777777" w:rsidR="00362DDE" w:rsidRDefault="00000000">
      <w:pPr>
        <w:widowControl w:val="0"/>
        <w:spacing w:after="200" w:line="240" w:lineRule="auto"/>
      </w:pP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SFCC </w:t>
      </w:r>
      <w:proofErr w:type="spellStart"/>
      <w:r>
        <w:t>workflow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Declined</w:t>
      </w:r>
      <w:proofErr w:type="spellEnd"/>
      <w:r>
        <w:t xml:space="preserve"> </w:t>
      </w:r>
      <w:proofErr w:type="spellStart"/>
      <w:r>
        <w:t>via</w:t>
      </w:r>
      <w:proofErr w:type="spellEnd"/>
      <w:r>
        <w:t xml:space="preserve"> a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generic</w:t>
      </w:r>
      <w:proofErr w:type="spellEnd"/>
      <w:r>
        <w:t xml:space="preserve"> </w:t>
      </w:r>
      <w:proofErr w:type="spellStart"/>
      <w:r>
        <w:t>Decline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displays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attempting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place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. 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displayed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customized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SFCC.</w:t>
      </w:r>
    </w:p>
    <w:p w14:paraId="7DA0D461" w14:textId="77777777" w:rsidR="00362DDE" w:rsidRDefault="00000000">
      <w:pPr>
        <w:widowControl w:val="0"/>
        <w:spacing w:after="200" w:line="240" w:lineRule="auto"/>
      </w:pPr>
      <w:bookmarkStart w:id="18" w:name="_3j2qqm3"/>
      <w:bookmarkEnd w:id="18"/>
      <w:proofErr w:type="spellStart"/>
      <w:r>
        <w:t>For</w:t>
      </w:r>
      <w:proofErr w:type="spellEnd"/>
      <w:r>
        <w:t xml:space="preserve"> </w:t>
      </w:r>
      <w:proofErr w:type="spellStart"/>
      <w:r>
        <w:t>customizing</w:t>
      </w:r>
      <w:proofErr w:type="spellEnd"/>
      <w:r>
        <w:t xml:space="preserve"> </w:t>
      </w:r>
      <w:proofErr w:type="spellStart"/>
      <w:r>
        <w:t>Decline</w:t>
      </w:r>
      <w:proofErr w:type="spellEnd"/>
      <w:r>
        <w:t xml:space="preserve">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open</w:t>
      </w:r>
      <w:proofErr w:type="spellEnd"/>
      <w:r>
        <w:t>:</w:t>
      </w:r>
    </w:p>
    <w:p w14:paraId="1E008EF1" w14:textId="77777777" w:rsidR="00362DDE" w:rsidRDefault="00000000">
      <w:pPr>
        <w:widowControl w:val="0"/>
        <w:spacing w:after="200" w:line="240" w:lineRule="auto"/>
      </w:pPr>
      <w:bookmarkStart w:id="19" w:name="_1y810tw"/>
      <w:bookmarkEnd w:id="19"/>
      <w:proofErr w:type="spellStart"/>
      <w:r>
        <w:t>int_kount</w:t>
      </w:r>
      <w:proofErr w:type="spellEnd"/>
      <w:r>
        <w:t>/</w:t>
      </w:r>
      <w:proofErr w:type="spellStart"/>
      <w:r>
        <w:t>cartridge</w:t>
      </w:r>
      <w:proofErr w:type="spellEnd"/>
      <w:r>
        <w:t>/</w:t>
      </w:r>
      <w:proofErr w:type="spellStart"/>
      <w:r>
        <w:t>templates</w:t>
      </w:r>
      <w:proofErr w:type="spellEnd"/>
      <w:r>
        <w:t>/</w:t>
      </w:r>
      <w:proofErr w:type="spellStart"/>
      <w:r>
        <w:t>resources</w:t>
      </w:r>
      <w:proofErr w:type="spellEnd"/>
      <w:r>
        <w:t>/</w:t>
      </w:r>
      <w:proofErr w:type="spellStart"/>
      <w:r>
        <w:t>kount.properties</w:t>
      </w:r>
      <w:proofErr w:type="spellEnd"/>
    </w:p>
    <w:p w14:paraId="16787737" w14:textId="77777777" w:rsidR="00362DDE" w:rsidRDefault="00000000">
      <w:pPr>
        <w:widowControl w:val="0"/>
        <w:spacing w:after="200" w:line="240" w:lineRule="auto"/>
      </w:pPr>
      <w:bookmarkStart w:id="20" w:name="_4i7ojhp"/>
      <w:bookmarkEnd w:id="20"/>
      <w:r>
        <w:rPr>
          <w:noProof/>
        </w:rPr>
        <w:drawing>
          <wp:inline distT="0" distB="0" distL="0" distR="0" wp14:anchorId="55E403DC" wp14:editId="2774E2C5">
            <wp:extent cx="3905250" cy="2505075"/>
            <wp:effectExtent l="0" t="0" r="0" b="0"/>
            <wp:docPr id="6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2D48" w14:textId="77777777" w:rsidR="00362DDE" w:rsidRDefault="00000000">
      <w:pPr>
        <w:widowControl w:val="0"/>
        <w:spacing w:after="200" w:line="240" w:lineRule="auto"/>
      </w:pPr>
      <w:bookmarkStart w:id="21" w:name="_2xcytpi"/>
      <w:bookmarkEnd w:id="21"/>
      <w:proofErr w:type="spellStart"/>
      <w:r>
        <w:t>and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“</w:t>
      </w:r>
      <w:proofErr w:type="spellStart"/>
      <w:r>
        <w:t>kount.DECLINED</w:t>
      </w:r>
      <w:proofErr w:type="spellEnd"/>
      <w:r>
        <w:t xml:space="preserve">” </w:t>
      </w:r>
      <w:proofErr w:type="spellStart"/>
      <w:r>
        <w:t>line</w:t>
      </w:r>
      <w:proofErr w:type="spellEnd"/>
    </w:p>
    <w:p w14:paraId="6B0FF4C0" w14:textId="77777777" w:rsidR="00362DDE" w:rsidRDefault="00000000">
      <w:pPr>
        <w:widowControl w:val="0"/>
        <w:spacing w:after="200" w:line="240" w:lineRule="auto"/>
      </w:pPr>
      <w:bookmarkStart w:id="22" w:name="_1ci93xb"/>
      <w:bookmarkEnd w:id="22"/>
      <w:r>
        <w:rPr>
          <w:noProof/>
        </w:rPr>
        <w:drawing>
          <wp:inline distT="0" distB="0" distL="0" distR="0" wp14:anchorId="4A2C5CDC" wp14:editId="22F32DBA">
            <wp:extent cx="5731510" cy="1600200"/>
            <wp:effectExtent l="0" t="0" r="0" b="0"/>
            <wp:docPr id="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6288" w14:textId="77777777" w:rsidR="00362DDE" w:rsidRDefault="00362DDE">
      <w:pPr>
        <w:widowControl w:val="0"/>
        <w:spacing w:after="200" w:line="240" w:lineRule="auto"/>
      </w:pPr>
      <w:bookmarkStart w:id="23" w:name="_3whwml4"/>
      <w:bookmarkEnd w:id="23"/>
    </w:p>
    <w:p w14:paraId="0E29F41E" w14:textId="77777777" w:rsidR="00362DDE" w:rsidRDefault="00000000">
      <w:r>
        <w:br w:type="page"/>
      </w:r>
    </w:p>
    <w:p w14:paraId="7A86EE46" w14:textId="77777777" w:rsidR="00362DDE" w:rsidRDefault="00000000">
      <w:pPr>
        <w:pStyle w:val="Heading1"/>
        <w:spacing w:line="240" w:lineRule="auto"/>
      </w:pPr>
      <w:bookmarkStart w:id="24" w:name="_Toc531855065"/>
      <w:proofErr w:type="spellStart"/>
      <w:r>
        <w:lastRenderedPageBreak/>
        <w:t>Implementation</w:t>
      </w:r>
      <w:proofErr w:type="spellEnd"/>
      <w:r>
        <w:t xml:space="preserve"> </w:t>
      </w:r>
      <w:proofErr w:type="spellStart"/>
      <w:r>
        <w:t>Setup</w:t>
      </w:r>
      <w:bookmarkEnd w:id="24"/>
      <w:proofErr w:type="spellEnd"/>
    </w:p>
    <w:p w14:paraId="256FE94B" w14:textId="77777777" w:rsidR="00362DDE" w:rsidRDefault="00000000">
      <w:pPr>
        <w:widowControl w:val="0"/>
        <w:spacing w:after="200" w:line="240" w:lineRule="auto"/>
        <w:jc w:val="both"/>
      </w:pPr>
      <w:bookmarkStart w:id="25" w:name="_qsh70q"/>
      <w:bookmarkEnd w:id="25"/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int_kount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int_kount_sfra</w:t>
      </w:r>
      <w:proofErr w:type="spellEnd"/>
      <w:r>
        <w:t xml:space="preserve"> </w:t>
      </w:r>
      <w:proofErr w:type="spellStart"/>
      <w:r>
        <w:t>cartridges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obtain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cartridge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. 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sure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contact</w:t>
      </w:r>
      <w:proofErr w:type="spellEnd"/>
      <w:r>
        <w:t xml:space="preserve">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</w:t>
      </w:r>
      <w:hyperlink r:id="rId20">
        <w:r>
          <w:t>support@kount.com</w:t>
        </w:r>
      </w:hyperlink>
      <w:r>
        <w:t xml:space="preserve">. </w:t>
      </w:r>
    </w:p>
    <w:p w14:paraId="5155B172" w14:textId="77777777" w:rsidR="00362DDE" w:rsidRDefault="00000000">
      <w:pPr>
        <w:pStyle w:val="Heading2"/>
        <w:spacing w:line="240" w:lineRule="auto"/>
      </w:pPr>
      <w:bookmarkStart w:id="26" w:name="_Toc531855066"/>
      <w:proofErr w:type="spellStart"/>
      <w:r>
        <w:t>Configuration</w:t>
      </w:r>
      <w:bookmarkEnd w:id="26"/>
      <w:proofErr w:type="spellEnd"/>
    </w:p>
    <w:p w14:paraId="5F853C07" w14:textId="77777777" w:rsidR="00362DDE" w:rsidRDefault="00000000">
      <w:pPr>
        <w:widowControl w:val="0"/>
        <w:spacing w:after="200" w:line="240" w:lineRule="auto"/>
      </w:pP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6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steps</w:t>
      </w:r>
      <w:proofErr w:type="spellEnd"/>
      <w:r>
        <w:t>:</w:t>
      </w:r>
    </w:p>
    <w:p w14:paraId="155CBBAD" w14:textId="77777777" w:rsidR="00362DDE" w:rsidRDefault="00000000">
      <w:pPr>
        <w:widowControl w:val="0"/>
        <w:numPr>
          <w:ilvl w:val="0"/>
          <w:numId w:val="19"/>
        </w:numPr>
        <w:spacing w:after="0" w:line="240" w:lineRule="auto"/>
        <w:ind w:hanging="360"/>
        <w:contextualSpacing/>
        <w:jc w:val="both"/>
        <w:rPr>
          <w:color w:val="333333"/>
          <w:highlight w:val="white"/>
        </w:rPr>
      </w:pPr>
      <w:proofErr w:type="spellStart"/>
      <w:r>
        <w:rPr>
          <w:color w:val="333333"/>
          <w:highlight w:val="white"/>
        </w:rPr>
        <w:t>Import</w:t>
      </w:r>
      <w:proofErr w:type="spellEnd"/>
      <w:r>
        <w:rPr>
          <w:color w:val="333333"/>
          <w:highlight w:val="white"/>
        </w:rPr>
        <w:t xml:space="preserve"> </w:t>
      </w:r>
      <w:r>
        <w:rPr>
          <w:rFonts w:ascii="Courier New" w:eastAsia="Courier New" w:hAnsi="Courier New" w:cs="Courier New"/>
          <w:color w:val="333333"/>
          <w:highlight w:val="white"/>
          <w:lang w:val="en-US"/>
        </w:rPr>
        <w:t>site_template.zip</w:t>
      </w:r>
      <w:r>
        <w:rPr>
          <w:rFonts w:ascii="Courier New" w:eastAsia="Courier New" w:hAnsi="Courier New" w:cs="Courier New"/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file</w:t>
      </w:r>
      <w:proofErr w:type="spellEnd"/>
      <w:r>
        <w:rPr>
          <w:color w:val="333333"/>
          <w:highlight w:val="white"/>
          <w:lang w:val="en-US"/>
        </w:rPr>
        <w:t xml:space="preserve"> (jobs, services, system objects)</w:t>
      </w:r>
    </w:p>
    <w:p w14:paraId="21989B3D" w14:textId="77777777" w:rsidR="00362DDE" w:rsidRDefault="00000000">
      <w:pPr>
        <w:widowControl w:val="0"/>
        <w:numPr>
          <w:ilvl w:val="0"/>
          <w:numId w:val="19"/>
        </w:numPr>
        <w:spacing w:after="0" w:line="240" w:lineRule="auto"/>
        <w:ind w:hanging="360"/>
        <w:contextualSpacing/>
        <w:jc w:val="both"/>
        <w:rPr>
          <w:color w:val="333333"/>
          <w:highlight w:val="white"/>
        </w:rPr>
      </w:pPr>
      <w:proofErr w:type="spellStart"/>
      <w:r>
        <w:t>Kount</w:t>
      </w:r>
      <w:proofErr w:type="spellEnd"/>
      <w:r>
        <w:t xml:space="preserve"> </w:t>
      </w:r>
      <w:proofErr w:type="spellStart"/>
      <w:r>
        <w:t>Site</w:t>
      </w:r>
      <w:proofErr w:type="spellEnd"/>
      <w:r>
        <w:t xml:space="preserve"> </w:t>
      </w:r>
      <w:proofErr w:type="spellStart"/>
      <w:r>
        <w:t>Preferences</w:t>
      </w:r>
      <w:proofErr w:type="spellEnd"/>
    </w:p>
    <w:p w14:paraId="76884042" w14:textId="77777777" w:rsidR="00362DDE" w:rsidRDefault="00000000">
      <w:pPr>
        <w:widowControl w:val="0"/>
        <w:numPr>
          <w:ilvl w:val="0"/>
          <w:numId w:val="19"/>
        </w:numPr>
        <w:spacing w:after="0" w:line="240" w:lineRule="auto"/>
        <w:ind w:hanging="360"/>
        <w:contextualSpacing/>
        <w:jc w:val="both"/>
        <w:rPr>
          <w:color w:val="333333"/>
          <w:highlight w:val="white"/>
        </w:rPr>
      </w:pPr>
      <w:proofErr w:type="spellStart"/>
      <w:r>
        <w:rPr>
          <w:color w:val="333333"/>
          <w:highlight w:val="white"/>
        </w:rPr>
        <w:t>Create</w:t>
      </w:r>
      <w:proofErr w:type="spellEnd"/>
      <w:r>
        <w:rPr>
          <w:color w:val="333333"/>
          <w:highlight w:val="white"/>
        </w:rPr>
        <w:t xml:space="preserve"> API </w:t>
      </w:r>
      <w:proofErr w:type="spellStart"/>
      <w:r>
        <w:rPr>
          <w:color w:val="333333"/>
          <w:highlight w:val="white"/>
        </w:rPr>
        <w:t>key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in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Kount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Admin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Panel</w:t>
      </w:r>
      <w:proofErr w:type="spellEnd"/>
    </w:p>
    <w:p w14:paraId="641620A8" w14:textId="77777777" w:rsidR="00362DDE" w:rsidRDefault="00000000">
      <w:pPr>
        <w:widowControl w:val="0"/>
        <w:numPr>
          <w:ilvl w:val="0"/>
          <w:numId w:val="19"/>
        </w:numPr>
        <w:spacing w:after="0" w:line="240" w:lineRule="auto"/>
        <w:ind w:hanging="360"/>
        <w:contextualSpacing/>
        <w:jc w:val="both"/>
        <w:rPr>
          <w:color w:val="333333"/>
          <w:highlight w:val="white"/>
        </w:rPr>
      </w:pPr>
      <w:proofErr w:type="spellStart"/>
      <w:r>
        <w:rPr>
          <w:color w:val="333333"/>
          <w:highlight w:val="white"/>
        </w:rPr>
        <w:t>Assign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the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Cartridge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to</w:t>
      </w:r>
      <w:proofErr w:type="spellEnd"/>
      <w:r>
        <w:rPr>
          <w:color w:val="333333"/>
          <w:highlight w:val="white"/>
        </w:rPr>
        <w:t xml:space="preserve"> a </w:t>
      </w:r>
      <w:proofErr w:type="spellStart"/>
      <w:r>
        <w:rPr>
          <w:color w:val="333333"/>
          <w:highlight w:val="white"/>
        </w:rPr>
        <w:t>Site</w:t>
      </w:r>
      <w:proofErr w:type="spellEnd"/>
    </w:p>
    <w:p w14:paraId="3FEFB076" w14:textId="77777777" w:rsidR="00362DDE" w:rsidRDefault="00000000">
      <w:pPr>
        <w:widowControl w:val="0"/>
        <w:numPr>
          <w:ilvl w:val="0"/>
          <w:numId w:val="19"/>
        </w:numPr>
        <w:spacing w:after="0" w:line="240" w:lineRule="auto"/>
        <w:ind w:hanging="360"/>
        <w:contextualSpacing/>
        <w:jc w:val="both"/>
        <w:rPr>
          <w:color w:val="333333"/>
          <w:highlight w:val="white"/>
        </w:rPr>
      </w:pPr>
      <w:r>
        <w:rPr>
          <w:color w:val="333333"/>
          <w:highlight w:val="white"/>
        </w:rPr>
        <w:t>(</w:t>
      </w:r>
      <w:proofErr w:type="spellStart"/>
      <w:r>
        <w:rPr>
          <w:color w:val="333333"/>
          <w:highlight w:val="white"/>
        </w:rPr>
        <w:t>Optional</w:t>
      </w:r>
      <w:proofErr w:type="spellEnd"/>
      <w:r>
        <w:rPr>
          <w:color w:val="333333"/>
          <w:highlight w:val="white"/>
        </w:rPr>
        <w:t xml:space="preserve">) </w:t>
      </w:r>
      <w:proofErr w:type="spellStart"/>
      <w:r>
        <w:rPr>
          <w:color w:val="333333"/>
          <w:highlight w:val="white"/>
        </w:rPr>
        <w:t>Configure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the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Event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Notification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Service</w:t>
      </w:r>
      <w:proofErr w:type="spellEnd"/>
    </w:p>
    <w:p w14:paraId="69517A21" w14:textId="77777777" w:rsidR="00362DDE" w:rsidRDefault="00362DDE">
      <w:pPr>
        <w:widowControl w:val="0"/>
        <w:spacing w:line="240" w:lineRule="auto"/>
        <w:jc w:val="both"/>
      </w:pPr>
    </w:p>
    <w:p w14:paraId="75C726F7" w14:textId="77777777" w:rsidR="00362DDE" w:rsidRDefault="00000000">
      <w:pPr>
        <w:pStyle w:val="Heading3"/>
        <w:spacing w:line="240" w:lineRule="auto"/>
      </w:pPr>
      <w:bookmarkStart w:id="27" w:name="_Toc531855067"/>
      <w:proofErr w:type="spellStart"/>
      <w:r>
        <w:t>Step</w:t>
      </w:r>
      <w:proofErr w:type="spellEnd"/>
      <w:r>
        <w:t xml:space="preserve"> 1 – </w:t>
      </w:r>
      <w:proofErr w:type="spellStart"/>
      <w:r>
        <w:t>Site</w:t>
      </w:r>
      <w:proofErr w:type="spellEnd"/>
      <w:r>
        <w:t xml:space="preserve"> </w:t>
      </w:r>
      <w:proofErr w:type="spellStart"/>
      <w:r>
        <w:t>Import</w:t>
      </w:r>
      <w:bookmarkEnd w:id="27"/>
      <w:proofErr w:type="spellEnd"/>
      <w:r>
        <w:t xml:space="preserve"> </w:t>
      </w:r>
    </w:p>
    <w:p w14:paraId="742ECFE8" w14:textId="77777777" w:rsidR="00362DDE" w:rsidRDefault="00000000">
      <w:pPr>
        <w:pStyle w:val="Standard1"/>
        <w:spacing w:before="120"/>
        <w:jc w:val="both"/>
        <w:rPr>
          <w:rFonts w:asciiTheme="majorHAnsi" w:hAnsiTheme="majorHAnsi" w:cstheme="majorHAnsi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  <w:t>In the Metadata folder you will find a zip file called ‘</w:t>
      </w:r>
      <w:proofErr w:type="spellStart"/>
      <w:r>
        <w:rPr>
          <w:rFonts w:asciiTheme="majorHAnsi" w:hAnsiTheme="majorHAnsi" w:cstheme="majorHAnsi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  <w:t>site_template</w:t>
      </w:r>
      <w:proofErr w:type="spellEnd"/>
      <w:r>
        <w:rPr>
          <w:rFonts w:asciiTheme="majorHAnsi" w:hAnsiTheme="majorHAnsi" w:cstheme="majorHAnsi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  <w:t xml:space="preserve">’. </w:t>
      </w:r>
    </w:p>
    <w:p w14:paraId="42EAF2FD" w14:textId="77777777" w:rsidR="00362DDE" w:rsidRDefault="00000000">
      <w:pPr>
        <w:pStyle w:val="Standard1"/>
        <w:spacing w:before="120"/>
        <w:jc w:val="both"/>
        <w:rPr>
          <w:rFonts w:asciiTheme="majorHAnsi" w:hAnsiTheme="majorHAnsi" w:cstheme="majorHAnsi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  <w:t>1. Go to Administration &gt; Site development &gt; Site Import &amp; Export and upload the zip file</w:t>
      </w:r>
      <w:bookmarkStart w:id="28" w:name="_Toc531855069"/>
      <w:r>
        <w:rPr>
          <w:rFonts w:asciiTheme="majorHAnsi" w:hAnsiTheme="majorHAnsi" w:cstheme="majorHAnsi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A78A98E" w14:textId="77777777" w:rsidR="00362DDE" w:rsidRDefault="00000000">
      <w:pPr>
        <w:pStyle w:val="Standard1"/>
        <w:spacing w:before="120"/>
        <w:jc w:val="both"/>
        <w:rPr>
          <w:rFonts w:asciiTheme="majorHAnsi" w:hAnsiTheme="majorHAnsi" w:cstheme="majorHAnsi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  <w:t>2. Select the zip you uploaded, click on Import then on the ok button</w:t>
      </w:r>
    </w:p>
    <w:p w14:paraId="120D77AB" w14:textId="77777777" w:rsidR="00362DDE" w:rsidRDefault="00000000">
      <w:pPr>
        <w:pStyle w:val="Standard1"/>
        <w:spacing w:before="120"/>
        <w:jc w:val="both"/>
        <w:rPr>
          <w:rFonts w:asciiTheme="majorHAnsi" w:hAnsiTheme="majorHAnsi" w:cstheme="majorHAnsi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62E0F2F" wp14:editId="10097D61">
            <wp:extent cx="3864610" cy="3164840"/>
            <wp:effectExtent l="0" t="0" r="0" b="0"/>
            <wp:docPr id="8" name="Picture 6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4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8EC0" w14:textId="77777777" w:rsidR="00362DDE" w:rsidRDefault="00000000">
      <w:pPr>
        <w:pStyle w:val="Standard1"/>
        <w:spacing w:before="120"/>
        <w:jc w:val="both"/>
        <w:rPr>
          <w:rFonts w:asciiTheme="majorHAnsi" w:hAnsiTheme="majorHAnsi" w:cstheme="majorHAnsi"/>
          <w:color w:val="000000" w:themeColor="text1"/>
          <w:sz w:val="22"/>
          <w:szCs w:val="22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71BBD04" wp14:editId="5E2F26EE">
            <wp:extent cx="5731510" cy="2169160"/>
            <wp:effectExtent l="0" t="0" r="0" b="0"/>
            <wp:docPr id="9" name="Picture 6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8" descr="A screenshot of a social media po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1500" w14:textId="77777777" w:rsidR="00362DDE" w:rsidRDefault="00362DDE">
      <w:pPr>
        <w:pStyle w:val="Standard1"/>
        <w:spacing w:before="120"/>
        <w:jc w:val="both"/>
        <w:rPr>
          <w:rFonts w:asciiTheme="majorHAnsi" w:hAnsiTheme="majorHAnsi"/>
        </w:rPr>
      </w:pPr>
    </w:p>
    <w:p w14:paraId="1F934BC9" w14:textId="77777777" w:rsidR="00362DDE" w:rsidRDefault="00362DDE">
      <w:pPr>
        <w:rPr>
          <w:color w:val="1F497D" w:themeColor="text2"/>
          <w:sz w:val="28"/>
          <w:szCs w:val="28"/>
        </w:rPr>
      </w:pPr>
    </w:p>
    <w:p w14:paraId="70CF2CFE" w14:textId="77777777" w:rsidR="00362DDE" w:rsidRDefault="00362DDE">
      <w:pPr>
        <w:rPr>
          <w:color w:val="1F497D" w:themeColor="text2"/>
          <w:sz w:val="28"/>
          <w:szCs w:val="28"/>
        </w:rPr>
      </w:pPr>
    </w:p>
    <w:p w14:paraId="56FDF758" w14:textId="77777777" w:rsidR="00362DDE" w:rsidRDefault="00000000">
      <w:pPr>
        <w:rPr>
          <w:color w:val="1F497D" w:themeColor="text2"/>
          <w:sz w:val="28"/>
          <w:szCs w:val="28"/>
        </w:rPr>
      </w:pPr>
      <w:proofErr w:type="spellStart"/>
      <w:r>
        <w:rPr>
          <w:color w:val="1F497D" w:themeColor="text2"/>
          <w:sz w:val="28"/>
          <w:szCs w:val="28"/>
        </w:rPr>
        <w:t>Step</w:t>
      </w:r>
      <w:proofErr w:type="spellEnd"/>
      <w:r>
        <w:rPr>
          <w:color w:val="1F497D" w:themeColor="text2"/>
          <w:sz w:val="28"/>
          <w:szCs w:val="28"/>
        </w:rPr>
        <w:t xml:space="preserve"> </w:t>
      </w:r>
      <w:r>
        <w:rPr>
          <w:color w:val="1F497D" w:themeColor="text2"/>
          <w:sz w:val="28"/>
          <w:szCs w:val="28"/>
          <w:lang w:val="en-US"/>
        </w:rPr>
        <w:t>2</w:t>
      </w:r>
      <w:r>
        <w:rPr>
          <w:color w:val="1F497D" w:themeColor="text2"/>
          <w:sz w:val="28"/>
          <w:szCs w:val="28"/>
        </w:rPr>
        <w:t xml:space="preserve"> - </w:t>
      </w:r>
      <w:proofErr w:type="spellStart"/>
      <w:r>
        <w:rPr>
          <w:color w:val="1F497D" w:themeColor="text2"/>
          <w:sz w:val="28"/>
          <w:szCs w:val="28"/>
        </w:rPr>
        <w:t>Kount</w:t>
      </w:r>
      <w:proofErr w:type="spellEnd"/>
      <w:r>
        <w:rPr>
          <w:color w:val="1F497D" w:themeColor="text2"/>
          <w:sz w:val="28"/>
          <w:szCs w:val="28"/>
        </w:rPr>
        <w:t xml:space="preserve"> </w:t>
      </w:r>
      <w:proofErr w:type="spellStart"/>
      <w:r>
        <w:rPr>
          <w:color w:val="1F497D" w:themeColor="text2"/>
          <w:sz w:val="28"/>
          <w:szCs w:val="28"/>
        </w:rPr>
        <w:t>Site</w:t>
      </w:r>
      <w:proofErr w:type="spellEnd"/>
      <w:r>
        <w:rPr>
          <w:color w:val="1F497D" w:themeColor="text2"/>
          <w:sz w:val="28"/>
          <w:szCs w:val="28"/>
        </w:rPr>
        <w:t xml:space="preserve"> </w:t>
      </w:r>
      <w:proofErr w:type="spellStart"/>
      <w:r>
        <w:rPr>
          <w:color w:val="1F497D" w:themeColor="text2"/>
          <w:sz w:val="28"/>
          <w:szCs w:val="28"/>
        </w:rPr>
        <w:t>Preferences</w:t>
      </w:r>
      <w:bookmarkEnd w:id="28"/>
      <w:proofErr w:type="spellEnd"/>
    </w:p>
    <w:p w14:paraId="6806DA89" w14:textId="77777777" w:rsidR="00362DDE" w:rsidRDefault="00000000">
      <w:pPr>
        <w:widowControl w:val="0"/>
        <w:spacing w:after="200" w:line="240" w:lineRule="auto"/>
      </w:pPr>
      <w:proofErr w:type="spellStart"/>
      <w:r>
        <w:t>The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Site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display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populate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t xml:space="preserve">.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Site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navigating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Merchant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Tools</w:t>
      </w:r>
      <w:proofErr w:type="spellEnd"/>
      <w:r>
        <w:t xml:space="preserve"> -&gt; </w:t>
      </w:r>
      <w:proofErr w:type="spellStart"/>
      <w:r>
        <w:rPr>
          <w:b/>
        </w:rPr>
        <w:t>Site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Preferences</w:t>
      </w:r>
      <w:proofErr w:type="spellEnd"/>
      <w:r>
        <w:t xml:space="preserve"> -&gt; </w:t>
      </w:r>
      <w:proofErr w:type="spellStart"/>
      <w:r>
        <w:rPr>
          <w:b/>
        </w:rPr>
        <w:t>Custom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Preferences</w:t>
      </w:r>
      <w:proofErr w:type="spellEnd"/>
      <w:r>
        <w:t xml:space="preserve">.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rPr>
          <w:b/>
        </w:rPr>
        <w:t>Kount</w:t>
      </w:r>
      <w:proofErr w:type="spellEnd"/>
      <w:r>
        <w:t xml:space="preserve">. </w:t>
      </w:r>
    </w:p>
    <w:p w14:paraId="69FAA55D" w14:textId="77777777" w:rsidR="00362DDE" w:rsidRDefault="00000000">
      <w:pPr>
        <w:widowControl w:val="0"/>
        <w:spacing w:after="200" w:line="240" w:lineRule="auto"/>
      </w:pPr>
      <w:proofErr w:type="spellStart"/>
      <w:r>
        <w:t>The</w:t>
      </w:r>
      <w:proofErr w:type="spellEnd"/>
      <w:r>
        <w:t xml:space="preserve">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Site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display</w:t>
      </w:r>
      <w:proofErr w:type="spellEnd"/>
      <w:r>
        <w:t xml:space="preserve">.  </w:t>
      </w:r>
      <w:proofErr w:type="spellStart"/>
      <w:r>
        <w:t>All</w:t>
      </w:r>
      <w:proofErr w:type="spellEnd"/>
      <w:r>
        <w:t xml:space="preserve"> </w:t>
      </w:r>
      <w:proofErr w:type="spellStart"/>
      <w:r>
        <w:t>Sandbox</w:t>
      </w:r>
      <w:proofErr w:type="spellEnd"/>
      <w:r>
        <w:t xml:space="preserve"> </w:t>
      </w:r>
      <w:proofErr w:type="spellStart"/>
      <w:r>
        <w:t>Boarding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Manager</w:t>
      </w:r>
      <w:proofErr w:type="spellEnd"/>
      <w:r>
        <w:t>.</w:t>
      </w:r>
    </w:p>
    <w:p w14:paraId="4FA6DAB1" w14:textId="77777777" w:rsidR="00362DDE" w:rsidRDefault="00000000">
      <w:pPr>
        <w:widowControl w:val="0"/>
        <w:spacing w:after="200" w:line="240" w:lineRule="auto"/>
      </w:pPr>
      <w:proofErr w:type="spellStart"/>
      <w:r>
        <w:t>Let’s</w:t>
      </w:r>
      <w:proofErr w:type="spellEnd"/>
      <w:r>
        <w:t xml:space="preserve"> </w:t>
      </w:r>
      <w:proofErr w:type="spellStart"/>
      <w:r>
        <w:t>look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sections</w:t>
      </w:r>
      <w:proofErr w:type="spellEnd"/>
      <w:r>
        <w:t xml:space="preserve">. </w:t>
      </w:r>
    </w:p>
    <w:p w14:paraId="4F20A672" w14:textId="77777777" w:rsidR="00362DDE" w:rsidRDefault="00000000">
      <w:pPr>
        <w:widowControl w:val="0"/>
        <w:spacing w:after="200" w:line="240" w:lineRule="auto"/>
      </w:pPr>
      <w:r>
        <w:rPr>
          <w:noProof/>
        </w:rPr>
        <w:drawing>
          <wp:inline distT="0" distB="0" distL="0" distR="0" wp14:anchorId="51F5688E" wp14:editId="4EB8DF3C">
            <wp:extent cx="5731510" cy="3263900"/>
            <wp:effectExtent l="0" t="0" r="0" b="0"/>
            <wp:docPr id="10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3DB4" w14:textId="77777777" w:rsidR="00362DDE" w:rsidRDefault="00000000">
      <w:pPr>
        <w:widowControl w:val="0"/>
        <w:numPr>
          <w:ilvl w:val="0"/>
          <w:numId w:val="18"/>
        </w:numPr>
        <w:spacing w:after="0" w:line="240" w:lineRule="auto"/>
        <w:ind w:hanging="360"/>
        <w:contextualSpacing/>
      </w:pP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API/RIS </w:t>
      </w:r>
      <w:proofErr w:type="spellStart"/>
      <w:r>
        <w:t>Key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hyperlink w:anchor="_lnxbz9">
        <w:proofErr w:type="spellStart"/>
        <w:r>
          <w:t>this</w:t>
        </w:r>
        <w:proofErr w:type="spellEnd"/>
        <w:r>
          <w:t xml:space="preserve"> </w:t>
        </w:r>
        <w:proofErr w:type="spellStart"/>
        <w:r>
          <w:t>link</w:t>
        </w:r>
        <w:proofErr w:type="spellEnd"/>
      </w:hyperlink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questions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API/RIS </w:t>
      </w:r>
      <w:proofErr w:type="spellStart"/>
      <w:r>
        <w:t>Key</w:t>
      </w:r>
      <w:proofErr w:type="spellEnd"/>
      <w:r>
        <w:t xml:space="preserve"> </w:t>
      </w:r>
      <w:proofErr w:type="spellStart"/>
      <w:r>
        <w:t>creation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note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r>
        <w:rPr>
          <w:highlight w:val="yellow"/>
        </w:rPr>
        <w:t xml:space="preserve">RIS </w:t>
      </w:r>
      <w:proofErr w:type="spellStart"/>
      <w:r>
        <w:rPr>
          <w:highlight w:val="yellow"/>
        </w:rPr>
        <w:t>permissions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>.</w:t>
      </w:r>
    </w:p>
    <w:p w14:paraId="7BB1F781" w14:textId="77777777" w:rsidR="00362DDE" w:rsidRDefault="00000000">
      <w:pPr>
        <w:widowControl w:val="0"/>
        <w:numPr>
          <w:ilvl w:val="0"/>
          <w:numId w:val="24"/>
        </w:numPr>
        <w:spacing w:after="0" w:line="240" w:lineRule="auto"/>
        <w:ind w:hanging="360"/>
        <w:contextualSpacing/>
      </w:pPr>
      <w:bookmarkStart w:id="29" w:name="ihv636"/>
      <w:bookmarkEnd w:id="29"/>
      <w:proofErr w:type="spellStart"/>
      <w:r>
        <w:t>Enable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(ENS) </w:t>
      </w:r>
      <w:proofErr w:type="spellStart"/>
      <w:r>
        <w:t>toggles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ENS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communicates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SFCC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updates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.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enabling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configuring</w:t>
      </w:r>
      <w:proofErr w:type="spellEnd"/>
      <w:r>
        <w:t xml:space="preserve"> ENS. 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hyperlink w:anchor="_3fwokq0">
        <w:proofErr w:type="spellStart"/>
        <w:r>
          <w:t>this</w:t>
        </w:r>
        <w:proofErr w:type="spellEnd"/>
        <w:r>
          <w:t xml:space="preserve"> </w:t>
        </w:r>
        <w:proofErr w:type="spellStart"/>
        <w:r>
          <w:t>link</w:t>
        </w:r>
        <w:proofErr w:type="spellEnd"/>
      </w:hyperlink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index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>.</w:t>
      </w:r>
    </w:p>
    <w:p w14:paraId="75711D40" w14:textId="77777777" w:rsidR="00362DDE" w:rsidRDefault="00000000">
      <w:pPr>
        <w:widowControl w:val="0"/>
        <w:numPr>
          <w:ilvl w:val="0"/>
          <w:numId w:val="4"/>
        </w:numPr>
        <w:spacing w:after="0" w:line="240" w:lineRule="auto"/>
        <w:ind w:hanging="360"/>
        <w:contextualSpacing/>
      </w:pP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notifications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sent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ENS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posted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“</w:t>
      </w:r>
      <w:proofErr w:type="spellStart"/>
      <w:r>
        <w:t>Kount</w:t>
      </w:r>
      <w:proofErr w:type="spellEnd"/>
      <w:r>
        <w:t xml:space="preserve"> ENS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” </w:t>
      </w:r>
      <w:proofErr w:type="spellStart"/>
      <w:r>
        <w:t>field</w:t>
      </w:r>
      <w:proofErr w:type="spellEnd"/>
      <w:r>
        <w:t>.</w:t>
      </w:r>
    </w:p>
    <w:p w14:paraId="0F7C172A" w14:textId="77777777" w:rsidR="00362DDE" w:rsidRDefault="00000000">
      <w:pPr>
        <w:widowControl w:val="0"/>
        <w:numPr>
          <w:ilvl w:val="0"/>
          <w:numId w:val="6"/>
        </w:numPr>
        <w:spacing w:after="0" w:line="240" w:lineRule="auto"/>
        <w:ind w:hanging="360"/>
        <w:contextualSpacing/>
      </w:pP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Array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Internal</w:t>
      </w:r>
      <w:proofErr w:type="spellEnd"/>
      <w:r>
        <w:rPr>
          <w:b/>
        </w:rPr>
        <w:t xml:space="preserve"> IP </w:t>
      </w:r>
      <w:proofErr w:type="spellStart"/>
      <w:r>
        <w:rPr>
          <w:b/>
        </w:rPr>
        <w:t>Addresses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internal</w:t>
      </w:r>
      <w:proofErr w:type="spellEnd"/>
      <w:r>
        <w:t xml:space="preserve"> IP </w:t>
      </w:r>
      <w:proofErr w:type="spellStart"/>
      <w:r>
        <w:t>Addresses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ignore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organization</w:t>
      </w:r>
      <w:proofErr w:type="spellEnd"/>
      <w:r>
        <w:t xml:space="preserve"> </w:t>
      </w:r>
      <w:proofErr w:type="spellStart"/>
      <w:r>
        <w:t>accepts</w:t>
      </w:r>
      <w:proofErr w:type="spellEnd"/>
      <w:r>
        <w:t xml:space="preserve">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internal</w:t>
      </w:r>
      <w:proofErr w:type="spellEnd"/>
      <w:r>
        <w:t xml:space="preserve"> IP </w:t>
      </w:r>
      <w:proofErr w:type="spellStart"/>
      <w:r>
        <w:t>Addresses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agents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independent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phone</w:t>
      </w:r>
      <w:proofErr w:type="spellEnd"/>
      <w:r>
        <w:t>.</w:t>
      </w:r>
    </w:p>
    <w:p w14:paraId="269163ED" w14:textId="77777777" w:rsidR="00362DDE" w:rsidRDefault="00362DDE">
      <w:pPr>
        <w:widowControl w:val="0"/>
      </w:pPr>
    </w:p>
    <w:p w14:paraId="32B34162" w14:textId="77777777" w:rsidR="00362DDE" w:rsidRDefault="00000000">
      <w:pPr>
        <w:widowControl w:val="0"/>
      </w:pPr>
      <w:r>
        <w:rPr>
          <w:noProof/>
        </w:rPr>
        <w:lastRenderedPageBreak/>
        <w:drawing>
          <wp:inline distT="0" distB="0" distL="0" distR="0" wp14:anchorId="2558DDDC" wp14:editId="5D440B53">
            <wp:extent cx="5731510" cy="3251200"/>
            <wp:effectExtent l="0" t="0" r="0" b="0"/>
            <wp:docPr id="1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0E9E" w14:textId="77777777" w:rsidR="00362DDE" w:rsidRDefault="00000000">
      <w:pPr>
        <w:widowControl w:val="0"/>
        <w:numPr>
          <w:ilvl w:val="0"/>
          <w:numId w:val="20"/>
        </w:numPr>
        <w:spacing w:after="0" w:line="240" w:lineRule="auto"/>
        <w:ind w:hanging="360"/>
        <w:contextualSpacing/>
      </w:pPr>
      <w:proofErr w:type="spellStart"/>
      <w:r>
        <w:t>Website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typically</w:t>
      </w:r>
      <w:proofErr w:type="spellEnd"/>
      <w:r>
        <w:t xml:space="preserve"> DEFAULT,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website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corresponding</w:t>
      </w:r>
      <w:proofErr w:type="spellEnd"/>
      <w:r>
        <w:t xml:space="preserve"> </w:t>
      </w:r>
      <w:proofErr w:type="spellStart"/>
      <w:r>
        <w:t>Website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AWC (</w:t>
      </w:r>
      <w:proofErr w:type="spellStart"/>
      <w:r>
        <w:t>Agent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). </w:t>
      </w:r>
      <w:proofErr w:type="spellStart"/>
      <w:r>
        <w:t>To</w:t>
      </w:r>
      <w:proofErr w:type="spellEnd"/>
      <w:r>
        <w:t xml:space="preserve"> </w:t>
      </w:r>
      <w:proofErr w:type="spellStart"/>
      <w:r>
        <w:t>do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, </w:t>
      </w:r>
      <w:proofErr w:type="spellStart"/>
      <w:r>
        <w:t>navigate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Fraud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Control</w:t>
      </w:r>
      <w:proofErr w:type="spellEnd"/>
      <w:r>
        <w:t xml:space="preserve"> </w:t>
      </w:r>
      <w:proofErr w:type="spellStart"/>
      <w:r>
        <w:t>tab</w:t>
      </w:r>
      <w:proofErr w:type="spellEnd"/>
      <w:r>
        <w:t xml:space="preserve"> &gt; </w:t>
      </w:r>
      <w:proofErr w:type="spellStart"/>
      <w:r>
        <w:rPr>
          <w:b/>
        </w:rPr>
        <w:t>Websites</w:t>
      </w:r>
      <w:proofErr w:type="spellEnd"/>
      <w:r>
        <w:t>.</w:t>
      </w:r>
    </w:p>
    <w:p w14:paraId="2B9D77DA" w14:textId="77777777" w:rsidR="00362DDE" w:rsidRDefault="00362DDE">
      <w:pPr>
        <w:widowControl w:val="0"/>
      </w:pPr>
    </w:p>
    <w:p w14:paraId="530B9F5D" w14:textId="77777777" w:rsidR="00362DDE" w:rsidRDefault="00000000">
      <w:pPr>
        <w:widowControl w:val="0"/>
        <w:numPr>
          <w:ilvl w:val="0"/>
          <w:numId w:val="6"/>
        </w:numPr>
        <w:spacing w:after="0" w:line="240" w:lineRule="auto"/>
        <w:ind w:hanging="360"/>
        <w:contextualSpacing/>
      </w:pPr>
      <w:proofErr w:type="spellStart"/>
      <w:r>
        <w:t>Merchant</w:t>
      </w:r>
      <w:proofErr w:type="spellEnd"/>
      <w:r>
        <w:t xml:space="preserve"> ID </w:t>
      </w:r>
      <w:proofErr w:type="spellStart"/>
      <w:r>
        <w:t>or</w:t>
      </w:r>
      <w:proofErr w:type="spellEnd"/>
      <w:r>
        <w:t xml:space="preserve"> MID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Manager</w:t>
      </w:r>
      <w:proofErr w:type="spellEnd"/>
      <w:r>
        <w:t>.</w:t>
      </w:r>
      <w:r>
        <w:br/>
      </w:r>
    </w:p>
    <w:p w14:paraId="7FEDA353" w14:textId="77777777" w:rsidR="00362DDE" w:rsidRDefault="00000000">
      <w:pPr>
        <w:widowControl w:val="0"/>
        <w:ind w:left="720"/>
      </w:pPr>
      <w:proofErr w:type="spellStart"/>
      <w:r>
        <w:rPr>
          <w:i/>
        </w:rPr>
        <w:t>Note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Kount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not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provide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email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notifications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for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events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SFCC </w:t>
      </w:r>
      <w:proofErr w:type="spellStart"/>
      <w:r>
        <w:rPr>
          <w:i/>
        </w:rPr>
        <w:t>Link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Cartridge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ability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provide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email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notifications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for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various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features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within</w:t>
      </w:r>
      <w:proofErr w:type="spellEnd"/>
      <w:r>
        <w:rPr>
          <w:i/>
        </w:rPr>
        <w:t xml:space="preserve"> SFCC,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not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feature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provided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Kount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but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rather</w:t>
      </w:r>
      <w:proofErr w:type="spellEnd"/>
      <w:r>
        <w:rPr>
          <w:i/>
        </w:rPr>
        <w:t xml:space="preserve"> SFCC.</w:t>
      </w:r>
    </w:p>
    <w:p w14:paraId="5A9FA09C" w14:textId="77777777" w:rsidR="00362DDE" w:rsidRDefault="00362DDE">
      <w:pPr>
        <w:widowControl w:val="0"/>
        <w:ind w:left="720"/>
      </w:pPr>
    </w:p>
    <w:p w14:paraId="38E16B72" w14:textId="77777777" w:rsidR="00362DDE" w:rsidRDefault="00000000">
      <w:pPr>
        <w:widowControl w:val="0"/>
        <w:numPr>
          <w:ilvl w:val="0"/>
          <w:numId w:val="25"/>
        </w:numPr>
        <w:spacing w:after="0" w:line="240" w:lineRule="auto"/>
        <w:ind w:hanging="360"/>
        <w:contextualSpacing/>
      </w:pPr>
      <w:bookmarkStart w:id="30" w:name="32hioqz"/>
      <w:bookmarkEnd w:id="30"/>
      <w:proofErr w:type="spellStart"/>
      <w:r>
        <w:t>The</w:t>
      </w:r>
      <w:proofErr w:type="spellEnd"/>
      <w:r>
        <w:t xml:space="preserve"> “</w:t>
      </w:r>
      <w:proofErr w:type="spellStart"/>
      <w:r>
        <w:t>Kount</w:t>
      </w:r>
      <w:proofErr w:type="spellEnd"/>
      <w:r>
        <w:t xml:space="preserve"> ERROR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”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addresses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warnings</w:t>
      </w:r>
      <w:proofErr w:type="spellEnd"/>
      <w:r>
        <w:t xml:space="preserve"> </w:t>
      </w:r>
      <w:proofErr w:type="spellStart"/>
      <w:r>
        <w:t>sent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occurred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SFCC </w:t>
      </w:r>
      <w:proofErr w:type="spellStart"/>
      <w:r>
        <w:t>concerning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Cartridge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color w:val="0000FF"/>
          <w:u w:val="single"/>
        </w:rPr>
        <w:t>Error</w:t>
      </w:r>
      <w:proofErr w:type="spellEnd"/>
      <w:r>
        <w:rPr>
          <w:color w:val="0000FF"/>
          <w:u w:val="single"/>
        </w:rPr>
        <w:t xml:space="preserve"> </w:t>
      </w:r>
      <w:proofErr w:type="spellStart"/>
      <w:r>
        <w:rPr>
          <w:color w:val="0000FF"/>
          <w:u w:val="single"/>
        </w:rPr>
        <w:t>Logging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</w:t>
      </w:r>
      <w:proofErr w:type="spellStart"/>
      <w:r>
        <w:t>files</w:t>
      </w:r>
      <w:proofErr w:type="spellEnd"/>
      <w:r>
        <w:t>.</w:t>
      </w:r>
    </w:p>
    <w:p w14:paraId="3AE3C809" w14:textId="77777777" w:rsidR="00362DDE" w:rsidRDefault="00362DDE">
      <w:pPr>
        <w:widowControl w:val="0"/>
      </w:pPr>
    </w:p>
    <w:p w14:paraId="4F7DD005" w14:textId="77777777" w:rsidR="00362DDE" w:rsidRDefault="00000000">
      <w:pPr>
        <w:widowControl w:val="0"/>
        <w:numPr>
          <w:ilvl w:val="0"/>
          <w:numId w:val="20"/>
        </w:numPr>
        <w:spacing w:after="0" w:line="240" w:lineRule="auto"/>
        <w:ind w:hanging="360"/>
        <w:contextualSpacing/>
      </w:pP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6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ENS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notifications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triggered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listed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“</w:t>
      </w:r>
      <w:proofErr w:type="spellStart"/>
      <w:r>
        <w:t>Kount</w:t>
      </w:r>
      <w:proofErr w:type="spellEnd"/>
      <w:r>
        <w:t xml:space="preserve"> ENS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”.</w:t>
      </w:r>
    </w:p>
    <w:p w14:paraId="28A225FC" w14:textId="77777777" w:rsidR="00362DDE" w:rsidRDefault="00000000">
      <w:pPr>
        <w:widowControl w:val="0"/>
        <w:jc w:val="center"/>
      </w:pPr>
      <w:r>
        <w:rPr>
          <w:noProof/>
        </w:rPr>
        <w:drawing>
          <wp:inline distT="0" distB="0" distL="0" distR="0" wp14:anchorId="16735728" wp14:editId="61E35180">
            <wp:extent cx="5234305" cy="2160270"/>
            <wp:effectExtent l="0" t="0" r="0" b="0"/>
            <wp:docPr id="12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0A0A" w14:textId="77777777" w:rsidR="00362DDE" w:rsidRDefault="00000000">
      <w:pPr>
        <w:widowControl w:val="0"/>
        <w:numPr>
          <w:ilvl w:val="0"/>
          <w:numId w:val="20"/>
        </w:numPr>
        <w:spacing w:after="0" w:line="240" w:lineRule="auto"/>
        <w:ind w:hanging="360"/>
        <w:contextualSpacing/>
      </w:pPr>
      <w:bookmarkStart w:id="31" w:name="1hmsyys"/>
      <w:bookmarkEnd w:id="31"/>
      <w:r>
        <w:t xml:space="preserve">UDF (User </w:t>
      </w:r>
      <w:proofErr w:type="spellStart"/>
      <w:r>
        <w:t>Defined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)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established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.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enabling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configuring</w:t>
      </w:r>
      <w:proofErr w:type="spellEnd"/>
      <w:r>
        <w:t xml:space="preserve"> UDF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rPr>
          <w:color w:val="0000FF"/>
          <w:u w:val="single"/>
        </w:rPr>
        <w:t>this</w:t>
      </w:r>
      <w:proofErr w:type="spellEnd"/>
      <w:r>
        <w:rPr>
          <w:color w:val="0000FF"/>
          <w:u w:val="single"/>
        </w:rPr>
        <w:t xml:space="preserve"> </w:t>
      </w:r>
      <w:proofErr w:type="spellStart"/>
      <w:r>
        <w:rPr>
          <w:color w:val="0000FF"/>
          <w:u w:val="single"/>
        </w:rPr>
        <w:t>link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instructions</w:t>
      </w:r>
      <w:proofErr w:type="spellEnd"/>
      <w:r>
        <w:t>.</w:t>
      </w:r>
    </w:p>
    <w:p w14:paraId="36C60523" w14:textId="77777777" w:rsidR="00362DDE" w:rsidRDefault="00000000">
      <w:pPr>
        <w:widowControl w:val="0"/>
        <w:numPr>
          <w:ilvl w:val="0"/>
          <w:numId w:val="6"/>
        </w:numPr>
        <w:spacing w:after="0" w:line="240" w:lineRule="auto"/>
        <w:ind w:hanging="360"/>
        <w:contextualSpacing/>
      </w:pPr>
      <w:proofErr w:type="spellStart"/>
      <w:r>
        <w:t>Enable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– </w:t>
      </w:r>
      <w:proofErr w:type="spellStart"/>
      <w:r>
        <w:t>Enables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lastRenderedPageBreak/>
        <w:t>environment</w:t>
      </w:r>
      <w:proofErr w:type="spellEnd"/>
      <w:r>
        <w:t>.</w:t>
      </w:r>
    </w:p>
    <w:p w14:paraId="65BFF1F2" w14:textId="77777777" w:rsidR="00362DDE" w:rsidRDefault="00000000">
      <w:pPr>
        <w:widowControl w:val="0"/>
        <w:numPr>
          <w:ilvl w:val="0"/>
          <w:numId w:val="6"/>
        </w:numPr>
        <w:spacing w:after="0" w:line="240" w:lineRule="auto"/>
        <w:ind w:hanging="360"/>
        <w:contextualSpacing/>
      </w:pPr>
      <w:proofErr w:type="spellStart"/>
      <w:r>
        <w:t>Authorization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: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workflow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PRE- </w:t>
      </w:r>
      <w:proofErr w:type="spellStart"/>
      <w:r>
        <w:t>Authorization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POST-</w:t>
      </w:r>
      <w:proofErr w:type="spellStart"/>
      <w:r>
        <w:t>Authorization</w:t>
      </w:r>
      <w:proofErr w:type="spellEnd"/>
      <w:r>
        <w:t>.</w:t>
      </w:r>
    </w:p>
    <w:p w14:paraId="0FB1AFC7" w14:textId="77777777" w:rsidR="00362DDE" w:rsidRDefault="00000000">
      <w:pPr>
        <w:widowControl w:val="0"/>
        <w:numPr>
          <w:ilvl w:val="0"/>
          <w:numId w:val="6"/>
        </w:numPr>
        <w:spacing w:after="0" w:line="240" w:lineRule="auto"/>
        <w:ind w:hanging="360"/>
        <w:contextualSpacing/>
      </w:pPr>
      <w:proofErr w:type="spellStart"/>
      <w:r>
        <w:t>Mode</w:t>
      </w:r>
      <w:proofErr w:type="spellEnd"/>
      <w:r>
        <w:t xml:space="preserve">: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Environment</w:t>
      </w:r>
      <w:proofErr w:type="spellEnd"/>
    </w:p>
    <w:p w14:paraId="2EB1171F" w14:textId="77777777" w:rsidR="00362DDE" w:rsidRDefault="00000000">
      <w:pPr>
        <w:widowControl w:val="0"/>
        <w:numPr>
          <w:ilvl w:val="0"/>
          <w:numId w:val="18"/>
        </w:numPr>
        <w:spacing w:after="0" w:line="240" w:lineRule="auto"/>
        <w:ind w:hanging="360"/>
        <w:contextualSpacing/>
      </w:pPr>
      <w:proofErr w:type="spellStart"/>
      <w:r>
        <w:t>For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purposes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on</w:t>
      </w:r>
      <w:proofErr w:type="spellEnd"/>
      <w:r>
        <w:t>/</w:t>
      </w:r>
      <w:proofErr w:type="spellStart"/>
      <w:r>
        <w:t>off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displayed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storefront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summary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(</w:t>
      </w:r>
      <w:proofErr w:type="spellStart"/>
      <w:r>
        <w:t>in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spellStart"/>
      <w:r>
        <w:t>steps</w:t>
      </w:r>
      <w:proofErr w:type="spellEnd"/>
      <w:r>
        <w:t>)</w:t>
      </w:r>
      <w:r>
        <w:rPr>
          <w:noProof/>
        </w:rPr>
        <w:drawing>
          <wp:inline distT="0" distB="0" distL="0" distR="0" wp14:anchorId="68BA8FA3" wp14:editId="58254EE2">
            <wp:extent cx="5734050" cy="508000"/>
            <wp:effectExtent l="0" t="0" r="0" b="0"/>
            <wp:docPr id="1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D215" w14:textId="77777777" w:rsidR="00362DDE" w:rsidRDefault="00000000">
      <w:pPr>
        <w:widowControl w:val="0"/>
        <w:numPr>
          <w:ilvl w:val="0"/>
          <w:numId w:val="18"/>
        </w:numPr>
        <w:spacing w:after="0" w:line="240" w:lineRule="auto"/>
        <w:ind w:hanging="360"/>
        <w:contextualSpacing/>
      </w:pPr>
      <w:proofErr w:type="spellStart"/>
      <w:r>
        <w:t>Hash</w:t>
      </w:r>
      <w:proofErr w:type="spellEnd"/>
      <w:r>
        <w:t xml:space="preserve"> </w:t>
      </w:r>
      <w:proofErr w:type="spellStart"/>
      <w:r>
        <w:t>Salt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hashing</w:t>
      </w:r>
      <w:proofErr w:type="spellEnd"/>
      <w:r>
        <w:t xml:space="preserve"> </w:t>
      </w:r>
      <w:proofErr w:type="spellStart"/>
      <w:r>
        <w:t>credit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numbers</w:t>
      </w:r>
      <w:proofErr w:type="spellEnd"/>
    </w:p>
    <w:p w14:paraId="181856F5" w14:textId="77777777" w:rsidR="00362DDE" w:rsidRDefault="00000000">
      <w:pPr>
        <w:widowControl w:val="0"/>
        <w:spacing w:after="0" w:line="240" w:lineRule="auto"/>
        <w:ind w:left="720"/>
      </w:pPr>
      <w:r>
        <w:rPr>
          <w:noProof/>
        </w:rPr>
        <w:drawing>
          <wp:inline distT="0" distB="0" distL="0" distR="0" wp14:anchorId="2A5018CF" wp14:editId="5DD47578">
            <wp:extent cx="5734050" cy="635000"/>
            <wp:effectExtent l="0" t="0" r="0" b="0"/>
            <wp:docPr id="1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8CCBAFC" w14:textId="77777777" w:rsidR="00362DDE" w:rsidRDefault="00000000">
      <w:pPr>
        <w:widowControl w:val="0"/>
        <w:numPr>
          <w:ilvl w:val="0"/>
          <w:numId w:val="18"/>
        </w:numPr>
        <w:spacing w:after="0" w:line="240" w:lineRule="auto"/>
        <w:ind w:hanging="360"/>
        <w:contextualSpacing/>
      </w:pPr>
      <w:r>
        <w:rPr>
          <w:lang w:val="en-US"/>
        </w:rPr>
        <w:t>Using SFRA? is used to identify if the site is using Storefront Reference Architecture. Defaults to “Yes”.</w:t>
      </w:r>
    </w:p>
    <w:p w14:paraId="612E4869" w14:textId="77777777" w:rsidR="00362DDE" w:rsidRDefault="00000000">
      <w:pPr>
        <w:widowControl w:val="0"/>
        <w:spacing w:after="0" w:line="240" w:lineRule="auto"/>
        <w:ind w:left="720"/>
        <w:contextualSpacing/>
      </w:pPr>
      <w:r>
        <w:rPr>
          <w:noProof/>
        </w:rPr>
        <w:drawing>
          <wp:inline distT="0" distB="0" distL="0" distR="0" wp14:anchorId="3AAB663E" wp14:editId="5C7E36B5">
            <wp:extent cx="5257800" cy="584200"/>
            <wp:effectExtent l="0" t="0" r="0" b="0"/>
            <wp:docPr id="15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CF84" w14:textId="77777777" w:rsidR="00362DDE" w:rsidRDefault="00362DDE">
      <w:pPr>
        <w:widowControl w:val="0"/>
        <w:spacing w:after="0" w:line="240" w:lineRule="auto"/>
        <w:ind w:left="720"/>
        <w:contextualSpacing/>
      </w:pPr>
    </w:p>
    <w:p w14:paraId="65D1DFF4" w14:textId="77777777" w:rsidR="00362DDE" w:rsidRDefault="00000000">
      <w:pPr>
        <w:widowControl w:val="0"/>
        <w:numPr>
          <w:ilvl w:val="0"/>
          <w:numId w:val="18"/>
        </w:numPr>
        <w:spacing w:after="0" w:line="240" w:lineRule="auto"/>
        <w:ind w:hanging="360"/>
        <w:contextualSpacing/>
      </w:pPr>
      <w:r>
        <w:rPr>
          <w:lang w:val="en-US"/>
        </w:rPr>
        <w:t xml:space="preserve">Webhook IP Whitelist (CIDR) is used to configure a range of IP addresses that are supported for ENS messaging. </w:t>
      </w:r>
      <w:proofErr w:type="spellStart"/>
      <w:r>
        <w:rPr>
          <w:lang w:val="en-US"/>
        </w:rPr>
        <w:t>Kount</w:t>
      </w:r>
      <w:proofErr w:type="spellEnd"/>
      <w:r>
        <w:rPr>
          <w:lang w:val="en-US"/>
        </w:rPr>
        <w:t xml:space="preserve"> will provide these as a CIDR range. Any requests from outside of this whitelist will be rejected.</w:t>
      </w:r>
    </w:p>
    <w:p w14:paraId="3F898E26" w14:textId="77777777" w:rsidR="00362DDE" w:rsidRDefault="00000000">
      <w:pPr>
        <w:widowControl w:val="0"/>
        <w:spacing w:after="0" w:line="240" w:lineRule="auto"/>
        <w:ind w:firstLine="720"/>
        <w:contextualSpacing/>
      </w:pPr>
      <w:r>
        <w:rPr>
          <w:noProof/>
        </w:rPr>
        <w:drawing>
          <wp:inline distT="0" distB="0" distL="0" distR="0" wp14:anchorId="7105A3F4" wp14:editId="006FBE8E">
            <wp:extent cx="5219700" cy="723900"/>
            <wp:effectExtent l="0" t="0" r="0" b="0"/>
            <wp:docPr id="16" name="Picture 7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0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20F9" w14:textId="77777777" w:rsidR="00362DDE" w:rsidRDefault="00000000">
      <w:pPr>
        <w:widowControl w:val="0"/>
        <w:numPr>
          <w:ilvl w:val="0"/>
          <w:numId w:val="18"/>
        </w:numPr>
        <w:spacing w:after="0" w:line="240" w:lineRule="auto"/>
        <w:ind w:hanging="360"/>
        <w:contextualSpacing/>
      </w:pPr>
      <w:r>
        <w:rPr>
          <w:lang w:val="en-US"/>
        </w:rPr>
        <w:t xml:space="preserve">Order Max Retries is used to define the maximum number of retry attempts, for a given order, in the case that the </w:t>
      </w:r>
      <w:proofErr w:type="spellStart"/>
      <w:r>
        <w:rPr>
          <w:lang w:val="en-US"/>
        </w:rPr>
        <w:t>Kount</w:t>
      </w:r>
      <w:proofErr w:type="spellEnd"/>
      <w:r>
        <w:rPr>
          <w:lang w:val="en-US"/>
        </w:rPr>
        <w:t xml:space="preserve"> service was </w:t>
      </w:r>
      <w:proofErr w:type="spellStart"/>
      <w:r>
        <w:rPr>
          <w:lang w:val="en-US"/>
        </w:rPr>
        <w:t>unaivailable</w:t>
      </w:r>
      <w:proofErr w:type="spellEnd"/>
      <w:r>
        <w:rPr>
          <w:lang w:val="en-US"/>
        </w:rPr>
        <w:t xml:space="preserve"> when called at time of place order in checkout.</w:t>
      </w:r>
      <w:r>
        <w:rPr>
          <w:noProof/>
        </w:rPr>
        <w:drawing>
          <wp:inline distT="0" distB="0" distL="0" distR="0" wp14:anchorId="59EE0B40" wp14:editId="1C3282E6">
            <wp:extent cx="5731510" cy="662305"/>
            <wp:effectExtent l="0" t="0" r="0" b="0"/>
            <wp:docPr id="1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A9C8" w14:textId="77777777" w:rsidR="00362DDE" w:rsidRDefault="00362DDE">
      <w:pPr>
        <w:widowControl w:val="0"/>
        <w:spacing w:after="0" w:line="240" w:lineRule="auto"/>
        <w:ind w:firstLine="720"/>
        <w:contextualSpacing/>
      </w:pPr>
    </w:p>
    <w:p w14:paraId="0FBE0F69" w14:textId="77777777" w:rsidR="00362DDE" w:rsidRDefault="00000000">
      <w:pPr>
        <w:widowControl w:val="0"/>
        <w:spacing w:after="0" w:line="240" w:lineRule="auto"/>
      </w:pPr>
      <w:r>
        <w:br/>
        <w:t xml:space="preserve"> </w:t>
      </w:r>
    </w:p>
    <w:p w14:paraId="0961FA00" w14:textId="77777777" w:rsidR="00362DDE" w:rsidRDefault="00000000">
      <w:r>
        <w:br w:type="page"/>
      </w:r>
    </w:p>
    <w:p w14:paraId="0EC09716" w14:textId="77777777" w:rsidR="00362DDE" w:rsidRDefault="00000000">
      <w:pPr>
        <w:pStyle w:val="Heading3"/>
        <w:spacing w:line="240" w:lineRule="auto"/>
      </w:pPr>
      <w:bookmarkStart w:id="32" w:name="_41mghml"/>
      <w:bookmarkStart w:id="33" w:name="_Toc531855070"/>
      <w:bookmarkEnd w:id="32"/>
      <w:proofErr w:type="spellStart"/>
      <w:r>
        <w:lastRenderedPageBreak/>
        <w:t>Step</w:t>
      </w:r>
      <w:proofErr w:type="spellEnd"/>
      <w:r>
        <w:t xml:space="preserve"> </w:t>
      </w:r>
      <w:r>
        <w:rPr>
          <w:lang w:val="en-US"/>
        </w:rPr>
        <w:t>3</w:t>
      </w:r>
      <w:r>
        <w:t xml:space="preserve"> - </w:t>
      </w:r>
      <w:proofErr w:type="spellStart"/>
      <w:r>
        <w:t>Assign</w:t>
      </w:r>
      <w:proofErr w:type="spellEnd"/>
      <w:r>
        <w:t xml:space="preserve"> </w:t>
      </w:r>
      <w:proofErr w:type="spellStart"/>
      <w:r>
        <w:t>Cartridge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Site</w:t>
      </w:r>
      <w:bookmarkEnd w:id="33"/>
      <w:proofErr w:type="spellEnd"/>
    </w:p>
    <w:p w14:paraId="0D70EC9B" w14:textId="77777777" w:rsidR="00362DDE" w:rsidRDefault="00000000">
      <w:pPr>
        <w:widowControl w:val="0"/>
        <w:spacing w:after="200" w:line="240" w:lineRule="auto"/>
      </w:pPr>
      <w:proofErr w:type="spellStart"/>
      <w:r>
        <w:t>The</w:t>
      </w:r>
      <w:proofErr w:type="spellEnd"/>
      <w:r>
        <w:t xml:space="preserve"> </w:t>
      </w:r>
      <w:proofErr w:type="spellStart"/>
      <w:r>
        <w:t>Cartridge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Merchant’s</w:t>
      </w:r>
      <w:proofErr w:type="spellEnd"/>
      <w:r>
        <w:t xml:space="preserve"> </w:t>
      </w:r>
      <w:proofErr w:type="spellStart"/>
      <w:r>
        <w:t>website</w:t>
      </w:r>
      <w:proofErr w:type="spellEnd"/>
      <w:r>
        <w:t xml:space="preserve"> &amp;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Manager</w:t>
      </w:r>
      <w:proofErr w:type="spellEnd"/>
      <w:r>
        <w:t>.</w:t>
      </w:r>
    </w:p>
    <w:p w14:paraId="40319FF8" w14:textId="77777777" w:rsidR="00362DDE" w:rsidRDefault="00000000">
      <w:pPr>
        <w:widowControl w:val="0"/>
        <w:spacing w:after="200" w:line="240" w:lineRule="auto"/>
      </w:pPr>
      <w:proofErr w:type="spellStart"/>
      <w:r>
        <w:t>Navigate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Administration</w:t>
      </w:r>
      <w:proofErr w:type="spellEnd"/>
      <w:r>
        <w:rPr>
          <w:b/>
        </w:rPr>
        <w:t xml:space="preserve"> </w:t>
      </w:r>
      <w:r>
        <w:t xml:space="preserve">-&gt; </w:t>
      </w:r>
      <w:proofErr w:type="spellStart"/>
      <w:r>
        <w:rPr>
          <w:b/>
        </w:rPr>
        <w:t>Sites</w:t>
      </w:r>
      <w:proofErr w:type="spellEnd"/>
      <w:r>
        <w:t xml:space="preserve"> -&gt; </w:t>
      </w:r>
      <w:proofErr w:type="spellStart"/>
      <w:r>
        <w:rPr>
          <w:b/>
        </w:rPr>
        <w:t>Manage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Sites</w:t>
      </w:r>
      <w:proofErr w:type="spellEnd"/>
      <w:r>
        <w:t xml:space="preserve">. 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rPr>
          <w:b/>
        </w:rPr>
        <w:t>Kount</w:t>
      </w:r>
      <w:proofErr w:type="spellEnd"/>
      <w:r>
        <w:rPr>
          <w:b/>
        </w:rP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Sites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Settings</w:t>
      </w:r>
      <w:proofErr w:type="spellEnd"/>
      <w:r>
        <w:t xml:space="preserve"> </w:t>
      </w:r>
      <w:proofErr w:type="spellStart"/>
      <w:r>
        <w:t>tab</w:t>
      </w:r>
      <w:proofErr w:type="spellEnd"/>
      <w:r>
        <w:t>.</w:t>
      </w:r>
    </w:p>
    <w:p w14:paraId="4AD2C6A2" w14:textId="77777777" w:rsidR="00362DDE" w:rsidRDefault="00000000">
      <w:pPr>
        <w:widowControl w:val="0"/>
        <w:spacing w:after="200" w:line="240" w:lineRule="auto"/>
      </w:pP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Cartridges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.   </w:t>
      </w:r>
      <w:proofErr w:type="spellStart"/>
      <w:r>
        <w:rPr>
          <w:b/>
        </w:rPr>
        <w:t>int_kount_sfra:int_kount</w:t>
      </w:r>
      <w:proofErr w:type="spellEnd"/>
      <w:r>
        <w:rPr>
          <w:b/>
        </w:rPr>
        <w:t>:</w:t>
      </w:r>
      <w:r>
        <w:rPr>
          <w:rFonts w:ascii="Courier New" w:eastAsia="Courier New" w:hAnsi="Courier New" w:cs="Courier New"/>
          <w:b/>
          <w:sz w:val="24"/>
          <w:szCs w:val="24"/>
        </w:rP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sure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colon</w:t>
      </w:r>
      <w:proofErr w:type="spellEnd"/>
      <w:r>
        <w:t xml:space="preserve">.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Apply</w:t>
      </w:r>
      <w:proofErr w:type="spellEnd"/>
      <w:r>
        <w:t xml:space="preserve"> </w:t>
      </w:r>
      <w:proofErr w:type="spellStart"/>
      <w:r>
        <w:t>button</w:t>
      </w:r>
      <w:proofErr w:type="spellEnd"/>
      <w:r>
        <w:t>.</w:t>
      </w:r>
    </w:p>
    <w:p w14:paraId="131B1104" w14:textId="77777777" w:rsidR="00362DDE" w:rsidRDefault="00000000">
      <w:pPr>
        <w:widowControl w:val="0"/>
        <w:spacing w:after="200" w:line="240" w:lineRule="auto"/>
      </w:pPr>
      <w:r>
        <w:rPr>
          <w:noProof/>
        </w:rPr>
        <w:drawing>
          <wp:inline distT="0" distB="0" distL="0" distR="0" wp14:anchorId="58D47F08" wp14:editId="6B1A28B3">
            <wp:extent cx="5734050" cy="1320800"/>
            <wp:effectExtent l="0" t="0" r="0" b="0"/>
            <wp:docPr id="18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7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89F7" w14:textId="77777777" w:rsidR="00362DDE" w:rsidRDefault="00362DDE">
      <w:pPr>
        <w:widowControl w:val="0"/>
        <w:spacing w:after="200" w:line="240" w:lineRule="auto"/>
      </w:pPr>
    </w:p>
    <w:p w14:paraId="15819576" w14:textId="77777777" w:rsidR="00362DDE" w:rsidRDefault="00000000">
      <w:pPr>
        <w:pStyle w:val="Heading3"/>
        <w:spacing w:line="240" w:lineRule="auto"/>
        <w:rPr>
          <w:lang w:val="en-US"/>
        </w:rPr>
      </w:pPr>
      <w:bookmarkStart w:id="34" w:name="_k65eyztqz6a5"/>
      <w:bookmarkEnd w:id="34"/>
      <w:proofErr w:type="spellStart"/>
      <w:r>
        <w:t>Step</w:t>
      </w:r>
      <w:proofErr w:type="spellEnd"/>
      <w:r>
        <w:t xml:space="preserve"> </w:t>
      </w:r>
      <w:r>
        <w:rPr>
          <w:lang w:val="en-US"/>
        </w:rPr>
        <w:t>4</w:t>
      </w:r>
      <w:r>
        <w:t xml:space="preserve"> – </w:t>
      </w:r>
      <w:r>
        <w:rPr>
          <w:lang w:val="en-US"/>
        </w:rPr>
        <w:t>Setup Validation services</w:t>
      </w:r>
    </w:p>
    <w:p w14:paraId="274F8358" w14:textId="77777777" w:rsidR="00362DDE" w:rsidRDefault="00000000">
      <w:pPr>
        <w:widowControl w:val="0"/>
        <w:numPr>
          <w:ilvl w:val="0"/>
          <w:numId w:val="7"/>
        </w:numPr>
        <w:spacing w:after="0" w:line="240" w:lineRule="auto"/>
        <w:ind w:hanging="360"/>
        <w:contextualSpacing/>
      </w:pPr>
      <w:proofErr w:type="spellStart"/>
      <w:r>
        <w:rPr>
          <w:b/>
        </w:rPr>
        <w:t>If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using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address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credit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card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validation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services</w:t>
      </w:r>
      <w:proofErr w:type="spellEnd"/>
      <w:r>
        <w:t xml:space="preserve">,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basket</w:t>
      </w:r>
      <w:proofErr w:type="spellEnd"/>
      <w:r>
        <w:t xml:space="preserve">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attributes</w:t>
      </w:r>
      <w:proofErr w:type="spellEnd"/>
      <w:r>
        <w:t>:</w:t>
      </w:r>
      <w:r>
        <w:br/>
        <w:t xml:space="preserve">- </w:t>
      </w:r>
      <w:proofErr w:type="spellStart"/>
      <w:r>
        <w:t>basket.custom.kount_AVST</w:t>
      </w:r>
      <w:proofErr w:type="spellEnd"/>
      <w:r>
        <w:t xml:space="preserve"> -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Verification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Street</w:t>
      </w:r>
      <w:proofErr w:type="spellEnd"/>
      <w:r>
        <w:br/>
        <w:t xml:space="preserve">- </w:t>
      </w:r>
      <w:proofErr w:type="spellStart"/>
      <w:r>
        <w:t>basket.custom.kount_AVSZ</w:t>
      </w:r>
      <w:proofErr w:type="spellEnd"/>
      <w:r>
        <w:t xml:space="preserve"> -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Verification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Zip</w:t>
      </w:r>
      <w:proofErr w:type="spellEnd"/>
      <w:r>
        <w:t xml:space="preserve"> </w:t>
      </w:r>
      <w:proofErr w:type="spellStart"/>
      <w:r>
        <w:t>Code</w:t>
      </w:r>
      <w:proofErr w:type="spellEnd"/>
      <w:r>
        <w:br/>
        <w:t xml:space="preserve">- </w:t>
      </w:r>
      <w:proofErr w:type="spellStart"/>
      <w:r>
        <w:t>basket.custom.kount_CVVR</w:t>
      </w:r>
      <w:proofErr w:type="spellEnd"/>
      <w:r>
        <w:t xml:space="preserve"> -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Verification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br/>
      </w:r>
      <w:proofErr w:type="spellStart"/>
      <w:r>
        <w:t>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>:</w:t>
      </w:r>
      <w:r>
        <w:br/>
      </w:r>
    </w:p>
    <w:tbl>
      <w:tblPr>
        <w:tblW w:w="8306" w:type="dxa"/>
        <w:tblInd w:w="812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154"/>
        <w:gridCol w:w="4152"/>
      </w:tblGrid>
      <w:tr w:rsidR="00362DDE" w14:paraId="1ADF8C52" w14:textId="77777777">
        <w:tc>
          <w:tcPr>
            <w:tcW w:w="41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06E98A4" w14:textId="77777777" w:rsidR="00362DDE" w:rsidRDefault="00000000">
            <w:pPr>
              <w:keepNext w:val="0"/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Value</w:t>
            </w:r>
            <w:proofErr w:type="spellEnd"/>
          </w:p>
        </w:tc>
        <w:tc>
          <w:tcPr>
            <w:tcW w:w="41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DE2A4F8" w14:textId="77777777" w:rsidR="00362DDE" w:rsidRDefault="00000000">
            <w:pPr>
              <w:keepNext w:val="0"/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Description</w:t>
            </w:r>
            <w:proofErr w:type="spellEnd"/>
          </w:p>
        </w:tc>
      </w:tr>
      <w:tr w:rsidR="00362DDE" w14:paraId="7A065BD6" w14:textId="77777777">
        <w:tc>
          <w:tcPr>
            <w:tcW w:w="41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D16F18C" w14:textId="77777777" w:rsidR="00362DDE" w:rsidRDefault="00000000">
            <w:pPr>
              <w:keepNext w:val="0"/>
              <w:widowControl w:val="0"/>
              <w:spacing w:after="0" w:line="240" w:lineRule="auto"/>
            </w:pPr>
            <w:r>
              <w:t>X</w:t>
            </w:r>
          </w:p>
        </w:tc>
        <w:tc>
          <w:tcPr>
            <w:tcW w:w="41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43D2D79" w14:textId="77777777" w:rsidR="00362DDE" w:rsidRDefault="00000000">
            <w:pPr>
              <w:keepNext w:val="0"/>
              <w:widowControl w:val="0"/>
              <w:spacing w:after="0" w:line="240" w:lineRule="auto"/>
            </w:pPr>
            <w:proofErr w:type="spellStart"/>
            <w:r>
              <w:t>Unsupported</w:t>
            </w:r>
            <w:proofErr w:type="spellEnd"/>
          </w:p>
        </w:tc>
      </w:tr>
      <w:tr w:rsidR="00362DDE" w14:paraId="54B5B6A5" w14:textId="77777777">
        <w:tc>
          <w:tcPr>
            <w:tcW w:w="41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0FE1B9F" w14:textId="77777777" w:rsidR="00362DDE" w:rsidRDefault="00000000">
            <w:pPr>
              <w:keepNext w:val="0"/>
              <w:widowControl w:val="0"/>
              <w:spacing w:after="0" w:line="240" w:lineRule="auto"/>
            </w:pPr>
            <w:r>
              <w:t>M</w:t>
            </w:r>
          </w:p>
        </w:tc>
        <w:tc>
          <w:tcPr>
            <w:tcW w:w="41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769EC5" w14:textId="77777777" w:rsidR="00362DDE" w:rsidRDefault="00000000">
            <w:pPr>
              <w:keepNext w:val="0"/>
              <w:widowControl w:val="0"/>
              <w:spacing w:after="0" w:line="240" w:lineRule="auto"/>
            </w:pPr>
            <w:proofErr w:type="spellStart"/>
            <w:r>
              <w:t>Match</w:t>
            </w:r>
            <w:proofErr w:type="spellEnd"/>
          </w:p>
        </w:tc>
      </w:tr>
      <w:tr w:rsidR="00362DDE" w14:paraId="0AF19EB1" w14:textId="77777777">
        <w:tc>
          <w:tcPr>
            <w:tcW w:w="41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2CB1EE" w14:textId="77777777" w:rsidR="00362DDE" w:rsidRDefault="00000000">
            <w:pPr>
              <w:keepNext w:val="0"/>
              <w:widowControl w:val="0"/>
              <w:spacing w:after="0" w:line="240" w:lineRule="auto"/>
            </w:pPr>
            <w:r>
              <w:t>N</w:t>
            </w:r>
          </w:p>
        </w:tc>
        <w:tc>
          <w:tcPr>
            <w:tcW w:w="41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FB2D711" w14:textId="77777777" w:rsidR="00362DDE" w:rsidRDefault="00000000">
            <w:pPr>
              <w:keepNext w:val="0"/>
              <w:widowControl w:val="0"/>
              <w:spacing w:after="0" w:line="240" w:lineRule="auto"/>
            </w:pP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Match</w:t>
            </w:r>
            <w:proofErr w:type="spellEnd"/>
          </w:p>
        </w:tc>
      </w:tr>
    </w:tbl>
    <w:p w14:paraId="726194FC" w14:textId="77777777" w:rsidR="00362DDE" w:rsidRDefault="00000000">
      <w:pPr>
        <w:pStyle w:val="Heading3"/>
        <w:spacing w:line="240" w:lineRule="auto"/>
      </w:pPr>
      <w:bookmarkStart w:id="35" w:name="_Toc531855072"/>
      <w:proofErr w:type="spellStart"/>
      <w:r>
        <w:rPr>
          <w:color w:val="000000"/>
        </w:rPr>
        <w:lastRenderedPageBreak/>
        <w:t>The</w:t>
      </w:r>
      <w:proofErr w:type="spellEnd"/>
      <w:r>
        <w:rPr>
          <w:color w:val="000000"/>
        </w:rPr>
        <w:t xml:space="preserve"> SFRA </w:t>
      </w:r>
      <w:proofErr w:type="spellStart"/>
      <w:r>
        <w:rPr>
          <w:color w:val="000000"/>
        </w:rPr>
        <w:t>version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not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Storefront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modifications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following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upgrades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described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conflict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with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other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cartridges</w:t>
      </w:r>
      <w:proofErr w:type="spellEnd"/>
      <w:r>
        <w:rPr>
          <w:color w:val="000000"/>
        </w:rPr>
        <w:t>.</w:t>
      </w:r>
      <w:bookmarkEnd w:id="35"/>
    </w:p>
    <w:p w14:paraId="249D7997" w14:textId="77777777" w:rsidR="00362DDE" w:rsidRDefault="00362DDE">
      <w:pPr>
        <w:widowControl w:val="0"/>
        <w:spacing w:after="0" w:line="240" w:lineRule="auto"/>
        <w:jc w:val="both"/>
      </w:pPr>
    </w:p>
    <w:p w14:paraId="484E5B04" w14:textId="77777777" w:rsidR="00362DDE" w:rsidRDefault="00000000">
      <w:pPr>
        <w:widowControl w:val="0"/>
        <w:numPr>
          <w:ilvl w:val="0"/>
          <w:numId w:val="7"/>
        </w:numPr>
        <w:spacing w:after="0" w:line="240" w:lineRule="auto"/>
        <w:ind w:hanging="360"/>
        <w:contextualSpacing/>
      </w:pP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/</w:t>
      </w:r>
      <w:proofErr w:type="spellStart"/>
      <w:r>
        <w:t>billing</w:t>
      </w:r>
      <w:proofErr w:type="spellEnd"/>
      <w:r>
        <w:t>/</w:t>
      </w:r>
      <w:proofErr w:type="spellStart"/>
      <w:r>
        <w:t>paymentOptions.isml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added</w:t>
      </w:r>
      <w:proofErr w:type="spellEnd"/>
      <w:r>
        <w:t>:</w:t>
      </w:r>
    </w:p>
    <w:p w14:paraId="01067509" w14:textId="77777777" w:rsidR="00362DDE" w:rsidRDefault="00362DDE">
      <w:pPr>
        <w:widowControl w:val="0"/>
        <w:spacing w:after="0" w:line="240" w:lineRule="auto"/>
        <w:ind w:left="1080"/>
        <w:contextualSpacing/>
      </w:pPr>
    </w:p>
    <w:p w14:paraId="6FC47FCE" w14:textId="77777777" w:rsidR="00362DDE" w:rsidRDefault="00000000">
      <w:pPr>
        <w:widowControl w:val="0"/>
        <w:spacing w:after="0" w:line="240" w:lineRule="auto"/>
        <w:ind w:left="720"/>
        <w:rPr>
          <w:rFonts w:ascii="Droid Sans Mono;monospace;monos" w:hAnsi="Droid Sans Mono;monospace;monos"/>
          <w:color w:val="800000"/>
          <w:sz w:val="16"/>
          <w:highlight w:val="white"/>
        </w:rPr>
      </w:pPr>
      <w:r>
        <w:rPr>
          <w:rFonts w:ascii="Droid Sans Mono;monospace;monos" w:hAnsi="Droid Sans Mono;monospace;monos"/>
          <w:color w:val="800000"/>
          <w:sz w:val="16"/>
          <w:highlight w:val="white"/>
        </w:rPr>
        <w:t>&lt;</w:t>
      </w:r>
      <w:proofErr w:type="spellStart"/>
      <w:r>
        <w:rPr>
          <w:rFonts w:ascii="Droid Sans Mono;monospace;monos" w:hAnsi="Droid Sans Mono;monospace;monos"/>
          <w:color w:val="800000"/>
          <w:sz w:val="16"/>
          <w:highlight w:val="white"/>
        </w:rPr>
        <w:t>isinclude</w:t>
      </w:r>
      <w:proofErr w:type="spellEnd"/>
      <w:r>
        <w:rPr>
          <w:rFonts w:ascii="Droid Sans Mono;monospace;monos" w:hAnsi="Droid Sans Mono;monospace;monos"/>
          <w:color w:val="800000"/>
          <w:sz w:val="16"/>
          <w:highlight w:val="white"/>
        </w:rPr>
        <w:t xml:space="preserve"> </w:t>
      </w:r>
      <w:proofErr w:type="spellStart"/>
      <w:r>
        <w:rPr>
          <w:rFonts w:ascii="Droid Sans Mono;monospace;monos" w:hAnsi="Droid Sans Mono;monospace;monos"/>
          <w:color w:val="800000"/>
          <w:sz w:val="16"/>
          <w:highlight w:val="white"/>
        </w:rPr>
        <w:t>url</w:t>
      </w:r>
      <w:proofErr w:type="spellEnd"/>
      <w:r>
        <w:rPr>
          <w:rFonts w:ascii="Droid Sans Mono;monospace;monos" w:hAnsi="Droid Sans Mono;monospace;monos"/>
          <w:color w:val="800000"/>
          <w:sz w:val="16"/>
          <w:highlight w:val="white"/>
        </w:rPr>
        <w:t>="${URLUtils.url('K-</w:t>
      </w:r>
      <w:proofErr w:type="spellStart"/>
      <w:r>
        <w:rPr>
          <w:rFonts w:ascii="Droid Sans Mono;monospace;monos" w:hAnsi="Droid Sans Mono;monospace;monos"/>
          <w:color w:val="800000"/>
          <w:sz w:val="16"/>
          <w:highlight w:val="white"/>
        </w:rPr>
        <w:t>DataCollector</w:t>
      </w:r>
      <w:proofErr w:type="spellEnd"/>
      <w:r>
        <w:rPr>
          <w:rFonts w:ascii="Droid Sans Mono;monospace;monos" w:hAnsi="Droid Sans Mono;monospace;monos"/>
          <w:color w:val="800000"/>
          <w:sz w:val="16"/>
          <w:highlight w:val="white"/>
        </w:rPr>
        <w:t>')}"/&gt;</w:t>
      </w:r>
    </w:p>
    <w:p w14:paraId="6068021D" w14:textId="77777777" w:rsidR="00362DDE" w:rsidRDefault="00000000">
      <w:pPr>
        <w:widowControl w:val="0"/>
        <w:spacing w:after="0" w:line="240" w:lineRule="auto"/>
        <w:ind w:left="720"/>
        <w:rPr>
          <w:rFonts w:ascii="Droid Sans Mono;monospace;monos" w:hAnsi="Droid Sans Mono;monospace;monos"/>
          <w:color w:val="800000"/>
          <w:sz w:val="16"/>
          <w:highlight w:val="white"/>
        </w:rPr>
      </w:pPr>
      <w:r>
        <w:rPr>
          <w:rFonts w:ascii="Droid Sans Mono;monospace;monos" w:hAnsi="Droid Sans Mono;monospace;monos"/>
          <w:color w:val="800000"/>
          <w:sz w:val="16"/>
          <w:highlight w:val="white"/>
        </w:rPr>
        <w:t>&lt;</w:t>
      </w:r>
      <w:proofErr w:type="spellStart"/>
      <w:r>
        <w:rPr>
          <w:rFonts w:ascii="Droid Sans Mono;monospace;monos" w:hAnsi="Droid Sans Mono;monospace;monos"/>
          <w:color w:val="800000"/>
          <w:sz w:val="16"/>
          <w:highlight w:val="white"/>
        </w:rPr>
        <w:t>isif</w:t>
      </w:r>
      <w:proofErr w:type="spellEnd"/>
      <w:r>
        <w:rPr>
          <w:rFonts w:ascii="Droid Sans Mono;monospace;monos" w:hAnsi="Droid Sans Mono;monospace;monos"/>
          <w:color w:val="800000"/>
          <w:sz w:val="16"/>
          <w:highlight w:val="white"/>
        </w:rPr>
        <w:t xml:space="preserve"> condition="${require('dw/system/Site').getCurrent().getCustomPreferenceValue('kount_ExampleVerificationsEnabled')}"&gt;</w:t>
      </w:r>
    </w:p>
    <w:p w14:paraId="1125F6B8" w14:textId="77777777" w:rsidR="00362DDE" w:rsidRDefault="00000000">
      <w:pPr>
        <w:widowControl w:val="0"/>
        <w:spacing w:after="0" w:line="240" w:lineRule="auto"/>
        <w:ind w:left="720"/>
        <w:rPr>
          <w:rFonts w:ascii="Droid Sans Mono;monospace;monos" w:hAnsi="Droid Sans Mono;monospace;monos"/>
          <w:color w:val="800000"/>
          <w:sz w:val="16"/>
          <w:highlight w:val="white"/>
        </w:rPr>
      </w:pPr>
      <w:r>
        <w:rPr>
          <w:rFonts w:ascii="Droid Sans Mono;monospace;monos" w:hAnsi="Droid Sans Mono;monospace;monos"/>
          <w:color w:val="800000"/>
          <w:sz w:val="16"/>
          <w:highlight w:val="white"/>
        </w:rPr>
        <w:t>&lt;</w:t>
      </w:r>
      <w:proofErr w:type="spellStart"/>
      <w:r>
        <w:rPr>
          <w:rFonts w:ascii="Droid Sans Mono;monospace;monos" w:hAnsi="Droid Sans Mono;monospace;monos"/>
          <w:color w:val="800000"/>
          <w:sz w:val="16"/>
          <w:highlight w:val="white"/>
        </w:rPr>
        <w:t>isscript</w:t>
      </w:r>
      <w:proofErr w:type="spellEnd"/>
      <w:r>
        <w:rPr>
          <w:rFonts w:ascii="Droid Sans Mono;monospace;monos" w:hAnsi="Droid Sans Mono;monospace;monos"/>
          <w:color w:val="800000"/>
          <w:sz w:val="16"/>
          <w:highlight w:val="white"/>
        </w:rPr>
        <w:t>&gt;</w:t>
      </w:r>
    </w:p>
    <w:p w14:paraId="78769EB2" w14:textId="77777777" w:rsidR="00362DDE" w:rsidRDefault="00000000">
      <w:pPr>
        <w:widowControl w:val="0"/>
        <w:spacing w:after="0" w:line="240" w:lineRule="auto"/>
        <w:ind w:left="720"/>
        <w:rPr>
          <w:rFonts w:ascii="Droid Sans Mono;monospace;monos" w:hAnsi="Droid Sans Mono;monospace;monos"/>
          <w:color w:val="800000"/>
          <w:sz w:val="16"/>
          <w:highlight w:val="white"/>
        </w:rPr>
      </w:pPr>
      <w:proofErr w:type="spellStart"/>
      <w:r>
        <w:rPr>
          <w:rFonts w:ascii="Droid Sans Mono;monospace;monos" w:hAnsi="Droid Sans Mono;monospace;monos"/>
          <w:color w:val="800000"/>
          <w:sz w:val="16"/>
          <w:highlight w:val="white"/>
        </w:rPr>
        <w:t>var</w:t>
      </w:r>
      <w:proofErr w:type="spellEnd"/>
      <w:r>
        <w:rPr>
          <w:rFonts w:ascii="Droid Sans Mono;monospace;monos" w:hAnsi="Droid Sans Mono;monospace;monos"/>
          <w:color w:val="800000"/>
          <w:sz w:val="16"/>
          <w:highlight w:val="white"/>
        </w:rPr>
        <w:t xml:space="preserve"> </w:t>
      </w:r>
      <w:proofErr w:type="spellStart"/>
      <w:r>
        <w:rPr>
          <w:rFonts w:ascii="Droid Sans Mono;monospace;monos" w:hAnsi="Droid Sans Mono;monospace;monos"/>
          <w:color w:val="800000"/>
          <w:sz w:val="16"/>
          <w:highlight w:val="white"/>
        </w:rPr>
        <w:t>assets</w:t>
      </w:r>
      <w:proofErr w:type="spellEnd"/>
      <w:r>
        <w:rPr>
          <w:rFonts w:ascii="Droid Sans Mono;monospace;monos" w:hAnsi="Droid Sans Mono;monospace;monos"/>
          <w:color w:val="800000"/>
          <w:sz w:val="16"/>
          <w:highlight w:val="white"/>
        </w:rPr>
        <w:t xml:space="preserve"> = </w:t>
      </w:r>
      <w:proofErr w:type="spellStart"/>
      <w:r>
        <w:rPr>
          <w:rFonts w:ascii="Droid Sans Mono;monospace;monos" w:hAnsi="Droid Sans Mono;monospace;monos"/>
          <w:color w:val="800000"/>
          <w:sz w:val="16"/>
          <w:highlight w:val="white"/>
        </w:rPr>
        <w:t>require</w:t>
      </w:r>
      <w:proofErr w:type="spellEnd"/>
      <w:r>
        <w:rPr>
          <w:rFonts w:ascii="Droid Sans Mono;monospace;monos" w:hAnsi="Droid Sans Mono;monospace;monos"/>
          <w:color w:val="800000"/>
          <w:sz w:val="16"/>
          <w:highlight w:val="white"/>
        </w:rPr>
        <w:t>('*/</w:t>
      </w:r>
      <w:proofErr w:type="spellStart"/>
      <w:r>
        <w:rPr>
          <w:rFonts w:ascii="Droid Sans Mono;monospace;monos" w:hAnsi="Droid Sans Mono;monospace;monos"/>
          <w:color w:val="800000"/>
          <w:sz w:val="16"/>
          <w:highlight w:val="white"/>
        </w:rPr>
        <w:t>cartridge</w:t>
      </w:r>
      <w:proofErr w:type="spellEnd"/>
      <w:r>
        <w:rPr>
          <w:rFonts w:ascii="Droid Sans Mono;monospace;monos" w:hAnsi="Droid Sans Mono;monospace;monos"/>
          <w:color w:val="800000"/>
          <w:sz w:val="16"/>
          <w:highlight w:val="white"/>
        </w:rPr>
        <w:t>/</w:t>
      </w:r>
      <w:proofErr w:type="spellStart"/>
      <w:r>
        <w:rPr>
          <w:rFonts w:ascii="Droid Sans Mono;monospace;monos" w:hAnsi="Droid Sans Mono;monospace;monos"/>
          <w:color w:val="800000"/>
          <w:sz w:val="16"/>
          <w:highlight w:val="white"/>
        </w:rPr>
        <w:t>scripts</w:t>
      </w:r>
      <w:proofErr w:type="spellEnd"/>
      <w:r>
        <w:rPr>
          <w:rFonts w:ascii="Droid Sans Mono;monospace;monos" w:hAnsi="Droid Sans Mono;monospace;monos"/>
          <w:color w:val="800000"/>
          <w:sz w:val="16"/>
          <w:highlight w:val="white"/>
        </w:rPr>
        <w:t>/assets.js');</w:t>
      </w:r>
    </w:p>
    <w:p w14:paraId="79B31928" w14:textId="77777777" w:rsidR="00362DDE" w:rsidRDefault="00000000">
      <w:pPr>
        <w:widowControl w:val="0"/>
        <w:spacing w:after="0" w:line="240" w:lineRule="auto"/>
        <w:ind w:left="720"/>
        <w:rPr>
          <w:rFonts w:ascii="Droid Sans Mono;monospace;monos" w:hAnsi="Droid Sans Mono;monospace;monos"/>
          <w:color w:val="800000"/>
          <w:sz w:val="16"/>
          <w:highlight w:val="white"/>
        </w:rPr>
      </w:pPr>
      <w:proofErr w:type="spellStart"/>
      <w:r>
        <w:rPr>
          <w:rFonts w:ascii="Droid Sans Mono;monospace;monos" w:hAnsi="Droid Sans Mono;monospace;monos"/>
          <w:color w:val="800000"/>
          <w:sz w:val="16"/>
          <w:highlight w:val="white"/>
        </w:rPr>
        <w:t>assets.addJs</w:t>
      </w:r>
      <w:proofErr w:type="spellEnd"/>
      <w:r>
        <w:rPr>
          <w:rFonts w:ascii="Droid Sans Mono;monospace;monos" w:hAnsi="Droid Sans Mono;monospace;monos"/>
          <w:color w:val="800000"/>
          <w:sz w:val="16"/>
          <w:highlight w:val="white"/>
        </w:rPr>
        <w:t>('/</w:t>
      </w:r>
      <w:proofErr w:type="spellStart"/>
      <w:r>
        <w:rPr>
          <w:rFonts w:ascii="Droid Sans Mono;monospace;monos" w:hAnsi="Droid Sans Mono;monospace;monos"/>
          <w:color w:val="800000"/>
          <w:sz w:val="16"/>
          <w:highlight w:val="white"/>
        </w:rPr>
        <w:t>js</w:t>
      </w:r>
      <w:proofErr w:type="spellEnd"/>
      <w:r>
        <w:rPr>
          <w:rFonts w:ascii="Droid Sans Mono;monospace;monos" w:hAnsi="Droid Sans Mono;monospace;monos"/>
          <w:color w:val="800000"/>
          <w:sz w:val="16"/>
          <w:highlight w:val="white"/>
        </w:rPr>
        <w:t>/kountExampleVerification.js');</w:t>
      </w:r>
    </w:p>
    <w:p w14:paraId="66D91588" w14:textId="77777777" w:rsidR="00362DDE" w:rsidRDefault="00000000">
      <w:pPr>
        <w:widowControl w:val="0"/>
        <w:spacing w:after="0" w:line="240" w:lineRule="auto"/>
        <w:ind w:left="720"/>
        <w:rPr>
          <w:rFonts w:ascii="Droid Sans Mono;monospace;monos" w:hAnsi="Droid Sans Mono;monospace;monos"/>
          <w:color w:val="800000"/>
          <w:sz w:val="16"/>
          <w:highlight w:val="white"/>
        </w:rPr>
      </w:pPr>
      <w:r>
        <w:rPr>
          <w:rFonts w:ascii="Droid Sans Mono;monospace;monos" w:hAnsi="Droid Sans Mono;monospace;monos"/>
          <w:color w:val="800000"/>
          <w:sz w:val="16"/>
          <w:highlight w:val="white"/>
        </w:rPr>
        <w:t>&lt;/</w:t>
      </w:r>
      <w:proofErr w:type="spellStart"/>
      <w:r>
        <w:rPr>
          <w:rFonts w:ascii="Droid Sans Mono;monospace;monos" w:hAnsi="Droid Sans Mono;monospace;monos"/>
          <w:color w:val="800000"/>
          <w:sz w:val="16"/>
          <w:highlight w:val="white"/>
        </w:rPr>
        <w:t>isscript</w:t>
      </w:r>
      <w:proofErr w:type="spellEnd"/>
      <w:r>
        <w:rPr>
          <w:rFonts w:ascii="Droid Sans Mono;monospace;monos" w:hAnsi="Droid Sans Mono;monospace;monos"/>
          <w:color w:val="800000"/>
          <w:sz w:val="16"/>
          <w:highlight w:val="white"/>
        </w:rPr>
        <w:t>&gt;</w:t>
      </w:r>
    </w:p>
    <w:p w14:paraId="311BE1F1" w14:textId="77777777" w:rsidR="00362DDE" w:rsidRDefault="00000000">
      <w:pPr>
        <w:widowControl w:val="0"/>
        <w:spacing w:after="0" w:line="240" w:lineRule="auto"/>
        <w:ind w:left="720"/>
        <w:rPr>
          <w:rFonts w:ascii="Droid Sans Mono;monospace;monos" w:hAnsi="Droid Sans Mono;monospace;monos"/>
          <w:color w:val="800000"/>
          <w:sz w:val="16"/>
          <w:highlight w:val="white"/>
        </w:rPr>
      </w:pPr>
      <w:r>
        <w:rPr>
          <w:rFonts w:ascii="Droid Sans Mono;monospace;monos" w:hAnsi="Droid Sans Mono;monospace;monos"/>
          <w:color w:val="800000"/>
          <w:sz w:val="16"/>
          <w:highlight w:val="white"/>
        </w:rPr>
        <w:t>&lt;</w:t>
      </w:r>
      <w:proofErr w:type="spellStart"/>
      <w:r>
        <w:rPr>
          <w:rFonts w:ascii="Droid Sans Mono;monospace;monos" w:hAnsi="Droid Sans Mono;monospace;monos"/>
          <w:color w:val="800000"/>
          <w:sz w:val="16"/>
          <w:highlight w:val="white"/>
        </w:rPr>
        <w:t>isinclude</w:t>
      </w:r>
      <w:proofErr w:type="spellEnd"/>
      <w:r>
        <w:rPr>
          <w:rFonts w:ascii="Droid Sans Mono;monospace;monos" w:hAnsi="Droid Sans Mono;monospace;monos"/>
          <w:color w:val="800000"/>
          <w:sz w:val="16"/>
          <w:highlight w:val="white"/>
        </w:rPr>
        <w:t xml:space="preserve"> </w:t>
      </w:r>
      <w:proofErr w:type="spellStart"/>
      <w:r>
        <w:rPr>
          <w:rFonts w:ascii="Droid Sans Mono;monospace;monos" w:hAnsi="Droid Sans Mono;monospace;monos"/>
          <w:color w:val="800000"/>
          <w:sz w:val="16"/>
          <w:highlight w:val="white"/>
        </w:rPr>
        <w:t>url</w:t>
      </w:r>
      <w:proofErr w:type="spellEnd"/>
      <w:r>
        <w:rPr>
          <w:rFonts w:ascii="Droid Sans Mono;monospace;monos" w:hAnsi="Droid Sans Mono;monospace;monos"/>
          <w:color w:val="800000"/>
          <w:sz w:val="16"/>
          <w:highlight w:val="white"/>
        </w:rPr>
        <w:t>="${URLUtils.url('K-</w:t>
      </w:r>
      <w:proofErr w:type="spellStart"/>
      <w:r>
        <w:rPr>
          <w:rFonts w:ascii="Droid Sans Mono;monospace;monos" w:hAnsi="Droid Sans Mono;monospace;monos"/>
          <w:color w:val="800000"/>
          <w:sz w:val="16"/>
          <w:highlight w:val="white"/>
        </w:rPr>
        <w:t>ExampleVerification</w:t>
      </w:r>
      <w:proofErr w:type="spellEnd"/>
      <w:r>
        <w:rPr>
          <w:rFonts w:ascii="Droid Sans Mono;monospace;monos" w:hAnsi="Droid Sans Mono;monospace;monos"/>
          <w:color w:val="800000"/>
          <w:sz w:val="16"/>
          <w:highlight w:val="white"/>
        </w:rPr>
        <w:t>')}"/&gt;</w:t>
      </w:r>
    </w:p>
    <w:p w14:paraId="15B7A4BC" w14:textId="77777777" w:rsidR="00362DDE" w:rsidRDefault="00000000">
      <w:pPr>
        <w:widowControl w:val="0"/>
        <w:spacing w:after="0" w:line="240" w:lineRule="auto"/>
        <w:ind w:left="720"/>
        <w:rPr>
          <w:rFonts w:ascii="Droid Sans Mono;monospace;monos" w:hAnsi="Droid Sans Mono;monospace;monos"/>
          <w:color w:val="800000"/>
          <w:sz w:val="16"/>
          <w:highlight w:val="white"/>
        </w:rPr>
      </w:pPr>
      <w:r>
        <w:rPr>
          <w:rFonts w:ascii="Droid Sans Mono;monospace;monos" w:hAnsi="Droid Sans Mono;monospace;monos"/>
          <w:color w:val="800000"/>
          <w:sz w:val="16"/>
          <w:highlight w:val="white"/>
        </w:rPr>
        <w:t>&lt;/</w:t>
      </w:r>
      <w:proofErr w:type="spellStart"/>
      <w:r>
        <w:rPr>
          <w:rFonts w:ascii="Droid Sans Mono;monospace;monos" w:hAnsi="Droid Sans Mono;monospace;monos"/>
          <w:color w:val="800000"/>
          <w:sz w:val="16"/>
          <w:highlight w:val="white"/>
        </w:rPr>
        <w:t>isif</w:t>
      </w:r>
      <w:proofErr w:type="spellEnd"/>
      <w:r>
        <w:rPr>
          <w:rFonts w:ascii="Droid Sans Mono;monospace;monos" w:hAnsi="Droid Sans Mono;monospace;monos"/>
          <w:color w:val="800000"/>
          <w:sz w:val="16"/>
          <w:highlight w:val="white"/>
        </w:rPr>
        <w:t>&gt;</w:t>
      </w:r>
    </w:p>
    <w:p w14:paraId="41376D08" w14:textId="77777777" w:rsidR="00362DDE" w:rsidRDefault="00362DDE">
      <w:pPr>
        <w:widowControl w:val="0"/>
        <w:spacing w:after="0" w:line="240" w:lineRule="auto"/>
        <w:ind w:left="720"/>
      </w:pPr>
    </w:p>
    <w:p w14:paraId="065E903F" w14:textId="77777777" w:rsidR="00362DDE" w:rsidRDefault="00000000">
      <w:pPr>
        <w:widowControl w:val="0"/>
        <w:numPr>
          <w:ilvl w:val="0"/>
          <w:numId w:val="7"/>
        </w:numPr>
        <w:spacing w:after="0" w:line="240" w:lineRule="auto"/>
        <w:ind w:hanging="360"/>
        <w:contextualSpacing/>
      </w:pP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, </w:t>
      </w:r>
      <w:proofErr w:type="spellStart"/>
      <w:r>
        <w:t>controllers</w:t>
      </w:r>
      <w:proofErr w:type="spellEnd"/>
      <w:r>
        <w:t xml:space="preserve">/CheckoutServices.js,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appended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SubmitPayment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adds</w:t>
      </w:r>
      <w:proofErr w:type="spellEnd"/>
      <w:r>
        <w:t xml:space="preserve"> </w:t>
      </w:r>
      <w:proofErr w:type="spellStart"/>
      <w:r>
        <w:t>functionality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hashed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a </w:t>
      </w:r>
      <w:proofErr w:type="spellStart"/>
      <w:r>
        <w:t>saved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instrument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chosen</w:t>
      </w:r>
      <w:proofErr w:type="spellEnd"/>
      <w:r>
        <w:t>.</w:t>
      </w:r>
    </w:p>
    <w:p w14:paraId="74D0672C" w14:textId="77777777" w:rsidR="00362DDE" w:rsidRDefault="00000000">
      <w:pPr>
        <w:widowControl w:val="0"/>
        <w:numPr>
          <w:ilvl w:val="0"/>
          <w:numId w:val="7"/>
        </w:numPr>
        <w:spacing w:after="0" w:line="240" w:lineRule="auto"/>
        <w:ind w:hanging="360"/>
        <w:contextualSpacing/>
      </w:pP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PlaceOrder</w:t>
      </w:r>
      <w:proofErr w:type="spellEnd"/>
      <w:r>
        <w:t xml:space="preserve"> </w:t>
      </w:r>
      <w:proofErr w:type="spellStart"/>
      <w:r>
        <w:t>handler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replaced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pre-auth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post-auth</w:t>
      </w:r>
      <w:proofErr w:type="spellEnd"/>
      <w:r>
        <w:t xml:space="preserve"> </w:t>
      </w:r>
      <w:proofErr w:type="spellStart"/>
      <w:r>
        <w:t>risk</w:t>
      </w:r>
      <w:proofErr w:type="spellEnd"/>
      <w:r>
        <w:t xml:space="preserve"> </w:t>
      </w:r>
      <w:proofErr w:type="spellStart"/>
      <w:r>
        <w:t>calls</w:t>
      </w:r>
      <w:proofErr w:type="spellEnd"/>
      <w:r>
        <w:t xml:space="preserve">. </w:t>
      </w:r>
      <w:proofErr w:type="spellStart"/>
      <w:r>
        <w:t>For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differences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SFRA (v4.0.0) </w:t>
      </w:r>
      <w:proofErr w:type="spellStart"/>
      <w:r>
        <w:t>are</w:t>
      </w:r>
      <w:proofErr w:type="spellEnd"/>
      <w:r>
        <w:t>:</w:t>
      </w:r>
    </w:p>
    <w:p w14:paraId="7A12FC37" w14:textId="77777777" w:rsidR="00362DDE" w:rsidRDefault="00362DDE">
      <w:pPr>
        <w:widowControl w:val="0"/>
        <w:spacing w:after="0" w:line="240" w:lineRule="auto"/>
        <w:ind w:left="720" w:hanging="360"/>
        <w:contextualSpacing/>
      </w:pPr>
    </w:p>
    <w:p w14:paraId="4562C649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b/>
          <w:bCs/>
        </w:rPr>
      </w:pPr>
      <w:proofErr w:type="spellStart"/>
      <w:r>
        <w:rPr>
          <w:b/>
          <w:bCs/>
        </w:rPr>
        <w:t>Added</w:t>
      </w:r>
      <w:proofErr w:type="spellEnd"/>
      <w:r>
        <w:rPr>
          <w:b/>
          <w:bCs/>
        </w:rPr>
        <w:t xml:space="preserve"> </w:t>
      </w:r>
    </w:p>
    <w:p w14:paraId="795DC58B" w14:textId="77777777" w:rsidR="00362DDE" w:rsidRDefault="00362DDE">
      <w:pPr>
        <w:widowControl w:val="0"/>
        <w:spacing w:after="0" w:line="240" w:lineRule="auto"/>
        <w:ind w:left="720" w:hanging="360"/>
        <w:contextualSpacing/>
      </w:pPr>
    </w:p>
    <w:p w14:paraId="1D705C56" w14:textId="77777777" w:rsidR="00362DDE" w:rsidRDefault="00000000">
      <w:pPr>
        <w:widowControl w:val="0"/>
        <w:spacing w:after="0" w:line="240" w:lineRule="auto"/>
        <w:ind w:left="720" w:hanging="360"/>
        <w:contextualSpacing/>
      </w:pPr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OrderMgr</w:t>
      </w:r>
      <w:proofErr w:type="spellEnd"/>
      <w:r>
        <w:t xml:space="preserve"> = </w:t>
      </w:r>
      <w:proofErr w:type="spellStart"/>
      <w:r>
        <w:t>require</w:t>
      </w:r>
      <w:proofErr w:type="spellEnd"/>
      <w:r>
        <w:t>('</w:t>
      </w:r>
      <w:proofErr w:type="spellStart"/>
      <w:r>
        <w:t>dw</w:t>
      </w:r>
      <w:proofErr w:type="spellEnd"/>
      <w:r>
        <w:t>/</w:t>
      </w:r>
      <w:proofErr w:type="spellStart"/>
      <w:r>
        <w:t>order</w:t>
      </w:r>
      <w:proofErr w:type="spellEnd"/>
      <w:r>
        <w:t>/</w:t>
      </w:r>
      <w:proofErr w:type="spellStart"/>
      <w:r>
        <w:t>OrderMgr</w:t>
      </w:r>
      <w:proofErr w:type="spellEnd"/>
      <w:r>
        <w:t>');</w:t>
      </w:r>
    </w:p>
    <w:p w14:paraId="7A930603" w14:textId="77777777" w:rsidR="00362DDE" w:rsidRDefault="00000000">
      <w:pPr>
        <w:widowControl w:val="0"/>
        <w:spacing w:after="0" w:line="240" w:lineRule="auto"/>
        <w:ind w:left="720" w:hanging="360"/>
        <w:contextualSpacing/>
      </w:pPr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Transaction</w:t>
      </w:r>
      <w:proofErr w:type="spellEnd"/>
      <w:r>
        <w:t xml:space="preserve"> = </w:t>
      </w:r>
      <w:proofErr w:type="spellStart"/>
      <w:r>
        <w:t>require</w:t>
      </w:r>
      <w:proofErr w:type="spellEnd"/>
      <w:r>
        <w:t>('</w:t>
      </w:r>
      <w:proofErr w:type="spellStart"/>
      <w:r>
        <w:t>dw</w:t>
      </w:r>
      <w:proofErr w:type="spellEnd"/>
      <w:r>
        <w:t>/</w:t>
      </w:r>
      <w:proofErr w:type="spellStart"/>
      <w:r>
        <w:t>system</w:t>
      </w:r>
      <w:proofErr w:type="spellEnd"/>
      <w:r>
        <w:t>/</w:t>
      </w:r>
      <w:proofErr w:type="spellStart"/>
      <w:r>
        <w:t>Transaction</w:t>
      </w:r>
      <w:proofErr w:type="spellEnd"/>
      <w:r>
        <w:t>');</w:t>
      </w:r>
    </w:p>
    <w:p w14:paraId="755A98D3" w14:textId="77777777" w:rsidR="00362DDE" w:rsidRDefault="00000000">
      <w:pPr>
        <w:widowControl w:val="0"/>
        <w:spacing w:after="0" w:line="240" w:lineRule="auto"/>
        <w:ind w:left="720" w:hanging="360"/>
        <w:contextualSpacing/>
      </w:pPr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OrderMgr</w:t>
      </w:r>
      <w:proofErr w:type="spellEnd"/>
      <w:r>
        <w:t xml:space="preserve"> = </w:t>
      </w:r>
      <w:proofErr w:type="spellStart"/>
      <w:r>
        <w:t>require</w:t>
      </w:r>
      <w:proofErr w:type="spellEnd"/>
      <w:r>
        <w:t>('</w:t>
      </w:r>
      <w:proofErr w:type="spellStart"/>
      <w:r>
        <w:t>dw</w:t>
      </w:r>
      <w:proofErr w:type="spellEnd"/>
      <w:r>
        <w:t>/</w:t>
      </w:r>
      <w:proofErr w:type="spellStart"/>
      <w:r>
        <w:t>order</w:t>
      </w:r>
      <w:proofErr w:type="spellEnd"/>
      <w:r>
        <w:t>/</w:t>
      </w:r>
      <w:proofErr w:type="spellStart"/>
      <w:r>
        <w:t>OrderMgr</w:t>
      </w:r>
      <w:proofErr w:type="spellEnd"/>
      <w:r>
        <w:t>');</w:t>
      </w:r>
    </w:p>
    <w:p w14:paraId="2FA5BAAF" w14:textId="77777777" w:rsidR="00362DDE" w:rsidRDefault="00362DDE">
      <w:pPr>
        <w:widowControl w:val="0"/>
        <w:spacing w:after="0" w:line="240" w:lineRule="auto"/>
        <w:ind w:left="720" w:hanging="360"/>
        <w:contextualSpacing/>
      </w:pPr>
    </w:p>
    <w:p w14:paraId="03F791F0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b/>
          <w:bCs/>
        </w:rPr>
      </w:pPr>
      <w:proofErr w:type="spellStart"/>
      <w:r>
        <w:rPr>
          <w:b/>
          <w:bCs/>
        </w:rPr>
        <w:t>Changed</w:t>
      </w:r>
      <w:proofErr w:type="spellEnd"/>
    </w:p>
    <w:p w14:paraId="4BA646CE" w14:textId="77777777" w:rsidR="00362DDE" w:rsidRDefault="00000000">
      <w:pPr>
        <w:widowControl w:val="0"/>
        <w:spacing w:after="0" w:line="240" w:lineRule="auto"/>
        <w:ind w:left="720" w:hanging="360"/>
        <w:contextualSpacing/>
      </w:pPr>
      <w:r>
        <w:br/>
        <w:t xml:space="preserve">    </w:t>
      </w:r>
      <w:r>
        <w:rPr>
          <w:rFonts w:ascii="Arial" w:hAnsi="Arial"/>
        </w:rPr>
        <w:t xml:space="preserve">// </w:t>
      </w:r>
      <w:proofErr w:type="spellStart"/>
      <w:r>
        <w:rPr>
          <w:rFonts w:ascii="Arial" w:hAnsi="Arial"/>
        </w:rPr>
        <w:t>Handles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payment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authorization</w:t>
      </w:r>
      <w:proofErr w:type="spellEnd"/>
    </w:p>
    <w:p w14:paraId="44F72387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</w:t>
      </w:r>
      <w:proofErr w:type="spellStart"/>
      <w:r>
        <w:rPr>
          <w:rFonts w:ascii="Arial" w:eastAsia="Consolas" w:hAnsi="Arial" w:cs="Consolas"/>
        </w:rPr>
        <w:t>var</w:t>
      </w:r>
      <w:proofErr w:type="spellEnd"/>
      <w:r>
        <w:rPr>
          <w:rFonts w:ascii="Arial" w:eastAsia="Consolas" w:hAnsi="Arial" w:cs="Consolas"/>
        </w:rPr>
        <w:t xml:space="preserve"> </w:t>
      </w:r>
      <w:proofErr w:type="spellStart"/>
      <w:r>
        <w:rPr>
          <w:rFonts w:ascii="Arial" w:eastAsia="Consolas" w:hAnsi="Arial" w:cs="Consolas"/>
        </w:rPr>
        <w:t>handlePaymentResult</w:t>
      </w:r>
      <w:proofErr w:type="spellEnd"/>
      <w:r>
        <w:rPr>
          <w:rFonts w:ascii="Arial" w:eastAsia="Consolas" w:hAnsi="Arial" w:cs="Consolas"/>
        </w:rPr>
        <w:t xml:space="preserve"> = </w:t>
      </w:r>
      <w:proofErr w:type="spellStart"/>
      <w:r>
        <w:rPr>
          <w:rFonts w:ascii="Arial" w:eastAsia="Consolas" w:hAnsi="Arial" w:cs="Consolas"/>
        </w:rPr>
        <w:t>COHelpers.handlePayments</w:t>
      </w:r>
      <w:proofErr w:type="spellEnd"/>
      <w:r>
        <w:rPr>
          <w:rFonts w:ascii="Arial" w:eastAsia="Consolas" w:hAnsi="Arial" w:cs="Consolas"/>
        </w:rPr>
        <w:t>(</w:t>
      </w:r>
      <w:proofErr w:type="spellStart"/>
      <w:r>
        <w:rPr>
          <w:rFonts w:ascii="Arial" w:eastAsia="Consolas" w:hAnsi="Arial" w:cs="Consolas"/>
        </w:rPr>
        <w:t>order</w:t>
      </w:r>
      <w:proofErr w:type="spellEnd"/>
      <w:r>
        <w:rPr>
          <w:rFonts w:ascii="Arial" w:eastAsia="Consolas" w:hAnsi="Arial" w:cs="Consolas"/>
        </w:rPr>
        <w:t xml:space="preserve">, </w:t>
      </w:r>
      <w:proofErr w:type="spellStart"/>
      <w:r>
        <w:rPr>
          <w:rFonts w:ascii="Arial" w:eastAsia="Consolas" w:hAnsi="Arial" w:cs="Consolas"/>
        </w:rPr>
        <w:t>order.orderNo</w:t>
      </w:r>
      <w:proofErr w:type="spellEnd"/>
      <w:r>
        <w:rPr>
          <w:rFonts w:ascii="Arial" w:eastAsia="Consolas" w:hAnsi="Arial" w:cs="Consolas"/>
        </w:rPr>
        <w:t>);</w:t>
      </w:r>
    </w:p>
    <w:p w14:paraId="581AD1F3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</w:t>
      </w:r>
      <w:proofErr w:type="spellStart"/>
      <w:r>
        <w:rPr>
          <w:rFonts w:ascii="Arial" w:eastAsia="Consolas" w:hAnsi="Arial" w:cs="Consolas"/>
        </w:rPr>
        <w:t>if</w:t>
      </w:r>
      <w:proofErr w:type="spellEnd"/>
      <w:r>
        <w:rPr>
          <w:rFonts w:ascii="Arial" w:eastAsia="Consolas" w:hAnsi="Arial" w:cs="Consolas"/>
        </w:rPr>
        <w:t xml:space="preserve"> (</w:t>
      </w:r>
      <w:proofErr w:type="spellStart"/>
      <w:r>
        <w:rPr>
          <w:rFonts w:ascii="Arial" w:eastAsia="Consolas" w:hAnsi="Arial" w:cs="Consolas"/>
        </w:rPr>
        <w:t>handlePaymentResult.error</w:t>
      </w:r>
      <w:proofErr w:type="spellEnd"/>
      <w:r>
        <w:rPr>
          <w:rFonts w:ascii="Arial" w:eastAsia="Consolas" w:hAnsi="Arial" w:cs="Consolas"/>
        </w:rPr>
        <w:t>) {</w:t>
      </w:r>
    </w:p>
    <w:p w14:paraId="17F5444D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    </w:t>
      </w:r>
      <w:proofErr w:type="spellStart"/>
      <w:r>
        <w:rPr>
          <w:rFonts w:ascii="Arial" w:eastAsia="Consolas" w:hAnsi="Arial" w:cs="Consolas"/>
        </w:rPr>
        <w:t>res.json</w:t>
      </w:r>
      <w:proofErr w:type="spellEnd"/>
      <w:r>
        <w:rPr>
          <w:rFonts w:ascii="Arial" w:eastAsia="Consolas" w:hAnsi="Arial" w:cs="Consolas"/>
        </w:rPr>
        <w:t>({</w:t>
      </w:r>
    </w:p>
    <w:p w14:paraId="3749FC77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        </w:t>
      </w:r>
      <w:proofErr w:type="spellStart"/>
      <w:r>
        <w:rPr>
          <w:rFonts w:ascii="Arial" w:eastAsia="Consolas" w:hAnsi="Arial" w:cs="Consolas"/>
        </w:rPr>
        <w:t>error</w:t>
      </w:r>
      <w:proofErr w:type="spellEnd"/>
      <w:r>
        <w:rPr>
          <w:rFonts w:ascii="Arial" w:eastAsia="Consolas" w:hAnsi="Arial" w:cs="Consolas"/>
        </w:rPr>
        <w:t xml:space="preserve">: </w:t>
      </w:r>
      <w:proofErr w:type="spellStart"/>
      <w:r>
        <w:rPr>
          <w:rFonts w:ascii="Arial" w:eastAsia="Consolas" w:hAnsi="Arial" w:cs="Consolas"/>
        </w:rPr>
        <w:t>true</w:t>
      </w:r>
      <w:proofErr w:type="spellEnd"/>
      <w:r>
        <w:rPr>
          <w:rFonts w:ascii="Arial" w:eastAsia="Consolas" w:hAnsi="Arial" w:cs="Consolas"/>
        </w:rPr>
        <w:t>,</w:t>
      </w:r>
    </w:p>
    <w:p w14:paraId="2C672771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        </w:t>
      </w:r>
      <w:proofErr w:type="spellStart"/>
      <w:r>
        <w:rPr>
          <w:rFonts w:ascii="Arial" w:eastAsia="Consolas" w:hAnsi="Arial" w:cs="Consolas"/>
        </w:rPr>
        <w:t>errorMessage</w:t>
      </w:r>
      <w:proofErr w:type="spellEnd"/>
      <w:r>
        <w:rPr>
          <w:rFonts w:ascii="Arial" w:eastAsia="Consolas" w:hAnsi="Arial" w:cs="Consolas"/>
        </w:rPr>
        <w:t>: Resource.msg('</w:t>
      </w:r>
      <w:proofErr w:type="spellStart"/>
      <w:r>
        <w:rPr>
          <w:rFonts w:ascii="Arial" w:eastAsia="Consolas" w:hAnsi="Arial" w:cs="Consolas"/>
        </w:rPr>
        <w:t>error.technical</w:t>
      </w:r>
      <w:proofErr w:type="spellEnd"/>
      <w:r>
        <w:rPr>
          <w:rFonts w:ascii="Arial" w:eastAsia="Consolas" w:hAnsi="Arial" w:cs="Consolas"/>
        </w:rPr>
        <w:t>', '</w:t>
      </w:r>
      <w:proofErr w:type="spellStart"/>
      <w:r>
        <w:rPr>
          <w:rFonts w:ascii="Arial" w:eastAsia="Consolas" w:hAnsi="Arial" w:cs="Consolas"/>
        </w:rPr>
        <w:t>checkout</w:t>
      </w:r>
      <w:proofErr w:type="spellEnd"/>
      <w:r>
        <w:rPr>
          <w:rFonts w:ascii="Arial" w:eastAsia="Consolas" w:hAnsi="Arial" w:cs="Consolas"/>
        </w:rPr>
        <w:t xml:space="preserve">', </w:t>
      </w:r>
      <w:proofErr w:type="spellStart"/>
      <w:r>
        <w:rPr>
          <w:rFonts w:ascii="Arial" w:eastAsia="Consolas" w:hAnsi="Arial" w:cs="Consolas"/>
        </w:rPr>
        <w:t>null</w:t>
      </w:r>
      <w:proofErr w:type="spellEnd"/>
      <w:r>
        <w:rPr>
          <w:rFonts w:ascii="Arial" w:eastAsia="Consolas" w:hAnsi="Arial" w:cs="Consolas"/>
        </w:rPr>
        <w:t>)</w:t>
      </w:r>
    </w:p>
    <w:p w14:paraId="0C60D519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    });</w:t>
      </w:r>
    </w:p>
    <w:p w14:paraId="79DBD8A6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    </w:t>
      </w:r>
      <w:proofErr w:type="spellStart"/>
      <w:r>
        <w:rPr>
          <w:rFonts w:ascii="Arial" w:eastAsia="Consolas" w:hAnsi="Arial" w:cs="Consolas"/>
        </w:rPr>
        <w:t>return</w:t>
      </w:r>
      <w:proofErr w:type="spellEnd"/>
      <w:r>
        <w:rPr>
          <w:rFonts w:ascii="Arial" w:eastAsia="Consolas" w:hAnsi="Arial" w:cs="Consolas"/>
        </w:rPr>
        <w:t xml:space="preserve"> </w:t>
      </w:r>
      <w:proofErr w:type="spellStart"/>
      <w:r>
        <w:rPr>
          <w:rFonts w:ascii="Arial" w:eastAsia="Consolas" w:hAnsi="Arial" w:cs="Consolas"/>
        </w:rPr>
        <w:t>next</w:t>
      </w:r>
      <w:proofErr w:type="spellEnd"/>
      <w:r>
        <w:rPr>
          <w:rFonts w:ascii="Arial" w:eastAsia="Consolas" w:hAnsi="Arial" w:cs="Consolas"/>
        </w:rPr>
        <w:t>();</w:t>
      </w:r>
    </w:p>
    <w:p w14:paraId="02135DD5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}</w:t>
      </w:r>
    </w:p>
    <w:p w14:paraId="3C035BDE" w14:textId="77777777" w:rsidR="00362DDE" w:rsidRDefault="00362DDE">
      <w:pPr>
        <w:widowControl w:val="0"/>
        <w:spacing w:after="0" w:line="240" w:lineRule="auto"/>
        <w:ind w:left="720" w:hanging="360"/>
        <w:contextualSpacing/>
        <w:rPr>
          <w:rFonts w:eastAsia="Consolas" w:cs="Consolas"/>
        </w:rPr>
      </w:pPr>
    </w:p>
    <w:p w14:paraId="67E822EC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</w:t>
      </w:r>
      <w:proofErr w:type="spellStart"/>
      <w:r>
        <w:rPr>
          <w:rFonts w:ascii="Arial" w:eastAsia="Consolas" w:hAnsi="Arial" w:cs="Consolas"/>
        </w:rPr>
        <w:t>var</w:t>
      </w:r>
      <w:proofErr w:type="spellEnd"/>
      <w:r>
        <w:rPr>
          <w:rFonts w:ascii="Arial" w:eastAsia="Consolas" w:hAnsi="Arial" w:cs="Consolas"/>
        </w:rPr>
        <w:t xml:space="preserve"> </w:t>
      </w:r>
      <w:proofErr w:type="spellStart"/>
      <w:r>
        <w:rPr>
          <w:rFonts w:ascii="Arial" w:eastAsia="Consolas" w:hAnsi="Arial" w:cs="Consolas"/>
        </w:rPr>
        <w:t>fraudDetectionStatus</w:t>
      </w:r>
      <w:proofErr w:type="spellEnd"/>
      <w:r>
        <w:rPr>
          <w:rFonts w:ascii="Arial" w:eastAsia="Consolas" w:hAnsi="Arial" w:cs="Consolas"/>
        </w:rPr>
        <w:t xml:space="preserve"> = </w:t>
      </w:r>
      <w:proofErr w:type="spellStart"/>
      <w:r>
        <w:rPr>
          <w:rFonts w:ascii="Arial" w:eastAsia="Consolas" w:hAnsi="Arial" w:cs="Consolas"/>
        </w:rPr>
        <w:t>hooksHelper</w:t>
      </w:r>
      <w:proofErr w:type="spellEnd"/>
      <w:r>
        <w:rPr>
          <w:rFonts w:ascii="Arial" w:eastAsia="Consolas" w:hAnsi="Arial" w:cs="Consolas"/>
        </w:rPr>
        <w:t>('</w:t>
      </w:r>
      <w:proofErr w:type="spellStart"/>
      <w:r>
        <w:rPr>
          <w:rFonts w:ascii="Arial" w:eastAsia="Consolas" w:hAnsi="Arial" w:cs="Consolas"/>
        </w:rPr>
        <w:t>app.fraud.detection</w:t>
      </w:r>
      <w:proofErr w:type="spellEnd"/>
      <w:r>
        <w:rPr>
          <w:rFonts w:ascii="Arial" w:eastAsia="Consolas" w:hAnsi="Arial" w:cs="Consolas"/>
        </w:rPr>
        <w:t>', '</w:t>
      </w:r>
      <w:proofErr w:type="spellStart"/>
      <w:r>
        <w:rPr>
          <w:rFonts w:ascii="Arial" w:eastAsia="Consolas" w:hAnsi="Arial" w:cs="Consolas"/>
        </w:rPr>
        <w:t>fraudDetection</w:t>
      </w:r>
      <w:proofErr w:type="spellEnd"/>
      <w:r>
        <w:rPr>
          <w:rFonts w:ascii="Arial" w:eastAsia="Consolas" w:hAnsi="Arial" w:cs="Consolas"/>
        </w:rPr>
        <w:t xml:space="preserve">', </w:t>
      </w:r>
      <w:proofErr w:type="spellStart"/>
      <w:r>
        <w:rPr>
          <w:rFonts w:ascii="Arial" w:eastAsia="Consolas" w:hAnsi="Arial" w:cs="Consolas"/>
        </w:rPr>
        <w:t>currentBasket</w:t>
      </w:r>
      <w:proofErr w:type="spellEnd"/>
      <w:r>
        <w:rPr>
          <w:rFonts w:ascii="Arial" w:eastAsia="Consolas" w:hAnsi="Arial" w:cs="Consolas"/>
        </w:rPr>
        <w:t>, require('*/cartridge/scripts/hooks/fraudDetection').fraudDetection);</w:t>
      </w:r>
    </w:p>
    <w:p w14:paraId="4F90AF52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</w:t>
      </w:r>
      <w:proofErr w:type="spellStart"/>
      <w:r>
        <w:rPr>
          <w:rFonts w:ascii="Arial" w:eastAsia="Consolas" w:hAnsi="Arial" w:cs="Consolas"/>
        </w:rPr>
        <w:t>if</w:t>
      </w:r>
      <w:proofErr w:type="spellEnd"/>
      <w:r>
        <w:rPr>
          <w:rFonts w:ascii="Arial" w:eastAsia="Consolas" w:hAnsi="Arial" w:cs="Consolas"/>
        </w:rPr>
        <w:t xml:space="preserve"> (</w:t>
      </w:r>
      <w:proofErr w:type="spellStart"/>
      <w:r>
        <w:rPr>
          <w:rFonts w:ascii="Arial" w:eastAsia="Consolas" w:hAnsi="Arial" w:cs="Consolas"/>
        </w:rPr>
        <w:t>fraudDetectionStatus.status</w:t>
      </w:r>
      <w:proofErr w:type="spellEnd"/>
      <w:r>
        <w:rPr>
          <w:rFonts w:ascii="Arial" w:eastAsia="Consolas" w:hAnsi="Arial" w:cs="Consolas"/>
        </w:rPr>
        <w:t xml:space="preserve"> === '</w:t>
      </w:r>
      <w:proofErr w:type="spellStart"/>
      <w:r>
        <w:rPr>
          <w:rFonts w:ascii="Arial" w:eastAsia="Consolas" w:hAnsi="Arial" w:cs="Consolas"/>
        </w:rPr>
        <w:t>fail</w:t>
      </w:r>
      <w:proofErr w:type="spellEnd"/>
      <w:r>
        <w:rPr>
          <w:rFonts w:ascii="Arial" w:eastAsia="Consolas" w:hAnsi="Arial" w:cs="Consolas"/>
        </w:rPr>
        <w:t>') {</w:t>
      </w:r>
    </w:p>
    <w:p w14:paraId="7CA2B2BA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    </w:t>
      </w:r>
      <w:proofErr w:type="spellStart"/>
      <w:r>
        <w:rPr>
          <w:rFonts w:ascii="Arial" w:eastAsia="Consolas" w:hAnsi="Arial" w:cs="Consolas"/>
        </w:rPr>
        <w:t>Transaction.wrap</w:t>
      </w:r>
      <w:proofErr w:type="spellEnd"/>
      <w:r>
        <w:rPr>
          <w:rFonts w:ascii="Arial" w:eastAsia="Consolas" w:hAnsi="Arial" w:cs="Consolas"/>
        </w:rPr>
        <w:t>(</w:t>
      </w:r>
      <w:proofErr w:type="spellStart"/>
      <w:r>
        <w:rPr>
          <w:rFonts w:ascii="Arial" w:eastAsia="Consolas" w:hAnsi="Arial" w:cs="Consolas"/>
        </w:rPr>
        <w:t>function</w:t>
      </w:r>
      <w:proofErr w:type="spellEnd"/>
      <w:r>
        <w:rPr>
          <w:rFonts w:ascii="Arial" w:eastAsia="Consolas" w:hAnsi="Arial" w:cs="Consolas"/>
        </w:rPr>
        <w:t xml:space="preserve"> () { </w:t>
      </w:r>
      <w:proofErr w:type="spellStart"/>
      <w:r>
        <w:rPr>
          <w:rFonts w:ascii="Arial" w:eastAsia="Consolas" w:hAnsi="Arial" w:cs="Consolas"/>
        </w:rPr>
        <w:t>OrderMgr.failOrder</w:t>
      </w:r>
      <w:proofErr w:type="spellEnd"/>
      <w:r>
        <w:rPr>
          <w:rFonts w:ascii="Arial" w:eastAsia="Consolas" w:hAnsi="Arial" w:cs="Consolas"/>
        </w:rPr>
        <w:t>(</w:t>
      </w:r>
      <w:proofErr w:type="spellStart"/>
      <w:r>
        <w:rPr>
          <w:rFonts w:ascii="Arial" w:eastAsia="Consolas" w:hAnsi="Arial" w:cs="Consolas"/>
        </w:rPr>
        <w:t>order</w:t>
      </w:r>
      <w:proofErr w:type="spellEnd"/>
      <w:r>
        <w:rPr>
          <w:rFonts w:ascii="Arial" w:eastAsia="Consolas" w:hAnsi="Arial" w:cs="Consolas"/>
        </w:rPr>
        <w:t xml:space="preserve">, </w:t>
      </w:r>
      <w:proofErr w:type="spellStart"/>
      <w:r>
        <w:rPr>
          <w:rFonts w:ascii="Arial" w:eastAsia="Consolas" w:hAnsi="Arial" w:cs="Consolas"/>
        </w:rPr>
        <w:t>true</w:t>
      </w:r>
      <w:proofErr w:type="spellEnd"/>
      <w:r>
        <w:rPr>
          <w:rFonts w:ascii="Arial" w:eastAsia="Consolas" w:hAnsi="Arial" w:cs="Consolas"/>
        </w:rPr>
        <w:t>); });</w:t>
      </w:r>
    </w:p>
    <w:p w14:paraId="08AF96E4" w14:textId="77777777" w:rsidR="00362DDE" w:rsidRDefault="00362DDE">
      <w:pPr>
        <w:widowControl w:val="0"/>
        <w:spacing w:after="0" w:line="240" w:lineRule="auto"/>
        <w:ind w:left="720" w:hanging="360"/>
        <w:contextualSpacing/>
        <w:rPr>
          <w:rFonts w:eastAsia="Consolas" w:cs="Consolas"/>
        </w:rPr>
      </w:pPr>
    </w:p>
    <w:p w14:paraId="533C4C1E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    // </w:t>
      </w:r>
      <w:proofErr w:type="spellStart"/>
      <w:r>
        <w:rPr>
          <w:rFonts w:ascii="Arial" w:eastAsia="Consolas" w:hAnsi="Arial" w:cs="Consolas"/>
        </w:rPr>
        <w:t>fraud</w:t>
      </w:r>
      <w:proofErr w:type="spellEnd"/>
      <w:r>
        <w:rPr>
          <w:rFonts w:ascii="Arial" w:eastAsia="Consolas" w:hAnsi="Arial" w:cs="Consolas"/>
        </w:rPr>
        <w:t xml:space="preserve"> </w:t>
      </w:r>
      <w:proofErr w:type="spellStart"/>
      <w:r>
        <w:rPr>
          <w:rFonts w:ascii="Arial" w:eastAsia="Consolas" w:hAnsi="Arial" w:cs="Consolas"/>
        </w:rPr>
        <w:t>detection</w:t>
      </w:r>
      <w:proofErr w:type="spellEnd"/>
      <w:r>
        <w:rPr>
          <w:rFonts w:ascii="Arial" w:eastAsia="Consolas" w:hAnsi="Arial" w:cs="Consolas"/>
        </w:rPr>
        <w:t xml:space="preserve"> </w:t>
      </w:r>
      <w:proofErr w:type="spellStart"/>
      <w:r>
        <w:rPr>
          <w:rFonts w:ascii="Arial" w:eastAsia="Consolas" w:hAnsi="Arial" w:cs="Consolas"/>
        </w:rPr>
        <w:t>failed</w:t>
      </w:r>
      <w:proofErr w:type="spellEnd"/>
    </w:p>
    <w:p w14:paraId="4B4109F1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    </w:t>
      </w:r>
      <w:proofErr w:type="spellStart"/>
      <w:r>
        <w:rPr>
          <w:rFonts w:ascii="Arial" w:eastAsia="Consolas" w:hAnsi="Arial" w:cs="Consolas"/>
        </w:rPr>
        <w:t>req.session.privacyCache.set</w:t>
      </w:r>
      <w:proofErr w:type="spellEnd"/>
      <w:r>
        <w:rPr>
          <w:rFonts w:ascii="Arial" w:eastAsia="Consolas" w:hAnsi="Arial" w:cs="Consolas"/>
        </w:rPr>
        <w:t>('</w:t>
      </w:r>
      <w:proofErr w:type="spellStart"/>
      <w:r>
        <w:rPr>
          <w:rFonts w:ascii="Arial" w:eastAsia="Consolas" w:hAnsi="Arial" w:cs="Consolas"/>
        </w:rPr>
        <w:t>fraudDetectionStatus</w:t>
      </w:r>
      <w:proofErr w:type="spellEnd"/>
      <w:r>
        <w:rPr>
          <w:rFonts w:ascii="Arial" w:eastAsia="Consolas" w:hAnsi="Arial" w:cs="Consolas"/>
        </w:rPr>
        <w:t xml:space="preserve">', </w:t>
      </w:r>
      <w:proofErr w:type="spellStart"/>
      <w:r>
        <w:rPr>
          <w:rFonts w:ascii="Arial" w:eastAsia="Consolas" w:hAnsi="Arial" w:cs="Consolas"/>
        </w:rPr>
        <w:t>true</w:t>
      </w:r>
      <w:proofErr w:type="spellEnd"/>
      <w:r>
        <w:rPr>
          <w:rFonts w:ascii="Arial" w:eastAsia="Consolas" w:hAnsi="Arial" w:cs="Consolas"/>
        </w:rPr>
        <w:t>);</w:t>
      </w:r>
    </w:p>
    <w:p w14:paraId="192743BC" w14:textId="77777777" w:rsidR="00362DDE" w:rsidRDefault="00362DDE">
      <w:pPr>
        <w:widowControl w:val="0"/>
        <w:spacing w:after="0" w:line="240" w:lineRule="auto"/>
        <w:ind w:left="720" w:hanging="360"/>
        <w:contextualSpacing/>
        <w:rPr>
          <w:rFonts w:eastAsia="Consolas" w:cs="Consolas"/>
        </w:rPr>
      </w:pPr>
    </w:p>
    <w:p w14:paraId="125E4D54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    </w:t>
      </w:r>
      <w:proofErr w:type="spellStart"/>
      <w:r>
        <w:rPr>
          <w:rFonts w:ascii="Arial" w:eastAsia="Consolas" w:hAnsi="Arial" w:cs="Consolas"/>
        </w:rPr>
        <w:t>res.json</w:t>
      </w:r>
      <w:proofErr w:type="spellEnd"/>
      <w:r>
        <w:rPr>
          <w:rFonts w:ascii="Arial" w:eastAsia="Consolas" w:hAnsi="Arial" w:cs="Consolas"/>
        </w:rPr>
        <w:t>({</w:t>
      </w:r>
    </w:p>
    <w:p w14:paraId="46C954AD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        </w:t>
      </w:r>
      <w:proofErr w:type="spellStart"/>
      <w:r>
        <w:rPr>
          <w:rFonts w:ascii="Arial" w:eastAsia="Consolas" w:hAnsi="Arial" w:cs="Consolas"/>
        </w:rPr>
        <w:t>error</w:t>
      </w:r>
      <w:proofErr w:type="spellEnd"/>
      <w:r>
        <w:rPr>
          <w:rFonts w:ascii="Arial" w:eastAsia="Consolas" w:hAnsi="Arial" w:cs="Consolas"/>
        </w:rPr>
        <w:t xml:space="preserve">: </w:t>
      </w:r>
      <w:proofErr w:type="spellStart"/>
      <w:r>
        <w:rPr>
          <w:rFonts w:ascii="Arial" w:eastAsia="Consolas" w:hAnsi="Arial" w:cs="Consolas"/>
        </w:rPr>
        <w:t>true</w:t>
      </w:r>
      <w:proofErr w:type="spellEnd"/>
      <w:r>
        <w:rPr>
          <w:rFonts w:ascii="Arial" w:eastAsia="Consolas" w:hAnsi="Arial" w:cs="Consolas"/>
        </w:rPr>
        <w:t>,</w:t>
      </w:r>
    </w:p>
    <w:p w14:paraId="34C23D6D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        </w:t>
      </w:r>
      <w:proofErr w:type="spellStart"/>
      <w:r>
        <w:rPr>
          <w:rFonts w:ascii="Arial" w:eastAsia="Consolas" w:hAnsi="Arial" w:cs="Consolas"/>
        </w:rPr>
        <w:t>cartError</w:t>
      </w:r>
      <w:proofErr w:type="spellEnd"/>
      <w:r>
        <w:rPr>
          <w:rFonts w:ascii="Arial" w:eastAsia="Consolas" w:hAnsi="Arial" w:cs="Consolas"/>
        </w:rPr>
        <w:t xml:space="preserve">: </w:t>
      </w:r>
      <w:proofErr w:type="spellStart"/>
      <w:r>
        <w:rPr>
          <w:rFonts w:ascii="Arial" w:eastAsia="Consolas" w:hAnsi="Arial" w:cs="Consolas"/>
        </w:rPr>
        <w:t>true</w:t>
      </w:r>
      <w:proofErr w:type="spellEnd"/>
      <w:r>
        <w:rPr>
          <w:rFonts w:ascii="Arial" w:eastAsia="Consolas" w:hAnsi="Arial" w:cs="Consolas"/>
        </w:rPr>
        <w:t>,</w:t>
      </w:r>
    </w:p>
    <w:p w14:paraId="1ABB4A81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        </w:t>
      </w:r>
      <w:proofErr w:type="spellStart"/>
      <w:r>
        <w:rPr>
          <w:rFonts w:ascii="Arial" w:eastAsia="Consolas" w:hAnsi="Arial" w:cs="Consolas"/>
        </w:rPr>
        <w:t>redirectUrl</w:t>
      </w:r>
      <w:proofErr w:type="spellEnd"/>
      <w:r>
        <w:rPr>
          <w:rFonts w:ascii="Arial" w:eastAsia="Consolas" w:hAnsi="Arial" w:cs="Consolas"/>
        </w:rPr>
        <w:t>: URLUtils.url('</w:t>
      </w:r>
      <w:proofErr w:type="spellStart"/>
      <w:r>
        <w:rPr>
          <w:rFonts w:ascii="Arial" w:eastAsia="Consolas" w:hAnsi="Arial" w:cs="Consolas"/>
        </w:rPr>
        <w:t>Error-ErrorCode</w:t>
      </w:r>
      <w:proofErr w:type="spellEnd"/>
      <w:r>
        <w:rPr>
          <w:rFonts w:ascii="Arial" w:eastAsia="Consolas" w:hAnsi="Arial" w:cs="Consolas"/>
        </w:rPr>
        <w:t>', '</w:t>
      </w:r>
      <w:proofErr w:type="spellStart"/>
      <w:r>
        <w:rPr>
          <w:rFonts w:ascii="Arial" w:eastAsia="Consolas" w:hAnsi="Arial" w:cs="Consolas"/>
        </w:rPr>
        <w:t>err</w:t>
      </w:r>
      <w:proofErr w:type="spellEnd"/>
      <w:r>
        <w:rPr>
          <w:rFonts w:ascii="Arial" w:eastAsia="Consolas" w:hAnsi="Arial" w:cs="Consolas"/>
        </w:rPr>
        <w:t xml:space="preserve">', </w:t>
      </w:r>
      <w:proofErr w:type="spellStart"/>
      <w:r>
        <w:rPr>
          <w:rFonts w:ascii="Arial" w:eastAsia="Consolas" w:hAnsi="Arial" w:cs="Consolas"/>
        </w:rPr>
        <w:t>fraudDetectionStatus.errorCode</w:t>
      </w:r>
      <w:proofErr w:type="spellEnd"/>
      <w:r>
        <w:rPr>
          <w:rFonts w:ascii="Arial" w:eastAsia="Consolas" w:hAnsi="Arial" w:cs="Consolas"/>
        </w:rPr>
        <w:t>).</w:t>
      </w:r>
      <w:proofErr w:type="spellStart"/>
      <w:r>
        <w:rPr>
          <w:rFonts w:ascii="Arial" w:eastAsia="Consolas" w:hAnsi="Arial" w:cs="Consolas"/>
        </w:rPr>
        <w:t>toString</w:t>
      </w:r>
      <w:proofErr w:type="spellEnd"/>
      <w:r>
        <w:rPr>
          <w:rFonts w:ascii="Arial" w:eastAsia="Consolas" w:hAnsi="Arial" w:cs="Consolas"/>
        </w:rPr>
        <w:t>(),</w:t>
      </w:r>
    </w:p>
    <w:p w14:paraId="1E25EA6B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        </w:t>
      </w:r>
      <w:proofErr w:type="spellStart"/>
      <w:r>
        <w:rPr>
          <w:rFonts w:ascii="Arial" w:eastAsia="Consolas" w:hAnsi="Arial" w:cs="Consolas"/>
        </w:rPr>
        <w:t>errorMessage</w:t>
      </w:r>
      <w:proofErr w:type="spellEnd"/>
      <w:r>
        <w:rPr>
          <w:rFonts w:ascii="Arial" w:eastAsia="Consolas" w:hAnsi="Arial" w:cs="Consolas"/>
        </w:rPr>
        <w:t>: Resource.msg('</w:t>
      </w:r>
      <w:proofErr w:type="spellStart"/>
      <w:r>
        <w:rPr>
          <w:rFonts w:ascii="Arial" w:eastAsia="Consolas" w:hAnsi="Arial" w:cs="Consolas"/>
        </w:rPr>
        <w:t>error.technical</w:t>
      </w:r>
      <w:proofErr w:type="spellEnd"/>
      <w:r>
        <w:rPr>
          <w:rFonts w:ascii="Arial" w:eastAsia="Consolas" w:hAnsi="Arial" w:cs="Consolas"/>
        </w:rPr>
        <w:t>', '</w:t>
      </w:r>
      <w:proofErr w:type="spellStart"/>
      <w:r>
        <w:rPr>
          <w:rFonts w:ascii="Arial" w:eastAsia="Consolas" w:hAnsi="Arial" w:cs="Consolas"/>
        </w:rPr>
        <w:t>checkout</w:t>
      </w:r>
      <w:proofErr w:type="spellEnd"/>
      <w:r>
        <w:rPr>
          <w:rFonts w:ascii="Arial" w:eastAsia="Consolas" w:hAnsi="Arial" w:cs="Consolas"/>
        </w:rPr>
        <w:t xml:space="preserve">', </w:t>
      </w:r>
      <w:proofErr w:type="spellStart"/>
      <w:r>
        <w:rPr>
          <w:rFonts w:ascii="Arial" w:eastAsia="Consolas" w:hAnsi="Arial" w:cs="Consolas"/>
        </w:rPr>
        <w:t>null</w:t>
      </w:r>
      <w:proofErr w:type="spellEnd"/>
      <w:r>
        <w:rPr>
          <w:rFonts w:ascii="Arial" w:eastAsia="Consolas" w:hAnsi="Arial" w:cs="Consolas"/>
        </w:rPr>
        <w:t>)</w:t>
      </w:r>
    </w:p>
    <w:p w14:paraId="2F9EBD26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    });</w:t>
      </w:r>
    </w:p>
    <w:p w14:paraId="77CB3012" w14:textId="77777777" w:rsidR="00362DDE" w:rsidRDefault="00362DDE">
      <w:pPr>
        <w:widowControl w:val="0"/>
        <w:spacing w:after="0" w:line="240" w:lineRule="auto"/>
        <w:ind w:left="720" w:hanging="360"/>
        <w:contextualSpacing/>
        <w:rPr>
          <w:rFonts w:eastAsia="Consolas" w:cs="Consolas"/>
        </w:rPr>
      </w:pPr>
    </w:p>
    <w:p w14:paraId="49001780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    </w:t>
      </w:r>
      <w:proofErr w:type="spellStart"/>
      <w:r>
        <w:rPr>
          <w:rFonts w:ascii="Arial" w:eastAsia="Consolas" w:hAnsi="Arial" w:cs="Consolas"/>
        </w:rPr>
        <w:t>return</w:t>
      </w:r>
      <w:proofErr w:type="spellEnd"/>
      <w:r>
        <w:rPr>
          <w:rFonts w:ascii="Arial" w:eastAsia="Consolas" w:hAnsi="Arial" w:cs="Consolas"/>
        </w:rPr>
        <w:t xml:space="preserve"> </w:t>
      </w:r>
      <w:proofErr w:type="spellStart"/>
      <w:r>
        <w:rPr>
          <w:rFonts w:ascii="Arial" w:eastAsia="Consolas" w:hAnsi="Arial" w:cs="Consolas"/>
        </w:rPr>
        <w:t>next</w:t>
      </w:r>
      <w:proofErr w:type="spellEnd"/>
      <w:r>
        <w:rPr>
          <w:rFonts w:ascii="Arial" w:eastAsia="Consolas" w:hAnsi="Arial" w:cs="Consolas"/>
        </w:rPr>
        <w:t>();</w:t>
      </w:r>
    </w:p>
    <w:p w14:paraId="2392782C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}</w:t>
      </w:r>
    </w:p>
    <w:p w14:paraId="4518EE53" w14:textId="77777777" w:rsidR="00362DDE" w:rsidRDefault="00362DDE">
      <w:pPr>
        <w:widowControl w:val="0"/>
        <w:spacing w:after="0" w:line="240" w:lineRule="auto"/>
        <w:ind w:left="720" w:hanging="360"/>
        <w:contextualSpacing/>
        <w:rPr>
          <w:rFonts w:eastAsia="Consolas" w:cs="Consolas"/>
        </w:rPr>
      </w:pPr>
    </w:p>
    <w:p w14:paraId="687BC4C9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// </w:t>
      </w:r>
      <w:proofErr w:type="spellStart"/>
      <w:r>
        <w:rPr>
          <w:rFonts w:ascii="Arial" w:eastAsia="Consolas" w:hAnsi="Arial" w:cs="Consolas"/>
        </w:rPr>
        <w:t>Places</w:t>
      </w:r>
      <w:proofErr w:type="spellEnd"/>
      <w:r>
        <w:rPr>
          <w:rFonts w:ascii="Arial" w:eastAsia="Consolas" w:hAnsi="Arial" w:cs="Consolas"/>
        </w:rPr>
        <w:t xml:space="preserve"> </w:t>
      </w:r>
      <w:proofErr w:type="spellStart"/>
      <w:r>
        <w:rPr>
          <w:rFonts w:ascii="Arial" w:eastAsia="Consolas" w:hAnsi="Arial" w:cs="Consolas"/>
        </w:rPr>
        <w:t>the</w:t>
      </w:r>
      <w:proofErr w:type="spellEnd"/>
      <w:r>
        <w:rPr>
          <w:rFonts w:ascii="Arial" w:eastAsia="Consolas" w:hAnsi="Arial" w:cs="Consolas"/>
        </w:rPr>
        <w:t xml:space="preserve"> </w:t>
      </w:r>
      <w:proofErr w:type="spellStart"/>
      <w:r>
        <w:rPr>
          <w:rFonts w:ascii="Arial" w:eastAsia="Consolas" w:hAnsi="Arial" w:cs="Consolas"/>
        </w:rPr>
        <w:t>order</w:t>
      </w:r>
      <w:proofErr w:type="spellEnd"/>
    </w:p>
    <w:p w14:paraId="6F393CAA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lastRenderedPageBreak/>
        <w:t xml:space="preserve">    </w:t>
      </w:r>
      <w:proofErr w:type="spellStart"/>
      <w:r>
        <w:rPr>
          <w:rFonts w:ascii="Arial" w:eastAsia="Consolas" w:hAnsi="Arial" w:cs="Consolas"/>
        </w:rPr>
        <w:t>var</w:t>
      </w:r>
      <w:proofErr w:type="spellEnd"/>
      <w:r>
        <w:rPr>
          <w:rFonts w:ascii="Arial" w:eastAsia="Consolas" w:hAnsi="Arial" w:cs="Consolas"/>
        </w:rPr>
        <w:t xml:space="preserve"> </w:t>
      </w:r>
      <w:proofErr w:type="spellStart"/>
      <w:r>
        <w:rPr>
          <w:rFonts w:ascii="Arial" w:eastAsia="Consolas" w:hAnsi="Arial" w:cs="Consolas"/>
        </w:rPr>
        <w:t>placeOrderResult</w:t>
      </w:r>
      <w:proofErr w:type="spellEnd"/>
      <w:r>
        <w:rPr>
          <w:rFonts w:ascii="Arial" w:eastAsia="Consolas" w:hAnsi="Arial" w:cs="Consolas"/>
        </w:rPr>
        <w:t xml:space="preserve"> = </w:t>
      </w:r>
      <w:proofErr w:type="spellStart"/>
      <w:r>
        <w:rPr>
          <w:rFonts w:ascii="Arial" w:eastAsia="Consolas" w:hAnsi="Arial" w:cs="Consolas"/>
        </w:rPr>
        <w:t>COHelpers.placeOrder</w:t>
      </w:r>
      <w:proofErr w:type="spellEnd"/>
      <w:r>
        <w:rPr>
          <w:rFonts w:ascii="Arial" w:eastAsia="Consolas" w:hAnsi="Arial" w:cs="Consolas"/>
        </w:rPr>
        <w:t>(</w:t>
      </w:r>
      <w:proofErr w:type="spellStart"/>
      <w:r>
        <w:rPr>
          <w:rFonts w:ascii="Arial" w:eastAsia="Consolas" w:hAnsi="Arial" w:cs="Consolas"/>
        </w:rPr>
        <w:t>order</w:t>
      </w:r>
      <w:proofErr w:type="spellEnd"/>
      <w:r>
        <w:rPr>
          <w:rFonts w:ascii="Arial" w:eastAsia="Consolas" w:hAnsi="Arial" w:cs="Consolas"/>
        </w:rPr>
        <w:t xml:space="preserve">, </w:t>
      </w:r>
      <w:proofErr w:type="spellStart"/>
      <w:r>
        <w:rPr>
          <w:rFonts w:ascii="Arial" w:eastAsia="Consolas" w:hAnsi="Arial" w:cs="Consolas"/>
        </w:rPr>
        <w:t>fraudDetectionStatus</w:t>
      </w:r>
      <w:proofErr w:type="spellEnd"/>
      <w:r>
        <w:rPr>
          <w:rFonts w:ascii="Arial" w:eastAsia="Consolas" w:hAnsi="Arial" w:cs="Consolas"/>
        </w:rPr>
        <w:t>);</w:t>
      </w:r>
    </w:p>
    <w:p w14:paraId="01D94A4F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</w:t>
      </w:r>
      <w:proofErr w:type="spellStart"/>
      <w:r>
        <w:rPr>
          <w:rFonts w:ascii="Arial" w:eastAsia="Consolas" w:hAnsi="Arial" w:cs="Consolas"/>
        </w:rPr>
        <w:t>if</w:t>
      </w:r>
      <w:proofErr w:type="spellEnd"/>
      <w:r>
        <w:rPr>
          <w:rFonts w:ascii="Arial" w:eastAsia="Consolas" w:hAnsi="Arial" w:cs="Consolas"/>
        </w:rPr>
        <w:t xml:space="preserve"> (</w:t>
      </w:r>
      <w:proofErr w:type="spellStart"/>
      <w:r>
        <w:rPr>
          <w:rFonts w:ascii="Arial" w:eastAsia="Consolas" w:hAnsi="Arial" w:cs="Consolas"/>
        </w:rPr>
        <w:t>placeOrderResult.error</w:t>
      </w:r>
      <w:proofErr w:type="spellEnd"/>
      <w:r>
        <w:rPr>
          <w:rFonts w:ascii="Arial" w:eastAsia="Consolas" w:hAnsi="Arial" w:cs="Consolas"/>
        </w:rPr>
        <w:t>) {</w:t>
      </w:r>
    </w:p>
    <w:p w14:paraId="0804789E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    </w:t>
      </w:r>
      <w:proofErr w:type="spellStart"/>
      <w:r>
        <w:rPr>
          <w:rFonts w:ascii="Arial" w:eastAsia="Consolas" w:hAnsi="Arial" w:cs="Consolas"/>
        </w:rPr>
        <w:t>res.json</w:t>
      </w:r>
      <w:proofErr w:type="spellEnd"/>
      <w:r>
        <w:rPr>
          <w:rFonts w:ascii="Arial" w:eastAsia="Consolas" w:hAnsi="Arial" w:cs="Consolas"/>
        </w:rPr>
        <w:t>({</w:t>
      </w:r>
    </w:p>
    <w:p w14:paraId="2E93F68E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        </w:t>
      </w:r>
      <w:proofErr w:type="spellStart"/>
      <w:r>
        <w:rPr>
          <w:rFonts w:ascii="Arial" w:eastAsia="Consolas" w:hAnsi="Arial" w:cs="Consolas"/>
        </w:rPr>
        <w:t>error</w:t>
      </w:r>
      <w:proofErr w:type="spellEnd"/>
      <w:r>
        <w:rPr>
          <w:rFonts w:ascii="Arial" w:eastAsia="Consolas" w:hAnsi="Arial" w:cs="Consolas"/>
        </w:rPr>
        <w:t xml:space="preserve">: </w:t>
      </w:r>
      <w:proofErr w:type="spellStart"/>
      <w:r>
        <w:rPr>
          <w:rFonts w:ascii="Arial" w:eastAsia="Consolas" w:hAnsi="Arial" w:cs="Consolas"/>
        </w:rPr>
        <w:t>true</w:t>
      </w:r>
      <w:proofErr w:type="spellEnd"/>
      <w:r>
        <w:rPr>
          <w:rFonts w:ascii="Arial" w:eastAsia="Consolas" w:hAnsi="Arial" w:cs="Consolas"/>
        </w:rPr>
        <w:t>,</w:t>
      </w:r>
    </w:p>
    <w:p w14:paraId="7D66760C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        </w:t>
      </w:r>
      <w:proofErr w:type="spellStart"/>
      <w:r>
        <w:rPr>
          <w:rFonts w:ascii="Arial" w:eastAsia="Consolas" w:hAnsi="Arial" w:cs="Consolas"/>
        </w:rPr>
        <w:t>errorMessage</w:t>
      </w:r>
      <w:proofErr w:type="spellEnd"/>
      <w:r>
        <w:rPr>
          <w:rFonts w:ascii="Arial" w:eastAsia="Consolas" w:hAnsi="Arial" w:cs="Consolas"/>
        </w:rPr>
        <w:t>: Resource.msg('</w:t>
      </w:r>
      <w:proofErr w:type="spellStart"/>
      <w:r>
        <w:rPr>
          <w:rFonts w:ascii="Arial" w:eastAsia="Consolas" w:hAnsi="Arial" w:cs="Consolas"/>
        </w:rPr>
        <w:t>error.technical</w:t>
      </w:r>
      <w:proofErr w:type="spellEnd"/>
      <w:r>
        <w:rPr>
          <w:rFonts w:ascii="Arial" w:eastAsia="Consolas" w:hAnsi="Arial" w:cs="Consolas"/>
        </w:rPr>
        <w:t>', '</w:t>
      </w:r>
      <w:proofErr w:type="spellStart"/>
      <w:r>
        <w:rPr>
          <w:rFonts w:ascii="Arial" w:eastAsia="Consolas" w:hAnsi="Arial" w:cs="Consolas"/>
        </w:rPr>
        <w:t>checkout</w:t>
      </w:r>
      <w:proofErr w:type="spellEnd"/>
      <w:r>
        <w:rPr>
          <w:rFonts w:ascii="Arial" w:eastAsia="Consolas" w:hAnsi="Arial" w:cs="Consolas"/>
        </w:rPr>
        <w:t xml:space="preserve">', </w:t>
      </w:r>
      <w:proofErr w:type="spellStart"/>
      <w:r>
        <w:rPr>
          <w:rFonts w:ascii="Arial" w:eastAsia="Consolas" w:hAnsi="Arial" w:cs="Consolas"/>
        </w:rPr>
        <w:t>null</w:t>
      </w:r>
      <w:proofErr w:type="spellEnd"/>
      <w:r>
        <w:rPr>
          <w:rFonts w:ascii="Arial" w:eastAsia="Consolas" w:hAnsi="Arial" w:cs="Consolas"/>
        </w:rPr>
        <w:t>)</w:t>
      </w:r>
    </w:p>
    <w:p w14:paraId="5ECB9E76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    });</w:t>
      </w:r>
    </w:p>
    <w:p w14:paraId="448AECE8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    </w:t>
      </w:r>
      <w:proofErr w:type="spellStart"/>
      <w:r>
        <w:rPr>
          <w:rFonts w:ascii="Arial" w:eastAsia="Consolas" w:hAnsi="Arial" w:cs="Consolas"/>
        </w:rPr>
        <w:t>return</w:t>
      </w:r>
      <w:proofErr w:type="spellEnd"/>
      <w:r>
        <w:rPr>
          <w:rFonts w:ascii="Arial" w:eastAsia="Consolas" w:hAnsi="Arial" w:cs="Consolas"/>
        </w:rPr>
        <w:t xml:space="preserve"> </w:t>
      </w:r>
      <w:proofErr w:type="spellStart"/>
      <w:r>
        <w:rPr>
          <w:rFonts w:ascii="Arial" w:eastAsia="Consolas" w:hAnsi="Arial" w:cs="Consolas"/>
        </w:rPr>
        <w:t>next</w:t>
      </w:r>
      <w:proofErr w:type="spellEnd"/>
      <w:r>
        <w:rPr>
          <w:rFonts w:ascii="Arial" w:eastAsia="Consolas" w:hAnsi="Arial" w:cs="Consolas"/>
        </w:rPr>
        <w:t>();</w:t>
      </w:r>
    </w:p>
    <w:p w14:paraId="20AF6A88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}</w:t>
      </w:r>
    </w:p>
    <w:p w14:paraId="0496AC9D" w14:textId="77777777" w:rsidR="00362DDE" w:rsidRDefault="00362DDE">
      <w:pPr>
        <w:widowControl w:val="0"/>
        <w:spacing w:after="0" w:line="240" w:lineRule="auto"/>
        <w:ind w:left="720" w:hanging="360"/>
        <w:contextualSpacing/>
        <w:rPr>
          <w:rFonts w:eastAsia="Consolas" w:cs="Consolas"/>
        </w:rPr>
      </w:pPr>
    </w:p>
    <w:p w14:paraId="2368C845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</w:t>
      </w:r>
      <w:proofErr w:type="spellStart"/>
      <w:r>
        <w:rPr>
          <w:rFonts w:ascii="Arial" w:eastAsia="Consolas" w:hAnsi="Arial" w:cs="Consolas"/>
        </w:rPr>
        <w:t>if</w:t>
      </w:r>
      <w:proofErr w:type="spellEnd"/>
      <w:r>
        <w:rPr>
          <w:rFonts w:ascii="Arial" w:eastAsia="Consolas" w:hAnsi="Arial" w:cs="Consolas"/>
        </w:rPr>
        <w:t xml:space="preserve"> (</w:t>
      </w:r>
      <w:proofErr w:type="spellStart"/>
      <w:r>
        <w:rPr>
          <w:rFonts w:ascii="Arial" w:eastAsia="Consolas" w:hAnsi="Arial" w:cs="Consolas"/>
        </w:rPr>
        <w:t>req.currentCustomer.addressBook</w:t>
      </w:r>
      <w:proofErr w:type="spellEnd"/>
      <w:r>
        <w:rPr>
          <w:rFonts w:ascii="Arial" w:eastAsia="Consolas" w:hAnsi="Arial" w:cs="Consolas"/>
        </w:rPr>
        <w:t>) {</w:t>
      </w:r>
    </w:p>
    <w:p w14:paraId="05D7D29E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    // </w:t>
      </w:r>
      <w:proofErr w:type="spellStart"/>
      <w:r>
        <w:rPr>
          <w:rFonts w:ascii="Arial" w:eastAsia="Consolas" w:hAnsi="Arial" w:cs="Consolas"/>
        </w:rPr>
        <w:t>save</w:t>
      </w:r>
      <w:proofErr w:type="spellEnd"/>
      <w:r>
        <w:rPr>
          <w:rFonts w:ascii="Arial" w:eastAsia="Consolas" w:hAnsi="Arial" w:cs="Consolas"/>
        </w:rPr>
        <w:t xml:space="preserve"> </w:t>
      </w:r>
      <w:proofErr w:type="spellStart"/>
      <w:r>
        <w:rPr>
          <w:rFonts w:ascii="Arial" w:eastAsia="Consolas" w:hAnsi="Arial" w:cs="Consolas"/>
        </w:rPr>
        <w:t>all</w:t>
      </w:r>
      <w:proofErr w:type="spellEnd"/>
      <w:r>
        <w:rPr>
          <w:rFonts w:ascii="Arial" w:eastAsia="Consolas" w:hAnsi="Arial" w:cs="Consolas"/>
        </w:rPr>
        <w:t xml:space="preserve"> </w:t>
      </w:r>
      <w:proofErr w:type="spellStart"/>
      <w:r>
        <w:rPr>
          <w:rFonts w:ascii="Arial" w:eastAsia="Consolas" w:hAnsi="Arial" w:cs="Consolas"/>
        </w:rPr>
        <w:t>used</w:t>
      </w:r>
      <w:proofErr w:type="spellEnd"/>
      <w:r>
        <w:rPr>
          <w:rFonts w:ascii="Arial" w:eastAsia="Consolas" w:hAnsi="Arial" w:cs="Consolas"/>
        </w:rPr>
        <w:t xml:space="preserve"> </w:t>
      </w:r>
      <w:proofErr w:type="spellStart"/>
      <w:r>
        <w:rPr>
          <w:rFonts w:ascii="Arial" w:eastAsia="Consolas" w:hAnsi="Arial" w:cs="Consolas"/>
        </w:rPr>
        <w:t>shipping</w:t>
      </w:r>
      <w:proofErr w:type="spellEnd"/>
      <w:r>
        <w:rPr>
          <w:rFonts w:ascii="Arial" w:eastAsia="Consolas" w:hAnsi="Arial" w:cs="Consolas"/>
        </w:rPr>
        <w:t xml:space="preserve"> </w:t>
      </w:r>
      <w:proofErr w:type="spellStart"/>
      <w:r>
        <w:rPr>
          <w:rFonts w:ascii="Arial" w:eastAsia="Consolas" w:hAnsi="Arial" w:cs="Consolas"/>
        </w:rPr>
        <w:t>addresses</w:t>
      </w:r>
      <w:proofErr w:type="spellEnd"/>
      <w:r>
        <w:rPr>
          <w:rFonts w:ascii="Arial" w:eastAsia="Consolas" w:hAnsi="Arial" w:cs="Consolas"/>
        </w:rPr>
        <w:t xml:space="preserve"> </w:t>
      </w:r>
      <w:proofErr w:type="spellStart"/>
      <w:r>
        <w:rPr>
          <w:rFonts w:ascii="Arial" w:eastAsia="Consolas" w:hAnsi="Arial" w:cs="Consolas"/>
        </w:rPr>
        <w:t>to</w:t>
      </w:r>
      <w:proofErr w:type="spellEnd"/>
      <w:r>
        <w:rPr>
          <w:rFonts w:ascii="Arial" w:eastAsia="Consolas" w:hAnsi="Arial" w:cs="Consolas"/>
        </w:rPr>
        <w:t xml:space="preserve"> </w:t>
      </w:r>
      <w:proofErr w:type="spellStart"/>
      <w:r>
        <w:rPr>
          <w:rFonts w:ascii="Arial" w:eastAsia="Consolas" w:hAnsi="Arial" w:cs="Consolas"/>
        </w:rPr>
        <w:t>address</w:t>
      </w:r>
      <w:proofErr w:type="spellEnd"/>
      <w:r>
        <w:rPr>
          <w:rFonts w:ascii="Arial" w:eastAsia="Consolas" w:hAnsi="Arial" w:cs="Consolas"/>
        </w:rPr>
        <w:t xml:space="preserve"> </w:t>
      </w:r>
      <w:proofErr w:type="spellStart"/>
      <w:r>
        <w:rPr>
          <w:rFonts w:ascii="Arial" w:eastAsia="Consolas" w:hAnsi="Arial" w:cs="Consolas"/>
        </w:rPr>
        <w:t>book</w:t>
      </w:r>
      <w:proofErr w:type="spellEnd"/>
      <w:r>
        <w:rPr>
          <w:rFonts w:ascii="Arial" w:eastAsia="Consolas" w:hAnsi="Arial" w:cs="Consolas"/>
        </w:rPr>
        <w:t xml:space="preserve"> </w:t>
      </w:r>
      <w:proofErr w:type="spellStart"/>
      <w:r>
        <w:rPr>
          <w:rFonts w:ascii="Arial" w:eastAsia="Consolas" w:hAnsi="Arial" w:cs="Consolas"/>
        </w:rPr>
        <w:t>of</w:t>
      </w:r>
      <w:proofErr w:type="spellEnd"/>
      <w:r>
        <w:rPr>
          <w:rFonts w:ascii="Arial" w:eastAsia="Consolas" w:hAnsi="Arial" w:cs="Consolas"/>
        </w:rPr>
        <w:t xml:space="preserve"> </w:t>
      </w:r>
      <w:proofErr w:type="spellStart"/>
      <w:r>
        <w:rPr>
          <w:rFonts w:ascii="Arial" w:eastAsia="Consolas" w:hAnsi="Arial" w:cs="Consolas"/>
        </w:rPr>
        <w:t>the</w:t>
      </w:r>
      <w:proofErr w:type="spellEnd"/>
      <w:r>
        <w:rPr>
          <w:rFonts w:ascii="Arial" w:eastAsia="Consolas" w:hAnsi="Arial" w:cs="Consolas"/>
        </w:rPr>
        <w:t xml:space="preserve"> </w:t>
      </w:r>
      <w:proofErr w:type="spellStart"/>
      <w:r>
        <w:rPr>
          <w:rFonts w:ascii="Arial" w:eastAsia="Consolas" w:hAnsi="Arial" w:cs="Consolas"/>
        </w:rPr>
        <w:t>logged</w:t>
      </w:r>
      <w:proofErr w:type="spellEnd"/>
      <w:r>
        <w:rPr>
          <w:rFonts w:ascii="Arial" w:eastAsia="Consolas" w:hAnsi="Arial" w:cs="Consolas"/>
        </w:rPr>
        <w:t xml:space="preserve"> </w:t>
      </w:r>
      <w:proofErr w:type="spellStart"/>
      <w:r>
        <w:rPr>
          <w:rFonts w:ascii="Arial" w:eastAsia="Consolas" w:hAnsi="Arial" w:cs="Consolas"/>
        </w:rPr>
        <w:t>in</w:t>
      </w:r>
      <w:proofErr w:type="spellEnd"/>
      <w:r>
        <w:rPr>
          <w:rFonts w:ascii="Arial" w:eastAsia="Consolas" w:hAnsi="Arial" w:cs="Consolas"/>
        </w:rPr>
        <w:t xml:space="preserve"> </w:t>
      </w:r>
      <w:proofErr w:type="spellStart"/>
      <w:r>
        <w:rPr>
          <w:rFonts w:ascii="Arial" w:eastAsia="Consolas" w:hAnsi="Arial" w:cs="Consolas"/>
        </w:rPr>
        <w:t>customer</w:t>
      </w:r>
      <w:proofErr w:type="spellEnd"/>
    </w:p>
    <w:p w14:paraId="43B798D1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    </w:t>
      </w:r>
      <w:proofErr w:type="spellStart"/>
      <w:r>
        <w:rPr>
          <w:rFonts w:ascii="Arial" w:eastAsia="Consolas" w:hAnsi="Arial" w:cs="Consolas"/>
        </w:rPr>
        <w:t>var</w:t>
      </w:r>
      <w:proofErr w:type="spellEnd"/>
      <w:r>
        <w:rPr>
          <w:rFonts w:ascii="Arial" w:eastAsia="Consolas" w:hAnsi="Arial" w:cs="Consolas"/>
        </w:rPr>
        <w:t xml:space="preserve"> </w:t>
      </w:r>
      <w:proofErr w:type="spellStart"/>
      <w:r>
        <w:rPr>
          <w:rFonts w:ascii="Arial" w:eastAsia="Consolas" w:hAnsi="Arial" w:cs="Consolas"/>
        </w:rPr>
        <w:t>allAddresses</w:t>
      </w:r>
      <w:proofErr w:type="spellEnd"/>
      <w:r>
        <w:rPr>
          <w:rFonts w:ascii="Arial" w:eastAsia="Consolas" w:hAnsi="Arial" w:cs="Consolas"/>
        </w:rPr>
        <w:t xml:space="preserve"> = </w:t>
      </w:r>
      <w:proofErr w:type="spellStart"/>
      <w:r>
        <w:rPr>
          <w:rFonts w:ascii="Arial" w:eastAsia="Consolas" w:hAnsi="Arial" w:cs="Consolas"/>
        </w:rPr>
        <w:t>addressHelpers.gatherShippingAddresses</w:t>
      </w:r>
      <w:proofErr w:type="spellEnd"/>
      <w:r>
        <w:rPr>
          <w:rFonts w:ascii="Arial" w:eastAsia="Consolas" w:hAnsi="Arial" w:cs="Consolas"/>
        </w:rPr>
        <w:t>(</w:t>
      </w:r>
      <w:proofErr w:type="spellStart"/>
      <w:r>
        <w:rPr>
          <w:rFonts w:ascii="Arial" w:eastAsia="Consolas" w:hAnsi="Arial" w:cs="Consolas"/>
        </w:rPr>
        <w:t>order</w:t>
      </w:r>
      <w:proofErr w:type="spellEnd"/>
      <w:r>
        <w:rPr>
          <w:rFonts w:ascii="Arial" w:eastAsia="Consolas" w:hAnsi="Arial" w:cs="Consolas"/>
        </w:rPr>
        <w:t>);</w:t>
      </w:r>
    </w:p>
    <w:p w14:paraId="756E6436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    </w:t>
      </w:r>
      <w:proofErr w:type="spellStart"/>
      <w:r>
        <w:rPr>
          <w:rFonts w:ascii="Arial" w:eastAsia="Consolas" w:hAnsi="Arial" w:cs="Consolas"/>
        </w:rPr>
        <w:t>allAddresses.forEach</w:t>
      </w:r>
      <w:proofErr w:type="spellEnd"/>
      <w:r>
        <w:rPr>
          <w:rFonts w:ascii="Arial" w:eastAsia="Consolas" w:hAnsi="Arial" w:cs="Consolas"/>
        </w:rPr>
        <w:t>(</w:t>
      </w:r>
      <w:proofErr w:type="spellStart"/>
      <w:r>
        <w:rPr>
          <w:rFonts w:ascii="Arial" w:eastAsia="Consolas" w:hAnsi="Arial" w:cs="Consolas"/>
        </w:rPr>
        <w:t>function</w:t>
      </w:r>
      <w:proofErr w:type="spellEnd"/>
      <w:r>
        <w:rPr>
          <w:rFonts w:ascii="Arial" w:eastAsia="Consolas" w:hAnsi="Arial" w:cs="Consolas"/>
        </w:rPr>
        <w:t xml:space="preserve"> (</w:t>
      </w:r>
      <w:proofErr w:type="spellStart"/>
      <w:r>
        <w:rPr>
          <w:rFonts w:ascii="Arial" w:eastAsia="Consolas" w:hAnsi="Arial" w:cs="Consolas"/>
        </w:rPr>
        <w:t>address</w:t>
      </w:r>
      <w:proofErr w:type="spellEnd"/>
      <w:r>
        <w:rPr>
          <w:rFonts w:ascii="Arial" w:eastAsia="Consolas" w:hAnsi="Arial" w:cs="Consolas"/>
        </w:rPr>
        <w:t>) {</w:t>
      </w:r>
    </w:p>
    <w:p w14:paraId="2707671A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        </w:t>
      </w:r>
      <w:proofErr w:type="spellStart"/>
      <w:r>
        <w:rPr>
          <w:rFonts w:ascii="Arial" w:eastAsia="Consolas" w:hAnsi="Arial" w:cs="Consolas"/>
        </w:rPr>
        <w:t>if</w:t>
      </w:r>
      <w:proofErr w:type="spellEnd"/>
      <w:r>
        <w:rPr>
          <w:rFonts w:ascii="Arial" w:eastAsia="Consolas" w:hAnsi="Arial" w:cs="Consolas"/>
        </w:rPr>
        <w:t xml:space="preserve"> (!</w:t>
      </w:r>
      <w:proofErr w:type="spellStart"/>
      <w:r>
        <w:rPr>
          <w:rFonts w:ascii="Arial" w:eastAsia="Consolas" w:hAnsi="Arial" w:cs="Consolas"/>
        </w:rPr>
        <w:t>addressHelpers.checkIfAddressStored</w:t>
      </w:r>
      <w:proofErr w:type="spellEnd"/>
      <w:r>
        <w:rPr>
          <w:rFonts w:ascii="Arial" w:eastAsia="Consolas" w:hAnsi="Arial" w:cs="Consolas"/>
        </w:rPr>
        <w:t>(</w:t>
      </w:r>
      <w:proofErr w:type="spellStart"/>
      <w:r>
        <w:rPr>
          <w:rFonts w:ascii="Arial" w:eastAsia="Consolas" w:hAnsi="Arial" w:cs="Consolas"/>
        </w:rPr>
        <w:t>address</w:t>
      </w:r>
      <w:proofErr w:type="spellEnd"/>
      <w:r>
        <w:rPr>
          <w:rFonts w:ascii="Arial" w:eastAsia="Consolas" w:hAnsi="Arial" w:cs="Consolas"/>
        </w:rPr>
        <w:t xml:space="preserve">, </w:t>
      </w:r>
      <w:proofErr w:type="spellStart"/>
      <w:r>
        <w:rPr>
          <w:rFonts w:ascii="Arial" w:eastAsia="Consolas" w:hAnsi="Arial" w:cs="Consolas"/>
        </w:rPr>
        <w:t>req.currentCustomer.addressBook.addresses</w:t>
      </w:r>
      <w:proofErr w:type="spellEnd"/>
      <w:r>
        <w:rPr>
          <w:rFonts w:ascii="Arial" w:eastAsia="Consolas" w:hAnsi="Arial" w:cs="Consolas"/>
        </w:rPr>
        <w:t>)) {</w:t>
      </w:r>
    </w:p>
    <w:p w14:paraId="620B111B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            </w:t>
      </w:r>
      <w:proofErr w:type="spellStart"/>
      <w:r>
        <w:rPr>
          <w:rFonts w:ascii="Arial" w:eastAsia="Consolas" w:hAnsi="Arial" w:cs="Consolas"/>
        </w:rPr>
        <w:t>addressHelpers.saveAddress</w:t>
      </w:r>
      <w:proofErr w:type="spellEnd"/>
      <w:r>
        <w:rPr>
          <w:rFonts w:ascii="Arial" w:eastAsia="Consolas" w:hAnsi="Arial" w:cs="Consolas"/>
        </w:rPr>
        <w:t>(</w:t>
      </w:r>
      <w:proofErr w:type="spellStart"/>
      <w:r>
        <w:rPr>
          <w:rFonts w:ascii="Arial" w:eastAsia="Consolas" w:hAnsi="Arial" w:cs="Consolas"/>
        </w:rPr>
        <w:t>address</w:t>
      </w:r>
      <w:proofErr w:type="spellEnd"/>
      <w:r>
        <w:rPr>
          <w:rFonts w:ascii="Arial" w:eastAsia="Consolas" w:hAnsi="Arial" w:cs="Consolas"/>
        </w:rPr>
        <w:t xml:space="preserve">, </w:t>
      </w:r>
      <w:proofErr w:type="spellStart"/>
      <w:r>
        <w:rPr>
          <w:rFonts w:ascii="Arial" w:eastAsia="Consolas" w:hAnsi="Arial" w:cs="Consolas"/>
        </w:rPr>
        <w:t>req.currentCustomer</w:t>
      </w:r>
      <w:proofErr w:type="spellEnd"/>
      <w:r>
        <w:rPr>
          <w:rFonts w:ascii="Arial" w:eastAsia="Consolas" w:hAnsi="Arial" w:cs="Consolas"/>
        </w:rPr>
        <w:t xml:space="preserve">, </w:t>
      </w:r>
      <w:proofErr w:type="spellStart"/>
      <w:r>
        <w:rPr>
          <w:rFonts w:ascii="Arial" w:eastAsia="Consolas" w:hAnsi="Arial" w:cs="Consolas"/>
        </w:rPr>
        <w:t>addressHelpers.generateAddressName</w:t>
      </w:r>
      <w:proofErr w:type="spellEnd"/>
      <w:r>
        <w:rPr>
          <w:rFonts w:ascii="Arial" w:eastAsia="Consolas" w:hAnsi="Arial" w:cs="Consolas"/>
        </w:rPr>
        <w:t>(</w:t>
      </w:r>
      <w:proofErr w:type="spellStart"/>
      <w:r>
        <w:rPr>
          <w:rFonts w:ascii="Arial" w:eastAsia="Consolas" w:hAnsi="Arial" w:cs="Consolas"/>
        </w:rPr>
        <w:t>address</w:t>
      </w:r>
      <w:proofErr w:type="spellEnd"/>
      <w:r>
        <w:rPr>
          <w:rFonts w:ascii="Arial" w:eastAsia="Consolas" w:hAnsi="Arial" w:cs="Consolas"/>
        </w:rPr>
        <w:t>));</w:t>
      </w:r>
    </w:p>
    <w:p w14:paraId="5D9C2FA5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        }</w:t>
      </w:r>
    </w:p>
    <w:p w14:paraId="4BDCA9ED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    });</w:t>
      </w:r>
    </w:p>
    <w:p w14:paraId="6B6FD2E5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}</w:t>
      </w:r>
    </w:p>
    <w:p w14:paraId="3BFA8750" w14:textId="77777777" w:rsidR="00362DDE" w:rsidRDefault="00362DDE">
      <w:pPr>
        <w:widowControl w:val="0"/>
        <w:spacing w:after="0" w:line="240" w:lineRule="auto"/>
        <w:ind w:left="720" w:hanging="360"/>
        <w:contextualSpacing/>
        <w:rPr>
          <w:rFonts w:eastAsia="Consolas" w:cs="Consolas"/>
        </w:rPr>
      </w:pPr>
    </w:p>
    <w:p w14:paraId="1525E61A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</w:t>
      </w:r>
      <w:proofErr w:type="spellStart"/>
      <w:r>
        <w:rPr>
          <w:rFonts w:ascii="Arial" w:eastAsia="Consolas" w:hAnsi="Arial" w:cs="Consolas"/>
        </w:rPr>
        <w:t>if</w:t>
      </w:r>
      <w:proofErr w:type="spellEnd"/>
      <w:r>
        <w:rPr>
          <w:rFonts w:ascii="Arial" w:eastAsia="Consolas" w:hAnsi="Arial" w:cs="Consolas"/>
        </w:rPr>
        <w:t xml:space="preserve"> (</w:t>
      </w:r>
      <w:proofErr w:type="spellStart"/>
      <w:r>
        <w:rPr>
          <w:rFonts w:ascii="Arial" w:eastAsia="Consolas" w:hAnsi="Arial" w:cs="Consolas"/>
        </w:rPr>
        <w:t>order.getCustomerEmail</w:t>
      </w:r>
      <w:proofErr w:type="spellEnd"/>
      <w:r>
        <w:rPr>
          <w:rFonts w:ascii="Arial" w:eastAsia="Consolas" w:hAnsi="Arial" w:cs="Consolas"/>
        </w:rPr>
        <w:t>()) {</w:t>
      </w:r>
    </w:p>
    <w:p w14:paraId="69F92558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eastAsia="Consolas" w:hAnsi="Arial" w:cs="Consolas"/>
        </w:rPr>
        <w:t xml:space="preserve">        </w:t>
      </w:r>
      <w:proofErr w:type="spellStart"/>
      <w:r>
        <w:rPr>
          <w:rFonts w:ascii="Arial" w:eastAsia="Consolas" w:hAnsi="Arial" w:cs="Consolas"/>
        </w:rPr>
        <w:t>COHelpers.sendConfirmationEmail</w:t>
      </w:r>
      <w:proofErr w:type="spellEnd"/>
      <w:r>
        <w:rPr>
          <w:rFonts w:ascii="Arial" w:eastAsia="Consolas" w:hAnsi="Arial" w:cs="Consolas"/>
        </w:rPr>
        <w:t>(</w:t>
      </w:r>
      <w:proofErr w:type="spellStart"/>
      <w:r>
        <w:rPr>
          <w:rFonts w:ascii="Arial" w:eastAsia="Consolas" w:hAnsi="Arial" w:cs="Consolas"/>
        </w:rPr>
        <w:t>order</w:t>
      </w:r>
      <w:proofErr w:type="spellEnd"/>
      <w:r>
        <w:rPr>
          <w:rFonts w:ascii="Arial" w:eastAsia="Consolas" w:hAnsi="Arial" w:cs="Consolas"/>
        </w:rPr>
        <w:t>, req.locale.id);</w:t>
      </w:r>
    </w:p>
    <w:p w14:paraId="161AA020" w14:textId="77777777" w:rsidR="00362DDE" w:rsidRDefault="00000000">
      <w:pPr>
        <w:widowControl w:val="0"/>
        <w:spacing w:after="0" w:line="240" w:lineRule="auto"/>
        <w:ind w:left="720" w:hanging="360"/>
        <w:contextualSpacing/>
      </w:pPr>
      <w:r>
        <w:rPr>
          <w:rFonts w:ascii="Arial" w:eastAsia="Consolas" w:hAnsi="Arial" w:cs="Consolas"/>
        </w:rPr>
        <w:t xml:space="preserve">    }</w:t>
      </w:r>
      <w:r>
        <w:rPr>
          <w:rFonts w:ascii="Consolas" w:eastAsia="Consolas" w:hAnsi="Consolas" w:cs="Consolas"/>
        </w:rPr>
        <w:br/>
      </w:r>
    </w:p>
    <w:p w14:paraId="167DA878" w14:textId="77777777" w:rsidR="00362DDE" w:rsidRDefault="00000000">
      <w:pPr>
        <w:widowControl w:val="0"/>
        <w:spacing w:after="0" w:line="240" w:lineRule="auto"/>
        <w:ind w:left="720" w:hanging="360"/>
        <w:contextualSpacing/>
      </w:pPr>
      <w:proofErr w:type="spellStart"/>
      <w:r>
        <w:rPr>
          <w:rFonts w:ascii="Consolas" w:eastAsia="Consolas" w:hAnsi="Consolas" w:cs="Consolas"/>
          <w:b/>
          <w:bCs/>
        </w:rPr>
        <w:t>to</w:t>
      </w:r>
      <w:proofErr w:type="spellEnd"/>
      <w:r>
        <w:rPr>
          <w:rFonts w:ascii="Consolas" w:eastAsia="Consolas" w:hAnsi="Consolas" w:cs="Consolas"/>
          <w:b/>
          <w:bCs/>
        </w:rPr>
        <w:t xml:space="preserve">: </w:t>
      </w:r>
      <w:r>
        <w:br/>
      </w:r>
      <w:r>
        <w:br/>
      </w:r>
      <w:r>
        <w:rPr>
          <w:rFonts w:ascii="Arial" w:hAnsi="Arial"/>
        </w:rPr>
        <w:t xml:space="preserve">    </w:t>
      </w:r>
      <w:proofErr w:type="spellStart"/>
      <w:r>
        <w:rPr>
          <w:rFonts w:ascii="Arial" w:hAnsi="Arial"/>
        </w:rPr>
        <w:t>var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RISresult</w:t>
      </w:r>
      <w:proofErr w:type="spellEnd"/>
      <w:r>
        <w:rPr>
          <w:rFonts w:ascii="Arial" w:hAnsi="Arial"/>
        </w:rPr>
        <w:t xml:space="preserve"> = </w:t>
      </w:r>
      <w:proofErr w:type="spellStart"/>
      <w:r>
        <w:rPr>
          <w:rFonts w:ascii="Arial" w:hAnsi="Arial"/>
        </w:rPr>
        <w:t>Kount.preRiskCall</w:t>
      </w:r>
      <w:proofErr w:type="spellEnd"/>
      <w:r>
        <w:rPr>
          <w:rFonts w:ascii="Arial" w:hAnsi="Arial"/>
        </w:rPr>
        <w:t>(</w:t>
      </w:r>
      <w:proofErr w:type="spellStart"/>
      <w:r>
        <w:rPr>
          <w:rFonts w:ascii="Arial" w:hAnsi="Arial"/>
        </w:rPr>
        <w:t>order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true</w:t>
      </w:r>
      <w:proofErr w:type="spellEnd"/>
      <w:r>
        <w:rPr>
          <w:rFonts w:ascii="Arial" w:hAnsi="Arial"/>
        </w:rPr>
        <w:t>);</w:t>
      </w:r>
    </w:p>
    <w:p w14:paraId="6DB4C9F3" w14:textId="77777777" w:rsidR="00362DDE" w:rsidRDefault="00362DDE">
      <w:pPr>
        <w:widowControl w:val="0"/>
        <w:spacing w:after="0" w:line="240" w:lineRule="auto"/>
        <w:ind w:left="720" w:hanging="360"/>
        <w:contextualSpacing/>
      </w:pPr>
    </w:p>
    <w:p w14:paraId="4BB45E9F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</w:t>
      </w:r>
      <w:proofErr w:type="spellStart"/>
      <w:r>
        <w:rPr>
          <w:rFonts w:ascii="Arial" w:hAnsi="Arial"/>
        </w:rPr>
        <w:t>if</w:t>
      </w:r>
      <w:proofErr w:type="spellEnd"/>
      <w:r>
        <w:rPr>
          <w:rFonts w:ascii="Arial" w:hAnsi="Arial"/>
        </w:rPr>
        <w:t xml:space="preserve"> (</w:t>
      </w:r>
      <w:proofErr w:type="spellStart"/>
      <w:r>
        <w:rPr>
          <w:rFonts w:ascii="Arial" w:hAnsi="Arial"/>
        </w:rPr>
        <w:t>RISresult</w:t>
      </w:r>
      <w:proofErr w:type="spellEnd"/>
      <w:r>
        <w:rPr>
          <w:rFonts w:ascii="Arial" w:hAnsi="Arial"/>
        </w:rPr>
        <w:t xml:space="preserve"> &amp;&amp; </w:t>
      </w:r>
      <w:proofErr w:type="spellStart"/>
      <w:r>
        <w:rPr>
          <w:rFonts w:ascii="Arial" w:hAnsi="Arial"/>
        </w:rPr>
        <w:t>RISresult.KountOrderStatus</w:t>
      </w:r>
      <w:proofErr w:type="spellEnd"/>
      <w:r>
        <w:rPr>
          <w:rFonts w:ascii="Arial" w:hAnsi="Arial"/>
        </w:rPr>
        <w:t xml:space="preserve"> === 'DECLINED') {</w:t>
      </w:r>
    </w:p>
    <w:p w14:paraId="619ED09A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</w:t>
      </w:r>
      <w:proofErr w:type="spellStart"/>
      <w:r>
        <w:rPr>
          <w:rFonts w:ascii="Arial" w:hAnsi="Arial"/>
        </w:rPr>
        <w:t>Transaction.wrap</w:t>
      </w:r>
      <w:proofErr w:type="spellEnd"/>
      <w:r>
        <w:rPr>
          <w:rFonts w:ascii="Arial" w:hAnsi="Arial"/>
        </w:rPr>
        <w:t>(</w:t>
      </w:r>
      <w:proofErr w:type="spellStart"/>
      <w:r>
        <w:rPr>
          <w:rFonts w:ascii="Arial" w:hAnsi="Arial"/>
        </w:rPr>
        <w:t>function</w:t>
      </w:r>
      <w:proofErr w:type="spellEnd"/>
      <w:r>
        <w:rPr>
          <w:rFonts w:ascii="Arial" w:hAnsi="Arial"/>
        </w:rPr>
        <w:t xml:space="preserve"> () {</w:t>
      </w:r>
    </w:p>
    <w:p w14:paraId="24B591CB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    </w:t>
      </w:r>
      <w:proofErr w:type="spellStart"/>
      <w:r>
        <w:rPr>
          <w:rFonts w:ascii="Arial" w:hAnsi="Arial"/>
        </w:rPr>
        <w:t>OrderMgr.failOrder</w:t>
      </w:r>
      <w:proofErr w:type="spellEnd"/>
      <w:r>
        <w:rPr>
          <w:rFonts w:ascii="Arial" w:hAnsi="Arial"/>
        </w:rPr>
        <w:t>(</w:t>
      </w:r>
      <w:proofErr w:type="spellStart"/>
      <w:r>
        <w:rPr>
          <w:rFonts w:ascii="Arial" w:hAnsi="Arial"/>
        </w:rPr>
        <w:t>order</w:t>
      </w:r>
      <w:proofErr w:type="spellEnd"/>
      <w:r>
        <w:rPr>
          <w:rFonts w:ascii="Arial" w:hAnsi="Arial"/>
        </w:rPr>
        <w:t>);</w:t>
      </w:r>
    </w:p>
    <w:p w14:paraId="64A6D729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});</w:t>
      </w:r>
    </w:p>
    <w:p w14:paraId="6F99257F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</w:t>
      </w:r>
      <w:proofErr w:type="spellStart"/>
      <w:r>
        <w:rPr>
          <w:rFonts w:ascii="Arial" w:hAnsi="Arial"/>
        </w:rPr>
        <w:t>res.json</w:t>
      </w:r>
      <w:proofErr w:type="spellEnd"/>
      <w:r>
        <w:rPr>
          <w:rFonts w:ascii="Arial" w:hAnsi="Arial"/>
        </w:rPr>
        <w:t>({</w:t>
      </w:r>
    </w:p>
    <w:p w14:paraId="61405EAA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    </w:t>
      </w:r>
      <w:proofErr w:type="spellStart"/>
      <w:r>
        <w:rPr>
          <w:rFonts w:ascii="Arial" w:hAnsi="Arial"/>
        </w:rPr>
        <w:t>error</w:t>
      </w:r>
      <w:proofErr w:type="spellEnd"/>
      <w:r>
        <w:rPr>
          <w:rFonts w:ascii="Arial" w:hAnsi="Arial"/>
        </w:rPr>
        <w:t xml:space="preserve">: </w:t>
      </w:r>
      <w:proofErr w:type="spellStart"/>
      <w:r>
        <w:rPr>
          <w:rFonts w:ascii="Arial" w:hAnsi="Arial"/>
        </w:rPr>
        <w:t>true</w:t>
      </w:r>
      <w:proofErr w:type="spellEnd"/>
      <w:r>
        <w:rPr>
          <w:rFonts w:ascii="Arial" w:hAnsi="Arial"/>
        </w:rPr>
        <w:t>,</w:t>
      </w:r>
    </w:p>
    <w:p w14:paraId="7D7C7E64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    </w:t>
      </w:r>
      <w:proofErr w:type="spellStart"/>
      <w:r>
        <w:rPr>
          <w:rFonts w:ascii="Arial" w:hAnsi="Arial"/>
        </w:rPr>
        <w:t>errorMessage</w:t>
      </w:r>
      <w:proofErr w:type="spellEnd"/>
      <w:r>
        <w:rPr>
          <w:rFonts w:ascii="Arial" w:hAnsi="Arial"/>
        </w:rPr>
        <w:t>: Resource.msg('</w:t>
      </w:r>
      <w:proofErr w:type="spellStart"/>
      <w:r>
        <w:rPr>
          <w:rFonts w:ascii="Arial" w:hAnsi="Arial"/>
        </w:rPr>
        <w:t>error.technical</w:t>
      </w:r>
      <w:proofErr w:type="spellEnd"/>
      <w:r>
        <w:rPr>
          <w:rFonts w:ascii="Arial" w:hAnsi="Arial"/>
        </w:rPr>
        <w:t>', '</w:t>
      </w:r>
      <w:proofErr w:type="spellStart"/>
      <w:r>
        <w:rPr>
          <w:rFonts w:ascii="Arial" w:hAnsi="Arial"/>
        </w:rPr>
        <w:t>checkout</w:t>
      </w:r>
      <w:proofErr w:type="spellEnd"/>
      <w:r>
        <w:rPr>
          <w:rFonts w:ascii="Arial" w:hAnsi="Arial"/>
        </w:rPr>
        <w:t xml:space="preserve">', </w:t>
      </w:r>
      <w:proofErr w:type="spellStart"/>
      <w:r>
        <w:rPr>
          <w:rFonts w:ascii="Arial" w:hAnsi="Arial"/>
        </w:rPr>
        <w:t>null</w:t>
      </w:r>
      <w:proofErr w:type="spellEnd"/>
      <w:r>
        <w:rPr>
          <w:rFonts w:ascii="Arial" w:hAnsi="Arial"/>
        </w:rPr>
        <w:t>)</w:t>
      </w:r>
    </w:p>
    <w:p w14:paraId="2C09ABFB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});</w:t>
      </w:r>
    </w:p>
    <w:p w14:paraId="0A177429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</w:t>
      </w:r>
      <w:proofErr w:type="spellStart"/>
      <w:r>
        <w:rPr>
          <w:rFonts w:ascii="Arial" w:hAnsi="Arial"/>
        </w:rPr>
        <w:t>return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next</w:t>
      </w:r>
      <w:proofErr w:type="spellEnd"/>
      <w:r>
        <w:rPr>
          <w:rFonts w:ascii="Arial" w:hAnsi="Arial"/>
        </w:rPr>
        <w:t>();</w:t>
      </w:r>
    </w:p>
    <w:p w14:paraId="40CFF04F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}</w:t>
      </w:r>
    </w:p>
    <w:p w14:paraId="0442CF02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// </w:t>
      </w:r>
      <w:proofErr w:type="spellStart"/>
      <w:r>
        <w:rPr>
          <w:rFonts w:ascii="Arial" w:hAnsi="Arial"/>
        </w:rPr>
        <w:t>Handles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payment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authorization</w:t>
      </w:r>
      <w:proofErr w:type="spellEnd"/>
    </w:p>
    <w:p w14:paraId="120C3E12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</w:t>
      </w:r>
      <w:proofErr w:type="spellStart"/>
      <w:r>
        <w:rPr>
          <w:rFonts w:ascii="Arial" w:hAnsi="Arial"/>
        </w:rPr>
        <w:t>var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handlePaymentResult</w:t>
      </w:r>
      <w:proofErr w:type="spellEnd"/>
      <w:r>
        <w:rPr>
          <w:rFonts w:ascii="Arial" w:hAnsi="Arial"/>
        </w:rPr>
        <w:t xml:space="preserve"> = </w:t>
      </w:r>
      <w:proofErr w:type="spellStart"/>
      <w:r>
        <w:rPr>
          <w:rFonts w:ascii="Arial" w:hAnsi="Arial"/>
        </w:rPr>
        <w:t>Kount.postRiskCall</w:t>
      </w:r>
      <w:proofErr w:type="spellEnd"/>
      <w:r>
        <w:rPr>
          <w:rFonts w:ascii="Arial" w:hAnsi="Arial"/>
        </w:rPr>
        <w:t>(</w:t>
      </w:r>
      <w:proofErr w:type="spellStart"/>
      <w:r>
        <w:rPr>
          <w:rFonts w:ascii="Arial" w:hAnsi="Arial"/>
        </w:rPr>
        <w:t>COHelpers.handlePayments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order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true</w:t>
      </w:r>
      <w:proofErr w:type="spellEnd"/>
      <w:r>
        <w:rPr>
          <w:rFonts w:ascii="Arial" w:hAnsi="Arial"/>
        </w:rPr>
        <w:t>);</w:t>
      </w:r>
    </w:p>
    <w:p w14:paraId="7AB5F0CF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</w:t>
      </w:r>
      <w:proofErr w:type="spellStart"/>
      <w:r>
        <w:rPr>
          <w:rFonts w:ascii="Arial" w:hAnsi="Arial"/>
        </w:rPr>
        <w:t>if</w:t>
      </w:r>
      <w:proofErr w:type="spellEnd"/>
      <w:r>
        <w:rPr>
          <w:rFonts w:ascii="Arial" w:hAnsi="Arial"/>
        </w:rPr>
        <w:t xml:space="preserve"> (</w:t>
      </w:r>
      <w:proofErr w:type="spellStart"/>
      <w:r>
        <w:rPr>
          <w:rFonts w:ascii="Arial" w:hAnsi="Arial"/>
        </w:rPr>
        <w:t>handlePaymentResult</w:t>
      </w:r>
      <w:proofErr w:type="spellEnd"/>
      <w:r>
        <w:rPr>
          <w:rFonts w:ascii="Arial" w:hAnsi="Arial"/>
        </w:rPr>
        <w:t xml:space="preserve"> &amp;&amp; </w:t>
      </w:r>
      <w:proofErr w:type="spellStart"/>
      <w:r>
        <w:rPr>
          <w:rFonts w:ascii="Arial" w:hAnsi="Arial"/>
        </w:rPr>
        <w:t>handlePaymentResult.KountOrderStatus</w:t>
      </w:r>
      <w:proofErr w:type="spellEnd"/>
      <w:r>
        <w:rPr>
          <w:rFonts w:ascii="Arial" w:hAnsi="Arial"/>
        </w:rPr>
        <w:t xml:space="preserve"> === 'DECLINED') {</w:t>
      </w:r>
    </w:p>
    <w:p w14:paraId="30E41ED9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</w:t>
      </w:r>
      <w:proofErr w:type="spellStart"/>
      <w:r>
        <w:rPr>
          <w:rFonts w:ascii="Arial" w:hAnsi="Arial"/>
        </w:rPr>
        <w:t>Transaction.wrap</w:t>
      </w:r>
      <w:proofErr w:type="spellEnd"/>
      <w:r>
        <w:rPr>
          <w:rFonts w:ascii="Arial" w:hAnsi="Arial"/>
        </w:rPr>
        <w:t>(</w:t>
      </w:r>
      <w:proofErr w:type="spellStart"/>
      <w:r>
        <w:rPr>
          <w:rFonts w:ascii="Arial" w:hAnsi="Arial"/>
        </w:rPr>
        <w:t>function</w:t>
      </w:r>
      <w:proofErr w:type="spellEnd"/>
      <w:r>
        <w:rPr>
          <w:rFonts w:ascii="Arial" w:hAnsi="Arial"/>
        </w:rPr>
        <w:t xml:space="preserve"> () {</w:t>
      </w:r>
    </w:p>
    <w:p w14:paraId="3A80492B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    </w:t>
      </w:r>
      <w:proofErr w:type="spellStart"/>
      <w:r>
        <w:rPr>
          <w:rFonts w:ascii="Arial" w:hAnsi="Arial"/>
        </w:rPr>
        <w:t>OrderMgr.failOrder</w:t>
      </w:r>
      <w:proofErr w:type="spellEnd"/>
      <w:r>
        <w:rPr>
          <w:rFonts w:ascii="Arial" w:hAnsi="Arial"/>
        </w:rPr>
        <w:t>(</w:t>
      </w:r>
      <w:proofErr w:type="spellStart"/>
      <w:r>
        <w:rPr>
          <w:rFonts w:ascii="Arial" w:hAnsi="Arial"/>
        </w:rPr>
        <w:t>order</w:t>
      </w:r>
      <w:proofErr w:type="spellEnd"/>
      <w:r>
        <w:rPr>
          <w:rFonts w:ascii="Arial" w:hAnsi="Arial"/>
        </w:rPr>
        <w:t>);</w:t>
      </w:r>
    </w:p>
    <w:p w14:paraId="6683C465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});</w:t>
      </w:r>
    </w:p>
    <w:p w14:paraId="6812455C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}</w:t>
      </w:r>
    </w:p>
    <w:p w14:paraId="1FFBBF21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</w:t>
      </w:r>
      <w:proofErr w:type="spellStart"/>
      <w:r>
        <w:rPr>
          <w:rFonts w:ascii="Arial" w:hAnsi="Arial"/>
        </w:rPr>
        <w:t>if</w:t>
      </w:r>
      <w:proofErr w:type="spellEnd"/>
      <w:r>
        <w:rPr>
          <w:rFonts w:ascii="Arial" w:hAnsi="Arial"/>
        </w:rPr>
        <w:t xml:space="preserve"> (</w:t>
      </w:r>
      <w:proofErr w:type="spellStart"/>
      <w:r>
        <w:rPr>
          <w:rFonts w:ascii="Arial" w:hAnsi="Arial"/>
        </w:rPr>
        <w:t>handlePaymentResult.error</w:t>
      </w:r>
      <w:proofErr w:type="spellEnd"/>
      <w:r>
        <w:rPr>
          <w:rFonts w:ascii="Arial" w:hAnsi="Arial"/>
        </w:rPr>
        <w:t>) {</w:t>
      </w:r>
    </w:p>
    <w:p w14:paraId="17E00D43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</w:t>
      </w:r>
      <w:proofErr w:type="spellStart"/>
      <w:r>
        <w:rPr>
          <w:rFonts w:ascii="Arial" w:hAnsi="Arial"/>
        </w:rPr>
        <w:t>res.json</w:t>
      </w:r>
      <w:proofErr w:type="spellEnd"/>
      <w:r>
        <w:rPr>
          <w:rFonts w:ascii="Arial" w:hAnsi="Arial"/>
        </w:rPr>
        <w:t>({</w:t>
      </w:r>
    </w:p>
    <w:p w14:paraId="096986A1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    </w:t>
      </w:r>
      <w:proofErr w:type="spellStart"/>
      <w:r>
        <w:rPr>
          <w:rFonts w:ascii="Arial" w:hAnsi="Arial"/>
        </w:rPr>
        <w:t>error</w:t>
      </w:r>
      <w:proofErr w:type="spellEnd"/>
      <w:r>
        <w:rPr>
          <w:rFonts w:ascii="Arial" w:hAnsi="Arial"/>
        </w:rPr>
        <w:t xml:space="preserve">: </w:t>
      </w:r>
      <w:proofErr w:type="spellStart"/>
      <w:r>
        <w:rPr>
          <w:rFonts w:ascii="Arial" w:hAnsi="Arial"/>
        </w:rPr>
        <w:t>true</w:t>
      </w:r>
      <w:proofErr w:type="spellEnd"/>
      <w:r>
        <w:rPr>
          <w:rFonts w:ascii="Arial" w:hAnsi="Arial"/>
        </w:rPr>
        <w:t>,</w:t>
      </w:r>
    </w:p>
    <w:p w14:paraId="305E8650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    </w:t>
      </w:r>
      <w:proofErr w:type="spellStart"/>
      <w:r>
        <w:rPr>
          <w:rFonts w:ascii="Arial" w:hAnsi="Arial"/>
        </w:rPr>
        <w:t>errorMessage</w:t>
      </w:r>
      <w:proofErr w:type="spellEnd"/>
      <w:r>
        <w:rPr>
          <w:rFonts w:ascii="Arial" w:hAnsi="Arial"/>
        </w:rPr>
        <w:t>: Resource.msg('</w:t>
      </w:r>
      <w:proofErr w:type="spellStart"/>
      <w:r>
        <w:rPr>
          <w:rFonts w:ascii="Arial" w:hAnsi="Arial"/>
        </w:rPr>
        <w:t>error.technical</w:t>
      </w:r>
      <w:proofErr w:type="spellEnd"/>
      <w:r>
        <w:rPr>
          <w:rFonts w:ascii="Arial" w:hAnsi="Arial"/>
        </w:rPr>
        <w:t>', '</w:t>
      </w:r>
      <w:proofErr w:type="spellStart"/>
      <w:r>
        <w:rPr>
          <w:rFonts w:ascii="Arial" w:hAnsi="Arial"/>
        </w:rPr>
        <w:t>checkout</w:t>
      </w:r>
      <w:proofErr w:type="spellEnd"/>
      <w:r>
        <w:rPr>
          <w:rFonts w:ascii="Arial" w:hAnsi="Arial"/>
        </w:rPr>
        <w:t xml:space="preserve">', </w:t>
      </w:r>
      <w:proofErr w:type="spellStart"/>
      <w:r>
        <w:rPr>
          <w:rFonts w:ascii="Arial" w:hAnsi="Arial"/>
        </w:rPr>
        <w:t>null</w:t>
      </w:r>
      <w:proofErr w:type="spellEnd"/>
      <w:r>
        <w:rPr>
          <w:rFonts w:ascii="Arial" w:hAnsi="Arial"/>
        </w:rPr>
        <w:t>)</w:t>
      </w:r>
    </w:p>
    <w:p w14:paraId="35536AE7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});</w:t>
      </w:r>
    </w:p>
    <w:p w14:paraId="5C38F077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</w:t>
      </w:r>
      <w:proofErr w:type="spellStart"/>
      <w:r>
        <w:rPr>
          <w:rFonts w:ascii="Arial" w:hAnsi="Arial"/>
        </w:rPr>
        <w:t>return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next</w:t>
      </w:r>
      <w:proofErr w:type="spellEnd"/>
      <w:r>
        <w:rPr>
          <w:rFonts w:ascii="Arial" w:hAnsi="Arial"/>
        </w:rPr>
        <w:t>();</w:t>
      </w:r>
    </w:p>
    <w:p w14:paraId="0F6DE930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}</w:t>
      </w:r>
    </w:p>
    <w:p w14:paraId="069795C1" w14:textId="77777777" w:rsidR="00362DDE" w:rsidRDefault="00362DDE">
      <w:pPr>
        <w:widowControl w:val="0"/>
        <w:spacing w:after="0" w:line="240" w:lineRule="auto"/>
        <w:ind w:left="720" w:hanging="360"/>
        <w:contextualSpacing/>
      </w:pPr>
    </w:p>
    <w:p w14:paraId="0058D340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</w:t>
      </w:r>
      <w:proofErr w:type="spellStart"/>
      <w:r>
        <w:rPr>
          <w:rFonts w:ascii="Arial" w:hAnsi="Arial"/>
        </w:rPr>
        <w:t>if</w:t>
      </w:r>
      <w:proofErr w:type="spellEnd"/>
      <w:r>
        <w:rPr>
          <w:rFonts w:ascii="Arial" w:hAnsi="Arial"/>
        </w:rPr>
        <w:t xml:space="preserve"> (</w:t>
      </w:r>
      <w:proofErr w:type="spellStart"/>
      <w:r>
        <w:rPr>
          <w:rFonts w:ascii="Arial" w:hAnsi="Arial"/>
        </w:rPr>
        <w:t>req.currentCustomer.addressBook</w:t>
      </w:r>
      <w:proofErr w:type="spellEnd"/>
      <w:r>
        <w:rPr>
          <w:rFonts w:ascii="Arial" w:hAnsi="Arial"/>
        </w:rPr>
        <w:t>) {</w:t>
      </w:r>
    </w:p>
    <w:p w14:paraId="6AACF253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// </w:t>
      </w:r>
      <w:proofErr w:type="spellStart"/>
      <w:r>
        <w:rPr>
          <w:rFonts w:ascii="Arial" w:hAnsi="Arial"/>
        </w:rPr>
        <w:t>save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all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used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shipping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addresses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to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address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book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of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the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logged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in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customer</w:t>
      </w:r>
      <w:proofErr w:type="spellEnd"/>
    </w:p>
    <w:p w14:paraId="07D93D36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</w:t>
      </w:r>
      <w:proofErr w:type="spellStart"/>
      <w:r>
        <w:rPr>
          <w:rFonts w:ascii="Arial" w:hAnsi="Arial"/>
        </w:rPr>
        <w:t>var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allAddresses</w:t>
      </w:r>
      <w:proofErr w:type="spellEnd"/>
      <w:r>
        <w:rPr>
          <w:rFonts w:ascii="Arial" w:hAnsi="Arial"/>
        </w:rPr>
        <w:t xml:space="preserve"> = </w:t>
      </w:r>
      <w:proofErr w:type="spellStart"/>
      <w:r>
        <w:rPr>
          <w:rFonts w:ascii="Arial" w:hAnsi="Arial"/>
        </w:rPr>
        <w:t>addressHelpers.gatherShippingAddresses</w:t>
      </w:r>
      <w:proofErr w:type="spellEnd"/>
      <w:r>
        <w:rPr>
          <w:rFonts w:ascii="Arial" w:hAnsi="Arial"/>
        </w:rPr>
        <w:t>(</w:t>
      </w:r>
      <w:proofErr w:type="spellStart"/>
      <w:r>
        <w:rPr>
          <w:rFonts w:ascii="Arial" w:hAnsi="Arial"/>
        </w:rPr>
        <w:t>order</w:t>
      </w:r>
      <w:proofErr w:type="spellEnd"/>
      <w:r>
        <w:rPr>
          <w:rFonts w:ascii="Arial" w:hAnsi="Arial"/>
        </w:rPr>
        <w:t>);</w:t>
      </w:r>
    </w:p>
    <w:p w14:paraId="340E076D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lastRenderedPageBreak/>
        <w:t xml:space="preserve">        </w:t>
      </w:r>
      <w:proofErr w:type="spellStart"/>
      <w:r>
        <w:rPr>
          <w:rFonts w:ascii="Arial" w:hAnsi="Arial"/>
        </w:rPr>
        <w:t>allAddresses.forEach</w:t>
      </w:r>
      <w:proofErr w:type="spellEnd"/>
      <w:r>
        <w:rPr>
          <w:rFonts w:ascii="Arial" w:hAnsi="Arial"/>
        </w:rPr>
        <w:t>(</w:t>
      </w:r>
      <w:proofErr w:type="spellStart"/>
      <w:r>
        <w:rPr>
          <w:rFonts w:ascii="Arial" w:hAnsi="Arial"/>
        </w:rPr>
        <w:t>function</w:t>
      </w:r>
      <w:proofErr w:type="spellEnd"/>
      <w:r>
        <w:rPr>
          <w:rFonts w:ascii="Arial" w:hAnsi="Arial"/>
        </w:rPr>
        <w:t xml:space="preserve"> (</w:t>
      </w:r>
      <w:proofErr w:type="spellStart"/>
      <w:r>
        <w:rPr>
          <w:rFonts w:ascii="Arial" w:hAnsi="Arial"/>
        </w:rPr>
        <w:t>address</w:t>
      </w:r>
      <w:proofErr w:type="spellEnd"/>
      <w:r>
        <w:rPr>
          <w:rFonts w:ascii="Arial" w:hAnsi="Arial"/>
        </w:rPr>
        <w:t>) {</w:t>
      </w:r>
    </w:p>
    <w:p w14:paraId="193FAD07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    </w:t>
      </w:r>
      <w:proofErr w:type="spellStart"/>
      <w:r>
        <w:rPr>
          <w:rFonts w:ascii="Arial" w:hAnsi="Arial"/>
        </w:rPr>
        <w:t>if</w:t>
      </w:r>
      <w:proofErr w:type="spellEnd"/>
      <w:r>
        <w:rPr>
          <w:rFonts w:ascii="Arial" w:hAnsi="Arial"/>
        </w:rPr>
        <w:t xml:space="preserve"> (!</w:t>
      </w:r>
      <w:proofErr w:type="spellStart"/>
      <w:r>
        <w:rPr>
          <w:rFonts w:ascii="Arial" w:hAnsi="Arial"/>
        </w:rPr>
        <w:t>addressHelpers.checkIfAddressStored</w:t>
      </w:r>
      <w:proofErr w:type="spellEnd"/>
      <w:r>
        <w:rPr>
          <w:rFonts w:ascii="Arial" w:hAnsi="Arial"/>
        </w:rPr>
        <w:t>(</w:t>
      </w:r>
      <w:proofErr w:type="spellStart"/>
      <w:r>
        <w:rPr>
          <w:rFonts w:ascii="Arial" w:hAnsi="Arial"/>
        </w:rPr>
        <w:t>address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req.currentCustomer.addressBook.addresses</w:t>
      </w:r>
      <w:proofErr w:type="spellEnd"/>
      <w:r>
        <w:rPr>
          <w:rFonts w:ascii="Arial" w:hAnsi="Arial"/>
        </w:rPr>
        <w:t>)) {</w:t>
      </w:r>
    </w:p>
    <w:p w14:paraId="3ADDA382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        </w:t>
      </w:r>
      <w:proofErr w:type="spellStart"/>
      <w:r>
        <w:rPr>
          <w:rFonts w:ascii="Arial" w:hAnsi="Arial"/>
        </w:rPr>
        <w:t>addressHelpers.saveAddress</w:t>
      </w:r>
      <w:proofErr w:type="spellEnd"/>
      <w:r>
        <w:rPr>
          <w:rFonts w:ascii="Arial" w:hAnsi="Arial"/>
        </w:rPr>
        <w:t>(</w:t>
      </w:r>
      <w:proofErr w:type="spellStart"/>
      <w:r>
        <w:rPr>
          <w:rFonts w:ascii="Arial" w:hAnsi="Arial"/>
        </w:rPr>
        <w:t>address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req.currentCustomer</w:t>
      </w:r>
      <w:proofErr w:type="spellEnd"/>
      <w:r>
        <w:rPr>
          <w:rFonts w:ascii="Arial" w:hAnsi="Arial"/>
        </w:rPr>
        <w:t xml:space="preserve">, </w:t>
      </w:r>
      <w:proofErr w:type="spellStart"/>
      <w:r>
        <w:rPr>
          <w:rFonts w:ascii="Arial" w:hAnsi="Arial"/>
        </w:rPr>
        <w:t>addressHelpers.generateAddressName</w:t>
      </w:r>
      <w:proofErr w:type="spellEnd"/>
      <w:r>
        <w:rPr>
          <w:rFonts w:ascii="Arial" w:hAnsi="Arial"/>
        </w:rPr>
        <w:t>(</w:t>
      </w:r>
      <w:proofErr w:type="spellStart"/>
      <w:r>
        <w:rPr>
          <w:rFonts w:ascii="Arial" w:hAnsi="Arial"/>
        </w:rPr>
        <w:t>address</w:t>
      </w:r>
      <w:proofErr w:type="spellEnd"/>
      <w:r>
        <w:rPr>
          <w:rFonts w:ascii="Arial" w:hAnsi="Arial"/>
        </w:rPr>
        <w:t>));</w:t>
      </w:r>
    </w:p>
    <w:p w14:paraId="63D69461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    }</w:t>
      </w:r>
    </w:p>
    <w:p w14:paraId="3A074B7E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});</w:t>
      </w:r>
    </w:p>
    <w:p w14:paraId="44E7FD16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}</w:t>
      </w:r>
    </w:p>
    <w:p w14:paraId="12E50671" w14:textId="77777777" w:rsidR="00362DDE" w:rsidRDefault="00362DDE">
      <w:pPr>
        <w:widowControl w:val="0"/>
        <w:spacing w:after="0" w:line="240" w:lineRule="auto"/>
        <w:ind w:left="720" w:hanging="360"/>
        <w:contextualSpacing/>
      </w:pPr>
    </w:p>
    <w:p w14:paraId="7734E188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</w:t>
      </w:r>
      <w:proofErr w:type="spellStart"/>
      <w:r>
        <w:rPr>
          <w:rFonts w:ascii="Arial" w:hAnsi="Arial"/>
        </w:rPr>
        <w:t>if</w:t>
      </w:r>
      <w:proofErr w:type="spellEnd"/>
      <w:r>
        <w:rPr>
          <w:rFonts w:ascii="Arial" w:hAnsi="Arial"/>
        </w:rPr>
        <w:t xml:space="preserve"> (!</w:t>
      </w:r>
      <w:proofErr w:type="spellStart"/>
      <w:r>
        <w:rPr>
          <w:rFonts w:ascii="Arial" w:hAnsi="Arial"/>
        </w:rPr>
        <w:t>Kount.isKountEnabled</w:t>
      </w:r>
      <w:proofErr w:type="spellEnd"/>
      <w:r>
        <w:rPr>
          <w:rFonts w:ascii="Arial" w:hAnsi="Arial"/>
        </w:rPr>
        <w:t>() || (</w:t>
      </w:r>
      <w:proofErr w:type="spellStart"/>
      <w:r>
        <w:rPr>
          <w:rFonts w:ascii="Arial" w:hAnsi="Arial"/>
        </w:rPr>
        <w:t>handlePaymentResult</w:t>
      </w:r>
      <w:proofErr w:type="spellEnd"/>
      <w:r>
        <w:rPr>
          <w:rFonts w:ascii="Arial" w:hAnsi="Arial"/>
        </w:rPr>
        <w:t xml:space="preserve"> &amp;&amp; </w:t>
      </w:r>
      <w:proofErr w:type="spellStart"/>
      <w:r>
        <w:rPr>
          <w:rFonts w:ascii="Arial" w:hAnsi="Arial"/>
        </w:rPr>
        <w:t>handlePaymentResult.KountOrderStatus</w:t>
      </w:r>
      <w:proofErr w:type="spellEnd"/>
      <w:r>
        <w:rPr>
          <w:rFonts w:ascii="Arial" w:hAnsi="Arial"/>
        </w:rPr>
        <w:t xml:space="preserve"> === 'APPROVED')) {</w:t>
      </w:r>
    </w:p>
    <w:p w14:paraId="42BD1F5C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// </w:t>
      </w:r>
      <w:proofErr w:type="spellStart"/>
      <w:r>
        <w:rPr>
          <w:rFonts w:ascii="Arial" w:hAnsi="Arial"/>
        </w:rPr>
        <w:t>Places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the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order</w:t>
      </w:r>
      <w:proofErr w:type="spellEnd"/>
    </w:p>
    <w:p w14:paraId="6C68D71F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</w:t>
      </w:r>
      <w:proofErr w:type="spellStart"/>
      <w:r>
        <w:rPr>
          <w:rFonts w:ascii="Arial" w:hAnsi="Arial"/>
        </w:rPr>
        <w:t>var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placeOrderResult</w:t>
      </w:r>
      <w:proofErr w:type="spellEnd"/>
      <w:r>
        <w:rPr>
          <w:rFonts w:ascii="Arial" w:hAnsi="Arial"/>
        </w:rPr>
        <w:t xml:space="preserve"> = </w:t>
      </w:r>
      <w:proofErr w:type="spellStart"/>
      <w:r>
        <w:rPr>
          <w:rFonts w:ascii="Arial" w:hAnsi="Arial"/>
        </w:rPr>
        <w:t>COHelpers.placeOrder</w:t>
      </w:r>
      <w:proofErr w:type="spellEnd"/>
      <w:r>
        <w:rPr>
          <w:rFonts w:ascii="Arial" w:hAnsi="Arial"/>
        </w:rPr>
        <w:t>(</w:t>
      </w:r>
      <w:proofErr w:type="spellStart"/>
      <w:r>
        <w:rPr>
          <w:rFonts w:ascii="Arial" w:hAnsi="Arial"/>
        </w:rPr>
        <w:t>order</w:t>
      </w:r>
      <w:proofErr w:type="spellEnd"/>
      <w:r>
        <w:rPr>
          <w:rFonts w:ascii="Arial" w:hAnsi="Arial"/>
        </w:rPr>
        <w:t>, {});</w:t>
      </w:r>
    </w:p>
    <w:p w14:paraId="0D11C424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</w:t>
      </w:r>
      <w:proofErr w:type="spellStart"/>
      <w:r>
        <w:rPr>
          <w:rFonts w:ascii="Arial" w:hAnsi="Arial"/>
        </w:rPr>
        <w:t>if</w:t>
      </w:r>
      <w:proofErr w:type="spellEnd"/>
      <w:r>
        <w:rPr>
          <w:rFonts w:ascii="Arial" w:hAnsi="Arial"/>
        </w:rPr>
        <w:t xml:space="preserve"> (</w:t>
      </w:r>
      <w:proofErr w:type="spellStart"/>
      <w:r>
        <w:rPr>
          <w:rFonts w:ascii="Arial" w:hAnsi="Arial"/>
        </w:rPr>
        <w:t>placeOrderResult.error</w:t>
      </w:r>
      <w:proofErr w:type="spellEnd"/>
      <w:r>
        <w:rPr>
          <w:rFonts w:ascii="Arial" w:hAnsi="Arial"/>
        </w:rPr>
        <w:t>) {</w:t>
      </w:r>
    </w:p>
    <w:p w14:paraId="7D9E4090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    </w:t>
      </w:r>
      <w:proofErr w:type="spellStart"/>
      <w:r>
        <w:rPr>
          <w:rFonts w:ascii="Arial" w:hAnsi="Arial"/>
        </w:rPr>
        <w:t>res.json</w:t>
      </w:r>
      <w:proofErr w:type="spellEnd"/>
      <w:r>
        <w:rPr>
          <w:rFonts w:ascii="Arial" w:hAnsi="Arial"/>
        </w:rPr>
        <w:t>({</w:t>
      </w:r>
    </w:p>
    <w:p w14:paraId="3B1FC9F3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        </w:t>
      </w:r>
      <w:proofErr w:type="spellStart"/>
      <w:r>
        <w:rPr>
          <w:rFonts w:ascii="Arial" w:hAnsi="Arial"/>
        </w:rPr>
        <w:t>error</w:t>
      </w:r>
      <w:proofErr w:type="spellEnd"/>
      <w:r>
        <w:rPr>
          <w:rFonts w:ascii="Arial" w:hAnsi="Arial"/>
        </w:rPr>
        <w:t xml:space="preserve">: </w:t>
      </w:r>
      <w:proofErr w:type="spellStart"/>
      <w:r>
        <w:rPr>
          <w:rFonts w:ascii="Arial" w:hAnsi="Arial"/>
        </w:rPr>
        <w:t>true</w:t>
      </w:r>
      <w:proofErr w:type="spellEnd"/>
      <w:r>
        <w:rPr>
          <w:rFonts w:ascii="Arial" w:hAnsi="Arial"/>
        </w:rPr>
        <w:t>,</w:t>
      </w:r>
    </w:p>
    <w:p w14:paraId="4D935002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        </w:t>
      </w:r>
      <w:proofErr w:type="spellStart"/>
      <w:r>
        <w:rPr>
          <w:rFonts w:ascii="Arial" w:hAnsi="Arial"/>
        </w:rPr>
        <w:t>errorMessage</w:t>
      </w:r>
      <w:proofErr w:type="spellEnd"/>
      <w:r>
        <w:rPr>
          <w:rFonts w:ascii="Arial" w:hAnsi="Arial"/>
        </w:rPr>
        <w:t>: Resource.msg('</w:t>
      </w:r>
      <w:proofErr w:type="spellStart"/>
      <w:r>
        <w:rPr>
          <w:rFonts w:ascii="Arial" w:hAnsi="Arial"/>
        </w:rPr>
        <w:t>error.technical</w:t>
      </w:r>
      <w:proofErr w:type="spellEnd"/>
      <w:r>
        <w:rPr>
          <w:rFonts w:ascii="Arial" w:hAnsi="Arial"/>
        </w:rPr>
        <w:t>', '</w:t>
      </w:r>
      <w:proofErr w:type="spellStart"/>
      <w:r>
        <w:rPr>
          <w:rFonts w:ascii="Arial" w:hAnsi="Arial"/>
        </w:rPr>
        <w:t>checkout</w:t>
      </w:r>
      <w:proofErr w:type="spellEnd"/>
      <w:r>
        <w:rPr>
          <w:rFonts w:ascii="Arial" w:hAnsi="Arial"/>
        </w:rPr>
        <w:t xml:space="preserve">', </w:t>
      </w:r>
      <w:proofErr w:type="spellStart"/>
      <w:r>
        <w:rPr>
          <w:rFonts w:ascii="Arial" w:hAnsi="Arial"/>
        </w:rPr>
        <w:t>null</w:t>
      </w:r>
      <w:proofErr w:type="spellEnd"/>
      <w:r>
        <w:rPr>
          <w:rFonts w:ascii="Arial" w:hAnsi="Arial"/>
        </w:rPr>
        <w:t>)</w:t>
      </w:r>
    </w:p>
    <w:p w14:paraId="277149AD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    });</w:t>
      </w:r>
    </w:p>
    <w:p w14:paraId="4024295F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    </w:t>
      </w:r>
      <w:proofErr w:type="spellStart"/>
      <w:r>
        <w:rPr>
          <w:rFonts w:ascii="Arial" w:hAnsi="Arial"/>
        </w:rPr>
        <w:t>return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next</w:t>
      </w:r>
      <w:proofErr w:type="spellEnd"/>
      <w:r>
        <w:rPr>
          <w:rFonts w:ascii="Arial" w:hAnsi="Arial"/>
        </w:rPr>
        <w:t>();</w:t>
      </w:r>
    </w:p>
    <w:p w14:paraId="4653EBD7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}</w:t>
      </w:r>
    </w:p>
    <w:p w14:paraId="1C8B7824" w14:textId="77777777" w:rsidR="00362DDE" w:rsidRDefault="00000000">
      <w:pPr>
        <w:widowControl w:val="0"/>
        <w:spacing w:after="0" w:line="240" w:lineRule="auto"/>
        <w:ind w:left="720" w:hanging="360"/>
        <w:contextualSpacing/>
        <w:rPr>
          <w:rFonts w:ascii="Arial" w:hAnsi="Arial"/>
        </w:rPr>
      </w:pPr>
      <w:r>
        <w:rPr>
          <w:rFonts w:ascii="Arial" w:hAnsi="Arial"/>
        </w:rPr>
        <w:t xml:space="preserve">        </w:t>
      </w:r>
      <w:proofErr w:type="spellStart"/>
      <w:r>
        <w:rPr>
          <w:rFonts w:ascii="Arial" w:hAnsi="Arial"/>
        </w:rPr>
        <w:t>COHelpers.sendConfirmationEmail</w:t>
      </w:r>
      <w:proofErr w:type="spellEnd"/>
      <w:r>
        <w:rPr>
          <w:rFonts w:ascii="Arial" w:hAnsi="Arial"/>
        </w:rPr>
        <w:t>(</w:t>
      </w:r>
      <w:proofErr w:type="spellStart"/>
      <w:r>
        <w:rPr>
          <w:rFonts w:ascii="Arial" w:hAnsi="Arial"/>
        </w:rPr>
        <w:t>order</w:t>
      </w:r>
      <w:proofErr w:type="spellEnd"/>
      <w:r>
        <w:rPr>
          <w:rFonts w:ascii="Arial" w:hAnsi="Arial"/>
        </w:rPr>
        <w:t>, req.locale.id);</w:t>
      </w:r>
    </w:p>
    <w:p w14:paraId="2D8CB92C" w14:textId="77777777" w:rsidR="00362DDE" w:rsidRDefault="00000000">
      <w:pPr>
        <w:widowControl w:val="0"/>
        <w:spacing w:after="0" w:line="240" w:lineRule="auto"/>
        <w:ind w:left="720" w:hanging="360"/>
        <w:contextualSpacing/>
      </w:pPr>
      <w:r>
        <w:rPr>
          <w:rFonts w:ascii="Arial" w:hAnsi="Arial"/>
        </w:rPr>
        <w:t xml:space="preserve">    }</w:t>
      </w:r>
      <w:r>
        <w:br/>
      </w:r>
      <w:r>
        <w:br/>
      </w:r>
    </w:p>
    <w:p w14:paraId="0AA89A64" w14:textId="77777777" w:rsidR="00362DDE" w:rsidRDefault="00000000">
      <w:pPr>
        <w:numPr>
          <w:ilvl w:val="0"/>
          <w:numId w:val="23"/>
        </w:numPr>
        <w:contextualSpacing/>
      </w:pP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controllers</w:t>
      </w:r>
      <w:proofErr w:type="spellEnd"/>
      <w:r>
        <w:t xml:space="preserve">/PaymentInstruments.js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added</w:t>
      </w:r>
      <w:proofErr w:type="spellEnd"/>
      <w:r>
        <w:t>:</w:t>
      </w:r>
      <w:r>
        <w:br/>
      </w:r>
      <w:proofErr w:type="spellStart"/>
      <w:r>
        <w:rPr>
          <w:rFonts w:ascii="Consolas" w:eastAsia="Consolas" w:hAnsi="Consolas" w:cs="Consolas"/>
        </w:rPr>
        <w:t>paymentInstrument.custom.kount_KHash</w:t>
      </w:r>
      <w:proofErr w:type="spellEnd"/>
      <w:r>
        <w:rPr>
          <w:rFonts w:ascii="Consolas" w:eastAsia="Consolas" w:hAnsi="Consolas" w:cs="Consolas"/>
        </w:rPr>
        <w:t xml:space="preserve"> = </w:t>
      </w:r>
      <w:proofErr w:type="spellStart"/>
      <w:r>
        <w:rPr>
          <w:rFonts w:ascii="Consolas" w:eastAsia="Consolas" w:hAnsi="Consolas" w:cs="Consolas"/>
        </w:rPr>
        <w:t>KHash.hashPaymentToken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formInfo.cardNumber</w:t>
      </w:r>
      <w:proofErr w:type="spellEnd"/>
      <w:r>
        <w:rPr>
          <w:rFonts w:ascii="Consolas" w:eastAsia="Consolas" w:hAnsi="Consolas" w:cs="Consolas"/>
        </w:rPr>
        <w:t>);</w:t>
      </w:r>
    </w:p>
    <w:p w14:paraId="013793CC" w14:textId="77777777" w:rsidR="00362DDE" w:rsidRDefault="00000000">
      <w:r>
        <w:rPr>
          <w:noProof/>
        </w:rPr>
        <w:drawing>
          <wp:inline distT="0" distB="0" distL="0" distR="0" wp14:anchorId="65985037" wp14:editId="1F4A2B1E">
            <wp:extent cx="5734050" cy="2044700"/>
            <wp:effectExtent l="0" t="0" r="0" b="0"/>
            <wp:docPr id="1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7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6" w:name="_rrwp088cd2rn"/>
      <w:bookmarkStart w:id="37" w:name="_ea7pfa4yqqfk"/>
      <w:bookmarkEnd w:id="36"/>
      <w:bookmarkEnd w:id="37"/>
    </w:p>
    <w:p w14:paraId="4C2DA5B1" w14:textId="77777777" w:rsidR="00362DDE" w:rsidRDefault="00000000">
      <w:pPr>
        <w:pStyle w:val="Heading3"/>
        <w:spacing w:line="240" w:lineRule="auto"/>
      </w:pPr>
      <w:bookmarkStart w:id="38" w:name="_9s55o8ut1g1"/>
      <w:bookmarkStart w:id="39" w:name="_Toc531855073"/>
      <w:bookmarkEnd w:id="38"/>
      <w:proofErr w:type="spellStart"/>
      <w:r>
        <w:t>Step</w:t>
      </w:r>
      <w:proofErr w:type="spellEnd"/>
      <w:r>
        <w:t xml:space="preserve"> </w:t>
      </w:r>
      <w:r>
        <w:rPr>
          <w:lang w:val="en-US"/>
        </w:rPr>
        <w:t>5</w:t>
      </w:r>
      <w:r>
        <w:t xml:space="preserve"> - </w:t>
      </w:r>
      <w:proofErr w:type="spellStart"/>
      <w:r>
        <w:t>Configure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(</w:t>
      </w:r>
      <w:proofErr w:type="spellStart"/>
      <w:r>
        <w:t>Optional</w:t>
      </w:r>
      <w:proofErr w:type="spellEnd"/>
      <w:r>
        <w:t>)</w:t>
      </w:r>
      <w:bookmarkEnd w:id="39"/>
    </w:p>
    <w:p w14:paraId="0E3A5411" w14:textId="77777777" w:rsidR="00362DDE" w:rsidRDefault="00000000">
      <w:pPr>
        <w:widowControl w:val="0"/>
        <w:spacing w:after="200" w:line="240" w:lineRule="auto"/>
      </w:pPr>
      <w:proofErr w:type="spellStart"/>
      <w:r>
        <w:t>To</w:t>
      </w:r>
      <w:proofErr w:type="spellEnd"/>
      <w:r>
        <w:t xml:space="preserve"> </w:t>
      </w:r>
      <w:proofErr w:type="spellStart"/>
      <w:r>
        <w:t>configure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(ENS) a </w:t>
      </w:r>
      <w:proofErr w:type="spellStart"/>
      <w:r>
        <w:t>Merchant</w:t>
      </w:r>
      <w:proofErr w:type="spellEnd"/>
      <w:r>
        <w:t xml:space="preserve"> URL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(AWC)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enabled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Site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SFCC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this</w:t>
      </w:r>
      <w:bookmarkStart w:id="40" w:name="nmf14n"/>
      <w:bookmarkEnd w:id="40"/>
      <w:proofErr w:type="spellEnd"/>
      <w:r>
        <w:rPr>
          <w:color w:val="0000FF"/>
          <w:u w:val="single"/>
        </w:rPr>
        <w:t xml:space="preserve"> </w:t>
      </w:r>
      <w:proofErr w:type="spellStart"/>
      <w:r>
        <w:rPr>
          <w:color w:val="0000FF"/>
          <w:u w:val="single"/>
        </w:rPr>
        <w:t>link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setting</w:t>
      </w:r>
      <w:proofErr w:type="spellEnd"/>
      <w:r>
        <w:t xml:space="preserve">).  </w:t>
      </w:r>
      <w:proofErr w:type="spellStart"/>
      <w:r>
        <w:t>All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sent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ENS URL </w:t>
      </w:r>
      <w:proofErr w:type="spellStart"/>
      <w:r>
        <w:t>as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XML </w:t>
      </w:r>
      <w:proofErr w:type="spellStart"/>
      <w:r>
        <w:t>post</w:t>
      </w:r>
      <w:proofErr w:type="spellEnd"/>
      <w:r>
        <w:t>(s).</w:t>
      </w:r>
    </w:p>
    <w:p w14:paraId="6EB7CA2B" w14:textId="77777777" w:rsidR="00362DDE" w:rsidRDefault="00000000">
      <w:pPr>
        <w:widowControl w:val="0"/>
      </w:pPr>
      <w:proofErr w:type="spellStart"/>
      <w:r>
        <w:t>The</w:t>
      </w:r>
      <w:proofErr w:type="spellEnd"/>
      <w:r>
        <w:t xml:space="preserve"> </w:t>
      </w:r>
      <w:proofErr w:type="spellStart"/>
      <w:r>
        <w:t>cartridge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typically</w:t>
      </w:r>
      <w:proofErr w:type="spellEnd"/>
      <w:r>
        <w:t xml:space="preserve">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adding</w:t>
      </w:r>
      <w:proofErr w:type="spellEnd"/>
      <w:r>
        <w:t xml:space="preserve"> IP </w:t>
      </w:r>
      <w:proofErr w:type="spellStart"/>
      <w:r>
        <w:t>or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whitelist</w:t>
      </w:r>
      <w:proofErr w:type="spellEnd"/>
      <w:r>
        <w:t xml:space="preserve">. </w:t>
      </w:r>
      <w:proofErr w:type="spellStart"/>
      <w:r>
        <w:t>Communication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443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blocked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SFCC.</w:t>
      </w:r>
    </w:p>
    <w:p w14:paraId="1BD3C417" w14:textId="77777777" w:rsidR="00362DDE" w:rsidRDefault="00000000">
      <w:pPr>
        <w:widowControl w:val="0"/>
        <w:spacing w:after="200" w:line="240" w:lineRule="auto"/>
      </w:pPr>
      <w:proofErr w:type="spellStart"/>
      <w:r>
        <w:t>If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IP </w:t>
      </w:r>
      <w:proofErr w:type="spellStart"/>
      <w:r>
        <w:t>Addresses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whitelisted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XML </w:t>
      </w:r>
      <w:proofErr w:type="spellStart"/>
      <w:r>
        <w:t>posts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Kount</w:t>
      </w:r>
      <w:proofErr w:type="spellEnd"/>
      <w:r>
        <w:t>:</w:t>
      </w:r>
    </w:p>
    <w:p w14:paraId="2616728F" w14:textId="77777777" w:rsidR="00362DDE" w:rsidRDefault="00000000">
      <w:pPr>
        <w:widowControl w:val="0"/>
        <w:spacing w:line="240" w:lineRule="auto"/>
      </w:pPr>
      <w:r>
        <w:rPr>
          <w:rFonts w:ascii="CharterBT-Roman" w:eastAsia="CharterBT-Roman" w:hAnsi="CharterBT-Roman" w:cs="CharterBT-Roman"/>
          <w:sz w:val="20"/>
          <w:szCs w:val="20"/>
        </w:rPr>
        <w:t>209.81.12.0/24</w:t>
      </w:r>
    </w:p>
    <w:p w14:paraId="4635A760" w14:textId="77777777" w:rsidR="00362DDE" w:rsidRDefault="00000000">
      <w:pPr>
        <w:widowControl w:val="0"/>
        <w:spacing w:line="240" w:lineRule="auto"/>
      </w:pPr>
      <w:r>
        <w:rPr>
          <w:rFonts w:ascii="CharterBT-Roman" w:eastAsia="CharterBT-Roman" w:hAnsi="CharterBT-Roman" w:cs="CharterBT-Roman"/>
          <w:sz w:val="20"/>
          <w:szCs w:val="20"/>
        </w:rPr>
        <w:t>64.128.91.0/24</w:t>
      </w:r>
    </w:p>
    <w:p w14:paraId="1362D609" w14:textId="77777777" w:rsidR="00362DDE" w:rsidRDefault="00000000">
      <w:pPr>
        <w:widowControl w:val="0"/>
        <w:spacing w:after="200" w:line="240" w:lineRule="auto"/>
      </w:pPr>
      <w:r>
        <w:rPr>
          <w:rFonts w:ascii="CharterBT-Roman" w:eastAsia="CharterBT-Roman" w:hAnsi="CharterBT-Roman" w:cs="CharterBT-Roman"/>
          <w:sz w:val="20"/>
          <w:szCs w:val="20"/>
        </w:rPr>
        <w:t>64.128.87.0/24</w:t>
      </w:r>
    </w:p>
    <w:p w14:paraId="51B9C7AC" w14:textId="77777777" w:rsidR="00362DDE" w:rsidRDefault="00000000">
      <w:pPr>
        <w:widowControl w:val="0"/>
      </w:pPr>
      <w:proofErr w:type="spellStart"/>
      <w:r>
        <w:t>Below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setup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ENS (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System</w:t>
      </w:r>
      <w:proofErr w:type="spellEnd"/>
      <w:r>
        <w:t>).</w:t>
      </w:r>
    </w:p>
    <w:p w14:paraId="5F2DF85C" w14:textId="77777777" w:rsidR="00362DDE" w:rsidRDefault="00362DDE">
      <w:pPr>
        <w:widowControl w:val="0"/>
      </w:pPr>
    </w:p>
    <w:p w14:paraId="019DCA53" w14:textId="77777777" w:rsidR="00362DDE" w:rsidRDefault="00000000">
      <w:pPr>
        <w:widowControl w:val="0"/>
        <w:spacing w:after="200"/>
        <w:contextualSpacing/>
      </w:pPr>
      <w:bookmarkStart w:id="41" w:name="_37m2jsg"/>
      <w:bookmarkEnd w:id="41"/>
      <w:r>
        <w:rPr>
          <w:b/>
          <w:bCs/>
          <w:lang w:val="en-US"/>
        </w:rPr>
        <w:lastRenderedPageBreak/>
        <w:t>Step 1</w:t>
      </w:r>
      <w:r>
        <w:rPr>
          <w:lang w:val="en-US"/>
        </w:rPr>
        <w:t xml:space="preserve">. </w:t>
      </w:r>
      <w:proofErr w:type="spellStart"/>
      <w:r>
        <w:t>Identify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unique</w:t>
      </w:r>
      <w:proofErr w:type="spellEnd"/>
      <w:r>
        <w:t xml:space="preserve"> </w:t>
      </w:r>
      <w:proofErr w:type="spellStart"/>
      <w:r>
        <w:t>Merchant</w:t>
      </w:r>
      <w:proofErr w:type="spellEnd"/>
      <w:r>
        <w:t xml:space="preserve"> URL.</w:t>
      </w:r>
    </w:p>
    <w:p w14:paraId="1D679105" w14:textId="77777777" w:rsidR="00362DDE" w:rsidRDefault="00000000">
      <w:pPr>
        <w:pStyle w:val="ListParagraph"/>
        <w:widowControl w:val="0"/>
        <w:numPr>
          <w:ilvl w:val="0"/>
          <w:numId w:val="35"/>
        </w:numPr>
        <w:spacing w:after="200"/>
      </w:pPr>
      <w:proofErr w:type="spellStart"/>
      <w:r>
        <w:t>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ENS URL</w:t>
      </w:r>
      <w:r>
        <w:rPr>
          <w:lang w:val="en-US"/>
        </w:rPr>
        <w:t xml:space="preserve">. Update the </w:t>
      </w:r>
      <w:r>
        <w:rPr>
          <w:b/>
          <w:bCs/>
          <w:lang w:val="en-US"/>
        </w:rPr>
        <w:t>merchant domain</w:t>
      </w:r>
      <w:r>
        <w:rPr>
          <w:lang w:val="en-US"/>
        </w:rPr>
        <w:t xml:space="preserve"> and </w:t>
      </w:r>
      <w:proofErr w:type="spellStart"/>
      <w:r>
        <w:rPr>
          <w:b/>
          <w:bCs/>
          <w:lang w:val="en-US"/>
        </w:rPr>
        <w:t>SiteID</w:t>
      </w:r>
      <w:proofErr w:type="spellEnd"/>
      <w:r>
        <w:rPr>
          <w:lang w:val="en-US"/>
        </w:rPr>
        <w:t>.</w:t>
      </w:r>
    </w:p>
    <w:p w14:paraId="29332F81" w14:textId="77777777" w:rsidR="00362DDE" w:rsidRDefault="00000000">
      <w:pPr>
        <w:pStyle w:val="ListParagraph"/>
        <w:widowControl w:val="0"/>
        <w:numPr>
          <w:ilvl w:val="1"/>
          <w:numId w:val="35"/>
        </w:numPr>
        <w:spacing w:after="200"/>
      </w:pPr>
      <w:r>
        <w:t>https://</w:t>
      </w:r>
      <w:r>
        <w:rPr>
          <w:b/>
          <w:bCs/>
          <w:lang w:val="en-US"/>
        </w:rPr>
        <w:t>sandbox1.my.dw.demandware.net</w:t>
      </w:r>
      <w:r>
        <w:t>/</w:t>
      </w:r>
      <w:proofErr w:type="spellStart"/>
      <w:r>
        <w:t>on</w:t>
      </w:r>
      <w:proofErr w:type="spellEnd"/>
      <w:r>
        <w:t>/</w:t>
      </w:r>
      <w:proofErr w:type="spellStart"/>
      <w:r>
        <w:t>demandware.store</w:t>
      </w:r>
      <w:proofErr w:type="spellEnd"/>
      <w:r>
        <w:t>/</w:t>
      </w:r>
      <w:proofErr w:type="spellStart"/>
      <w:r>
        <w:t>Sites</w:t>
      </w:r>
      <w:proofErr w:type="spellEnd"/>
      <w:r>
        <w:t>-</w:t>
      </w:r>
      <w:proofErr w:type="spellStart"/>
      <w:r>
        <w:rPr>
          <w:b/>
          <w:bCs/>
          <w:lang w:val="en-US"/>
        </w:rPr>
        <w:t>SiteID</w:t>
      </w:r>
      <w:proofErr w:type="spellEnd"/>
      <w:r>
        <w:t>-</w:t>
      </w:r>
      <w:proofErr w:type="spellStart"/>
      <w:r>
        <w:t>Site</w:t>
      </w:r>
      <w:proofErr w:type="spellEnd"/>
      <w:r>
        <w:t>/</w:t>
      </w:r>
      <w:proofErr w:type="spellStart"/>
      <w:r>
        <w:t>en_US</w:t>
      </w:r>
      <w:proofErr w:type="spellEnd"/>
      <w:r>
        <w:t>/KENS-</w:t>
      </w:r>
      <w:proofErr w:type="spellStart"/>
      <w:r>
        <w:t>EventClassifications</w:t>
      </w:r>
      <w:proofErr w:type="spellEnd"/>
    </w:p>
    <w:p w14:paraId="2BB2402B" w14:textId="77777777" w:rsidR="00362DDE" w:rsidRDefault="00000000">
      <w:pPr>
        <w:pStyle w:val="ListParagraph"/>
        <w:widowControl w:val="0"/>
        <w:numPr>
          <w:ilvl w:val="0"/>
          <w:numId w:val="35"/>
        </w:numPr>
        <w:spacing w:after="200"/>
      </w:pPr>
      <w:proofErr w:type="spellStart"/>
      <w:r>
        <w:t>The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URL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.  </w:t>
      </w:r>
      <w:proofErr w:type="spellStart"/>
      <w:r>
        <w:rPr>
          <w:i/>
        </w:rPr>
        <w:t>Note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“</w:t>
      </w:r>
      <w:proofErr w:type="spellStart"/>
      <w:r>
        <w:rPr>
          <w:i/>
        </w:rPr>
        <w:t>default</w:t>
      </w:r>
      <w:proofErr w:type="spellEnd"/>
      <w:r>
        <w:rPr>
          <w:i/>
        </w:rPr>
        <w:t xml:space="preserve">” </w:t>
      </w:r>
      <w:proofErr w:type="spellStart"/>
      <w:r>
        <w:rPr>
          <w:i/>
        </w:rPr>
        <w:t>value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different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merchant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using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another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language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aside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from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English</w:t>
      </w:r>
      <w:proofErr w:type="spellEnd"/>
      <w:r>
        <w:rPr>
          <w:i/>
        </w:rPr>
        <w:t>.</w:t>
      </w:r>
    </w:p>
    <w:p w14:paraId="70547AB6" w14:textId="77777777" w:rsidR="00362DDE" w:rsidRDefault="00362DDE">
      <w:pPr>
        <w:widowControl w:val="0"/>
        <w:spacing w:after="200"/>
        <w:ind w:left="360"/>
        <w:contextualSpacing/>
      </w:pPr>
    </w:p>
    <w:p w14:paraId="73F48C71" w14:textId="77777777" w:rsidR="00362DDE" w:rsidRDefault="00000000">
      <w:pPr>
        <w:widowControl w:val="0"/>
      </w:pPr>
      <w:r>
        <w:rPr>
          <w:b/>
          <w:bCs/>
          <w:lang w:val="en-US"/>
        </w:rPr>
        <w:t>Step 2</w:t>
      </w:r>
      <w:r>
        <w:rPr>
          <w:lang w:val="en-US"/>
        </w:rPr>
        <w:t xml:space="preserve">. </w:t>
      </w:r>
      <w:proofErr w:type="spellStart"/>
      <w:r>
        <w:t>Set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ENS URL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. </w:t>
      </w:r>
      <w:proofErr w:type="spellStart"/>
      <w:r>
        <w:t>Navigate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Fraud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Control</w:t>
      </w:r>
      <w:proofErr w:type="spellEnd"/>
      <w:r>
        <w:t xml:space="preserve"> </w:t>
      </w:r>
      <w:proofErr w:type="spellStart"/>
      <w:r>
        <w:t>tab</w:t>
      </w:r>
      <w:proofErr w:type="spellEnd"/>
      <w:r>
        <w:t xml:space="preserve"> &gt; </w:t>
      </w:r>
      <w:proofErr w:type="spellStart"/>
      <w:r>
        <w:rPr>
          <w:b/>
        </w:rPr>
        <w:t>Websites</w:t>
      </w:r>
      <w:proofErr w:type="spellEnd"/>
      <w:r>
        <w:t xml:space="preserve">.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GEAR, (</w:t>
      </w:r>
      <w:proofErr w:type="spellStart"/>
      <w:r>
        <w:t>circled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rPr>
          <w:b/>
        </w:rPr>
        <w:t>Edit</w:t>
      </w:r>
      <w:proofErr w:type="spellEnd"/>
      <w:r>
        <w:t>.</w:t>
      </w:r>
    </w:p>
    <w:p w14:paraId="07BCB813" w14:textId="77777777" w:rsidR="00362DDE" w:rsidRDefault="00000000">
      <w:pPr>
        <w:widowControl w:val="0"/>
        <w:spacing w:after="200"/>
        <w:ind w:firstLine="720"/>
      </w:pPr>
      <w:r>
        <w:rPr>
          <w:noProof/>
        </w:rPr>
        <w:drawing>
          <wp:inline distT="0" distB="0" distL="0" distR="0" wp14:anchorId="7B64EF44" wp14:editId="6A3C0DF2">
            <wp:extent cx="5200650" cy="952500"/>
            <wp:effectExtent l="0" t="0" r="0" b="0"/>
            <wp:docPr id="20" name="Image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" descr="A screenshot of a social media po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b="17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6F77" w14:textId="77777777" w:rsidR="00362DDE" w:rsidRDefault="00000000">
      <w:pPr>
        <w:widowControl w:val="0"/>
        <w:contextualSpacing/>
      </w:pPr>
      <w:r>
        <w:rPr>
          <w:noProof/>
        </w:rPr>
        <w:drawing>
          <wp:anchor distT="0" distB="0" distL="0" distR="0" simplePos="0" relativeHeight="5" behindDoc="0" locked="0" layoutInCell="1" allowOverlap="1" wp14:anchorId="1CEFDBB3" wp14:editId="38CC3340">
            <wp:simplePos x="0" y="0"/>
            <wp:positionH relativeFrom="column">
              <wp:posOffset>0</wp:posOffset>
            </wp:positionH>
            <wp:positionV relativeFrom="paragraph">
              <wp:posOffset>735330</wp:posOffset>
            </wp:positionV>
            <wp:extent cx="1229995" cy="2035810"/>
            <wp:effectExtent l="0" t="0" r="0" b="0"/>
            <wp:wrapTopAndBottom/>
            <wp:docPr id="21" name="image2.png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.png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99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n-US"/>
        </w:rPr>
        <w:t>Step 3</w:t>
      </w:r>
      <w:r>
        <w:rPr>
          <w:lang w:val="en-US"/>
        </w:rPr>
        <w:t xml:space="preserve">. </w:t>
      </w:r>
      <w:proofErr w:type="spellStart"/>
      <w:r>
        <w:t>The</w:t>
      </w:r>
      <w:proofErr w:type="spellEnd"/>
      <w:r>
        <w:t xml:space="preserve"> “</w:t>
      </w:r>
      <w:proofErr w:type="spellStart"/>
      <w:r>
        <w:t>Edit</w:t>
      </w:r>
      <w:proofErr w:type="spellEnd"/>
      <w:r>
        <w:t xml:space="preserve"> </w:t>
      </w:r>
      <w:proofErr w:type="spellStart"/>
      <w:r>
        <w:t>Row</w:t>
      </w:r>
      <w:proofErr w:type="spellEnd"/>
      <w:r>
        <w:t xml:space="preserve">” </w:t>
      </w:r>
      <w:proofErr w:type="spellStart"/>
      <w:r>
        <w:t>dialog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display</w:t>
      </w:r>
      <w:proofErr w:type="spellEnd"/>
      <w:r>
        <w:t xml:space="preserve">. 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b/>
        </w:rPr>
        <w:t xml:space="preserve">ENS </w:t>
      </w:r>
      <w:proofErr w:type="spellStart"/>
      <w:r>
        <w:rPr>
          <w:b/>
        </w:rPr>
        <w:t>Enabled</w:t>
      </w:r>
      <w:proofErr w:type="spellEnd"/>
      <w:r>
        <w:t xml:space="preserve"> </w:t>
      </w:r>
      <w:proofErr w:type="spellStart"/>
      <w:r>
        <w:t>radio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. 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ENS URL (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unique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merchant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)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Merchant</w:t>
      </w:r>
      <w:proofErr w:type="spellEnd"/>
      <w:r>
        <w:rPr>
          <w:b/>
        </w:rPr>
        <w:t xml:space="preserve"> ENS URL</w:t>
      </w:r>
      <w:r>
        <w:t xml:space="preserve"> </w:t>
      </w:r>
      <w:proofErr w:type="spellStart"/>
      <w:r>
        <w:t>field</w:t>
      </w:r>
      <w:proofErr w:type="spellEnd"/>
      <w:r>
        <w:t xml:space="preserve">. 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Update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Website</w:t>
      </w:r>
      <w:proofErr w:type="spellEnd"/>
      <w:r>
        <w:t xml:space="preserve"> </w:t>
      </w:r>
      <w:proofErr w:type="spellStart"/>
      <w:r>
        <w:t>button</w:t>
      </w:r>
      <w:proofErr w:type="spellEnd"/>
      <w:r>
        <w:t>.</w:t>
      </w:r>
    </w:p>
    <w:p w14:paraId="6F371BC4" w14:textId="77777777" w:rsidR="00362DDE" w:rsidRDefault="00000000">
      <w:pPr>
        <w:widowControl w:val="0"/>
        <w:contextualSpacing/>
      </w:pPr>
      <w:r>
        <w:rPr>
          <w:noProof/>
        </w:rPr>
        <w:drawing>
          <wp:inline distT="0" distB="0" distL="0" distR="0" wp14:anchorId="0CD6F432" wp14:editId="2D62E2C1">
            <wp:extent cx="5731510" cy="425450"/>
            <wp:effectExtent l="0" t="0" r="0" b="0"/>
            <wp:docPr id="2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3201" w14:textId="77777777" w:rsidR="00362DDE" w:rsidRDefault="00362DDE">
      <w:pPr>
        <w:widowControl w:val="0"/>
        <w:spacing w:after="200"/>
      </w:pPr>
    </w:p>
    <w:p w14:paraId="6A581751" w14:textId="77777777" w:rsidR="00362DDE" w:rsidRDefault="00000000">
      <w:pPr>
        <w:widowControl w:val="0"/>
        <w:spacing w:after="200"/>
        <w:rPr>
          <w:i/>
          <w:iCs/>
        </w:rPr>
      </w:pPr>
      <w:r>
        <w:rPr>
          <w:i/>
          <w:iCs/>
          <w:lang w:val="en-US"/>
        </w:rPr>
        <w:t xml:space="preserve">The entry will show </w:t>
      </w:r>
      <w:proofErr w:type="gramStart"/>
      <w:r>
        <w:rPr>
          <w:i/>
          <w:iCs/>
          <w:lang w:val="en-US"/>
        </w:rPr>
        <w:t>green</w:t>
      </w:r>
      <w:proofErr w:type="gramEnd"/>
      <w:r>
        <w:rPr>
          <w:i/>
          <w:iCs/>
          <w:lang w:val="en-US"/>
        </w:rPr>
        <w:t xml:space="preserve"> and a </w:t>
      </w:r>
      <w:proofErr w:type="spellStart"/>
      <w:r>
        <w:rPr>
          <w:i/>
          <w:iCs/>
        </w:rPr>
        <w:t>confirmation</w:t>
      </w:r>
      <w:proofErr w:type="spellEnd"/>
      <w:r>
        <w:rPr>
          <w:i/>
          <w:iCs/>
        </w:rPr>
        <w:t xml:space="preserve"> </w:t>
      </w:r>
      <w:r>
        <w:rPr>
          <w:i/>
          <w:iCs/>
          <w:lang w:val="en-US"/>
        </w:rPr>
        <w:t xml:space="preserve">dialog will show </w:t>
      </w:r>
      <w:proofErr w:type="spellStart"/>
      <w:r>
        <w:rPr>
          <w:i/>
          <w:iCs/>
        </w:rPr>
        <w:t>in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the</w:t>
      </w:r>
      <w:proofErr w:type="spellEnd"/>
      <w:r>
        <w:rPr>
          <w:i/>
          <w:iCs/>
        </w:rPr>
        <w:t xml:space="preserve"> </w:t>
      </w:r>
      <w:r>
        <w:rPr>
          <w:i/>
          <w:iCs/>
          <w:lang w:val="en-US"/>
        </w:rPr>
        <w:t>bottom right of the screen stating the website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was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successfully</w:t>
      </w:r>
      <w:proofErr w:type="spellEnd"/>
      <w:r>
        <w:rPr>
          <w:i/>
          <w:iCs/>
        </w:rPr>
        <w:t xml:space="preserve"> </w:t>
      </w:r>
      <w:r>
        <w:rPr>
          <w:i/>
          <w:iCs/>
          <w:lang w:val="en-US"/>
        </w:rPr>
        <w:t>added</w:t>
      </w:r>
      <w:r>
        <w:rPr>
          <w:i/>
          <w:iCs/>
        </w:rPr>
        <w:t>.</w:t>
      </w:r>
    </w:p>
    <w:p w14:paraId="50837F27" w14:textId="77777777" w:rsidR="00362DDE" w:rsidRDefault="00362DDE">
      <w:pPr>
        <w:widowControl w:val="0"/>
        <w:spacing w:after="200" w:line="240" w:lineRule="auto"/>
      </w:pPr>
    </w:p>
    <w:p w14:paraId="5FB1D741" w14:textId="77777777" w:rsidR="00362DDE" w:rsidRDefault="00000000">
      <w:pPr>
        <w:pStyle w:val="Heading3"/>
        <w:spacing w:line="240" w:lineRule="auto"/>
      </w:pPr>
      <w:bookmarkStart w:id="42" w:name="_Toc531855074"/>
      <w:proofErr w:type="spellStart"/>
      <w:r>
        <w:t>External</w:t>
      </w:r>
      <w:proofErr w:type="spellEnd"/>
      <w:r>
        <w:t xml:space="preserve"> </w:t>
      </w:r>
      <w:proofErr w:type="spellStart"/>
      <w:r>
        <w:t>Interfaces</w:t>
      </w:r>
      <w:proofErr w:type="spellEnd"/>
      <w:r>
        <w:t xml:space="preserve"> (</w:t>
      </w:r>
      <w:proofErr w:type="spellStart"/>
      <w:r>
        <w:t>Communication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SFCC)</w:t>
      </w:r>
      <w:bookmarkEnd w:id="42"/>
    </w:p>
    <w:p w14:paraId="449BBB85" w14:textId="77777777" w:rsidR="00362DDE" w:rsidRDefault="00000000">
      <w:pPr>
        <w:widowControl w:val="0"/>
        <w:spacing w:after="200" w:line="240" w:lineRule="auto"/>
      </w:pPr>
      <w:proofErr w:type="spellStart"/>
      <w:r>
        <w:t>The</w:t>
      </w:r>
      <w:proofErr w:type="spellEnd"/>
      <w:r>
        <w:t xml:space="preserve"> </w:t>
      </w:r>
      <w:proofErr w:type="spellStart"/>
      <w:r>
        <w:t>cartridge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(ENS)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synchronization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Kount</w:t>
      </w:r>
      <w:proofErr w:type="spellEnd"/>
      <w:r>
        <w:t>.</w:t>
      </w:r>
    </w:p>
    <w:p w14:paraId="2575AE2A" w14:textId="77777777" w:rsidR="00362DDE" w:rsidRDefault="00000000">
      <w:pPr>
        <w:widowControl w:val="0"/>
        <w:spacing w:after="200" w:line="240" w:lineRule="auto"/>
      </w:pPr>
      <w:proofErr w:type="spellStart"/>
      <w:r>
        <w:rPr>
          <w:b/>
        </w:rPr>
        <w:t>Callback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Controllers</w:t>
      </w:r>
      <w:proofErr w:type="spellEnd"/>
      <w:r>
        <w:rPr>
          <w:b/>
        </w:rPr>
        <w:t>:</w:t>
      </w:r>
    </w:p>
    <w:p w14:paraId="2EA75AB9" w14:textId="77777777" w:rsidR="00362DDE" w:rsidRDefault="00000000">
      <w:pPr>
        <w:widowControl w:val="0"/>
        <w:spacing w:after="200" w:line="240" w:lineRule="auto"/>
      </w:pPr>
      <w:proofErr w:type="spellStart"/>
      <w:r>
        <w:t>Notifications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sent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cartridge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 </w:t>
      </w:r>
      <w:proofErr w:type="spellStart"/>
      <w:r>
        <w:t>series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formatted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XML. </w:t>
      </w:r>
      <w:proofErr w:type="spellStart"/>
      <w:r>
        <w:t>Handlers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controllers</w:t>
      </w:r>
      <w:proofErr w:type="spellEnd"/>
      <w:r>
        <w:t xml:space="preserve"> </w:t>
      </w:r>
      <w:proofErr w:type="spellStart"/>
      <w:r>
        <w:t>described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. </w:t>
      </w:r>
      <w:proofErr w:type="spellStart"/>
      <w:r>
        <w:t>One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them</w:t>
      </w:r>
      <w:proofErr w:type="spellEnd"/>
      <w:r>
        <w:t>; (KENS-</w:t>
      </w:r>
      <w:proofErr w:type="spellStart"/>
      <w:r>
        <w:t>EventClassifications</w:t>
      </w:r>
      <w:proofErr w:type="spellEnd"/>
      <w:r>
        <w:t xml:space="preserve">)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sorter</w:t>
      </w:r>
      <w:proofErr w:type="spellEnd"/>
      <w:r>
        <w:t xml:space="preserve">;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described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hyperlink w:anchor="_4f1mdlm">
        <w:proofErr w:type="spellStart"/>
        <w:r>
          <w:t>Step</w:t>
        </w:r>
        <w:proofErr w:type="spellEnd"/>
        <w:r>
          <w:t xml:space="preserve"> 6</w:t>
        </w:r>
      </w:hyperlink>
      <w:r>
        <w:t>.</w:t>
      </w:r>
    </w:p>
    <w:p w14:paraId="65504066" w14:textId="77777777" w:rsidR="00362DDE" w:rsidRDefault="00000000">
      <w:pPr>
        <w:widowControl w:val="0"/>
        <w:numPr>
          <w:ilvl w:val="0"/>
          <w:numId w:val="22"/>
        </w:numPr>
        <w:spacing w:after="0" w:line="240" w:lineRule="auto"/>
        <w:ind w:hanging="360"/>
        <w:contextualSpacing/>
      </w:pPr>
      <w:r>
        <w:t xml:space="preserve">KENS- </w:t>
      </w:r>
      <w:proofErr w:type="spellStart"/>
      <w:r>
        <w:t>EventClassifications</w:t>
      </w:r>
      <w:proofErr w:type="spellEnd"/>
      <w:r>
        <w:t xml:space="preserve"> –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sorter</w:t>
      </w:r>
      <w:proofErr w:type="spellEnd"/>
      <w:r>
        <w:t xml:space="preserve"> </w:t>
      </w:r>
      <w:proofErr w:type="spellStart"/>
      <w:r>
        <w:t>determining</w:t>
      </w:r>
      <w:proofErr w:type="spellEnd"/>
      <w:r>
        <w:t xml:space="preserve"> </w:t>
      </w:r>
      <w:proofErr w:type="spellStart"/>
      <w:r>
        <w:t>classification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event</w:t>
      </w:r>
      <w:proofErr w:type="spellEnd"/>
      <w:r>
        <w:t>.</w:t>
      </w:r>
    </w:p>
    <w:p w14:paraId="52C3770C" w14:textId="77777777" w:rsidR="00362DDE" w:rsidRDefault="00000000">
      <w:pPr>
        <w:widowControl w:val="0"/>
        <w:numPr>
          <w:ilvl w:val="0"/>
          <w:numId w:val="22"/>
        </w:numPr>
        <w:spacing w:after="0" w:line="240" w:lineRule="auto"/>
        <w:ind w:hanging="360"/>
        <w:contextualSpacing/>
      </w:pPr>
      <w:r>
        <w:t xml:space="preserve">KENS- </w:t>
      </w:r>
      <w:proofErr w:type="spellStart"/>
      <w:r>
        <w:t>WorkflowStatusEdit</w:t>
      </w:r>
      <w:proofErr w:type="spellEnd"/>
      <w:r>
        <w:t xml:space="preserve">, </w:t>
      </w:r>
      <w:proofErr w:type="spellStart"/>
      <w:r>
        <w:t>WorkflowReevaluate</w:t>
      </w:r>
      <w:proofErr w:type="spellEnd"/>
      <w:r>
        <w:t xml:space="preserve">, </w:t>
      </w:r>
      <w:proofErr w:type="spellStart"/>
      <w:r>
        <w:t>RiskChangeScor</w:t>
      </w:r>
      <w:proofErr w:type="spellEnd"/>
      <w:r>
        <w:t xml:space="preserve">, </w:t>
      </w:r>
      <w:proofErr w:type="spellStart"/>
      <w:r>
        <w:t>RiskChangeReply</w:t>
      </w:r>
      <w:proofErr w:type="spellEnd"/>
      <w:r>
        <w:t xml:space="preserve">, </w:t>
      </w:r>
      <w:proofErr w:type="spellStart"/>
      <w:r>
        <w:t>RiskChangeVelo</w:t>
      </w:r>
      <w:proofErr w:type="spellEnd"/>
      <w:r>
        <w:t xml:space="preserve">, </w:t>
      </w:r>
      <w:proofErr w:type="spellStart"/>
      <w:r>
        <w:t>RiskChangeVmax</w:t>
      </w:r>
      <w:proofErr w:type="spellEnd"/>
      <w:r>
        <w:t xml:space="preserve">, </w:t>
      </w:r>
      <w:proofErr w:type="spellStart"/>
      <w:r>
        <w:t>RiskChangeGeox</w:t>
      </w:r>
      <w:proofErr w:type="spellEnd"/>
      <w:r>
        <w:t xml:space="preserve">, </w:t>
      </w:r>
      <w:proofErr w:type="spellStart"/>
      <w:r>
        <w:t>RiskChangeNetw</w:t>
      </w:r>
      <w:proofErr w:type="spellEnd"/>
      <w:r>
        <w:t xml:space="preserve">, </w:t>
      </w:r>
      <w:proofErr w:type="spellStart"/>
      <w:r>
        <w:t>RiskChangeReas</w:t>
      </w:r>
      <w:proofErr w:type="spellEnd"/>
      <w:r>
        <w:t xml:space="preserve"> -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handlers</w:t>
      </w:r>
      <w:proofErr w:type="spellEnd"/>
      <w:r>
        <w:t>.</w:t>
      </w:r>
    </w:p>
    <w:p w14:paraId="2FBAFA13" w14:textId="77777777" w:rsidR="00362DDE" w:rsidRDefault="00362DDE">
      <w:pPr>
        <w:widowControl w:val="0"/>
        <w:spacing w:after="200" w:line="240" w:lineRule="auto"/>
      </w:pPr>
    </w:p>
    <w:p w14:paraId="33188844" w14:textId="77777777" w:rsidR="00362DDE" w:rsidRDefault="00000000">
      <w:r>
        <w:br w:type="page"/>
      </w:r>
    </w:p>
    <w:p w14:paraId="4F30589E" w14:textId="77777777" w:rsidR="00362DDE" w:rsidRDefault="00000000">
      <w:pPr>
        <w:pStyle w:val="Heading1"/>
        <w:spacing w:line="240" w:lineRule="auto"/>
        <w:rPr>
          <w:lang w:val="en-US"/>
        </w:rPr>
      </w:pPr>
      <w:r>
        <w:rPr>
          <w:lang w:val="en-US"/>
        </w:rPr>
        <w:lastRenderedPageBreak/>
        <w:t>Process ENS Queue Job</w:t>
      </w:r>
    </w:p>
    <w:p w14:paraId="0CC47CEB" w14:textId="77777777" w:rsidR="00362DDE" w:rsidRDefault="00000000">
      <w:pPr>
        <w:widowControl w:val="0"/>
        <w:rPr>
          <w:lang w:val="en-US"/>
        </w:rPr>
      </w:pPr>
      <w:r>
        <w:rPr>
          <w:lang w:val="en-US"/>
        </w:rPr>
        <w:t>The process ENS queue job is used to iterate over saved ENS messages (custom object</w:t>
      </w:r>
      <w:proofErr w:type="gramStart"/>
      <w:r>
        <w:rPr>
          <w:lang w:val="en-US"/>
        </w:rPr>
        <w:t>)</w:t>
      </w:r>
      <w:proofErr w:type="gramEnd"/>
      <w:r>
        <w:rPr>
          <w:lang w:val="en-US"/>
        </w:rPr>
        <w:t xml:space="preserve"> and update order statuses based on the ENS message body. Default configuration is set to run every 10 </w:t>
      </w:r>
      <w:proofErr w:type="gramStart"/>
      <w:r>
        <w:rPr>
          <w:lang w:val="en-US"/>
        </w:rPr>
        <w:t>minutes, but</w:t>
      </w:r>
      <w:proofErr w:type="gramEnd"/>
      <w:r>
        <w:rPr>
          <w:lang w:val="en-US"/>
        </w:rPr>
        <w:t xml:space="preserve"> can be modified based on individual client needs. Please note that increasing the time or interval will cause orders to remain in a hold status for a longer </w:t>
      </w:r>
      <w:proofErr w:type="gramStart"/>
      <w:r>
        <w:rPr>
          <w:lang w:val="en-US"/>
        </w:rPr>
        <w:t>period of time</w:t>
      </w:r>
      <w:proofErr w:type="gramEnd"/>
      <w:r>
        <w:rPr>
          <w:lang w:val="en-US"/>
        </w:rPr>
        <w:t xml:space="preserve"> before declining or approving the order for export.</w:t>
      </w:r>
    </w:p>
    <w:p w14:paraId="68F8FCD7" w14:textId="77777777" w:rsidR="00362DDE" w:rsidRDefault="00000000">
      <w:pPr>
        <w:widowControl w:val="0"/>
        <w:rPr>
          <w:lang w:val="en-US"/>
        </w:rPr>
      </w:pPr>
      <w:r>
        <w:rPr>
          <w:lang w:val="en-US"/>
        </w:rPr>
        <w:t>This job processes and deletes the custom objects immediately and does not need additional cleanup jobs or processes.</w:t>
      </w:r>
    </w:p>
    <w:p w14:paraId="3308AA29" w14:textId="77777777" w:rsidR="00362DDE" w:rsidRDefault="00000000">
      <w:pPr>
        <w:widowControl w:val="0"/>
        <w:rPr>
          <w:lang w:val="en-US"/>
        </w:rPr>
      </w:pPr>
      <w:r>
        <w:rPr>
          <w:noProof/>
        </w:rPr>
        <w:drawing>
          <wp:inline distT="0" distB="0" distL="0" distR="0" wp14:anchorId="45A1CF9E" wp14:editId="6BA6C181">
            <wp:extent cx="5731510" cy="3010535"/>
            <wp:effectExtent l="0" t="0" r="0" b="0"/>
            <wp:docPr id="23" name="Picture 7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71" descr="A screenshot of a social media po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A981" w14:textId="77777777" w:rsidR="00362DDE" w:rsidRDefault="00000000">
      <w:pPr>
        <w:pStyle w:val="Heading1"/>
        <w:spacing w:line="240" w:lineRule="auto"/>
        <w:rPr>
          <w:lang w:val="en-US"/>
        </w:rPr>
      </w:pPr>
      <w:r>
        <w:rPr>
          <w:lang w:val="en-US"/>
        </w:rPr>
        <w:t>Retry Job &amp; Availability</w:t>
      </w:r>
    </w:p>
    <w:p w14:paraId="0C97A610" w14:textId="77777777" w:rsidR="00362DDE" w:rsidRDefault="00000000">
      <w:pPr>
        <w:widowControl w:val="0"/>
        <w:rPr>
          <w:lang w:val="en-US"/>
        </w:rPr>
      </w:pPr>
      <w:r>
        <w:rPr>
          <w:lang w:val="en-US"/>
        </w:rPr>
        <w:t xml:space="preserve">The retry job is used to iterate over created </w:t>
      </w:r>
      <w:proofErr w:type="gramStart"/>
      <w:r>
        <w:rPr>
          <w:lang w:val="en-US"/>
        </w:rPr>
        <w:t>orders, and</w:t>
      </w:r>
      <w:proofErr w:type="gramEnd"/>
      <w:r>
        <w:rPr>
          <w:lang w:val="en-US"/>
        </w:rPr>
        <w:t xml:space="preserve"> communicate with </w:t>
      </w:r>
      <w:proofErr w:type="spellStart"/>
      <w:r>
        <w:rPr>
          <w:lang w:val="en-US"/>
        </w:rPr>
        <w:t>Kount</w:t>
      </w:r>
      <w:proofErr w:type="spellEnd"/>
      <w:r>
        <w:rPr>
          <w:lang w:val="en-US"/>
        </w:rPr>
        <w:t xml:space="preserve"> to reconcile orders in a </w:t>
      </w:r>
      <w:proofErr w:type="spellStart"/>
      <w:r>
        <w:rPr>
          <w:lang w:val="en-US"/>
        </w:rPr>
        <w:t>Kount</w:t>
      </w:r>
      <w:proofErr w:type="spellEnd"/>
      <w:r>
        <w:rPr>
          <w:lang w:val="en-US"/>
        </w:rPr>
        <w:t xml:space="preserve"> status of “Retry”. This provides coverage for orders in the case of unavailability. The retry job will attempt additional service calls to </w:t>
      </w:r>
      <w:proofErr w:type="spellStart"/>
      <w:r>
        <w:rPr>
          <w:lang w:val="en-US"/>
        </w:rPr>
        <w:t>Kount</w:t>
      </w:r>
      <w:proofErr w:type="spellEnd"/>
      <w:r>
        <w:rPr>
          <w:lang w:val="en-US"/>
        </w:rPr>
        <w:t xml:space="preserve">, up to the retry limit, configured within custom preferences. Each failure triggers a notification/email to the address configured within custom preferences. If an order reaches the retry limit, the job will skip it in subsequent </w:t>
      </w:r>
      <w:proofErr w:type="gramStart"/>
      <w:r>
        <w:rPr>
          <w:lang w:val="en-US"/>
        </w:rPr>
        <w:t>runs</w:t>
      </w:r>
      <w:proofErr w:type="gramEnd"/>
      <w:r>
        <w:rPr>
          <w:lang w:val="en-US"/>
        </w:rPr>
        <w:t xml:space="preserve"> and it will remain in </w:t>
      </w:r>
      <w:proofErr w:type="spellStart"/>
      <w:r>
        <w:rPr>
          <w:lang w:val="en-US"/>
        </w:rPr>
        <w:t>Kount</w:t>
      </w:r>
      <w:proofErr w:type="spellEnd"/>
      <w:r>
        <w:rPr>
          <w:lang w:val="en-US"/>
        </w:rPr>
        <w:t xml:space="preserve"> Status = Retry. </w:t>
      </w:r>
    </w:p>
    <w:p w14:paraId="30CA7261" w14:textId="77777777" w:rsidR="00362DDE" w:rsidRDefault="00000000">
      <w:pPr>
        <w:widowControl w:val="0"/>
      </w:pPr>
      <w:r>
        <w:rPr>
          <w:noProof/>
        </w:rPr>
        <w:drawing>
          <wp:inline distT="0" distB="0" distL="0" distR="0" wp14:anchorId="775A5B49" wp14:editId="606CEF3C">
            <wp:extent cx="5731510" cy="3220085"/>
            <wp:effectExtent l="0" t="0" r="0" b="0"/>
            <wp:docPr id="24" name="Picture 7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2" descr="A screenshot of a social media po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C06A" w14:textId="77777777" w:rsidR="00362DDE" w:rsidRDefault="00362DDE">
      <w:pPr>
        <w:pStyle w:val="Heading1"/>
        <w:spacing w:line="240" w:lineRule="auto"/>
      </w:pPr>
    </w:p>
    <w:p w14:paraId="55EC7FCB" w14:textId="77777777" w:rsidR="00362DDE" w:rsidRDefault="00362DDE">
      <w:pPr>
        <w:pStyle w:val="Heading1"/>
        <w:spacing w:line="240" w:lineRule="auto"/>
      </w:pPr>
    </w:p>
    <w:p w14:paraId="6CEF6E0D" w14:textId="77777777" w:rsidR="00362DDE" w:rsidRDefault="00000000">
      <w:pPr>
        <w:pStyle w:val="Heading1"/>
        <w:spacing w:line="240" w:lineRule="auto"/>
      </w:pPr>
      <w:bookmarkStart w:id="43" w:name="_Toc531855075"/>
      <w:r>
        <w:t xml:space="preserve">User </w:t>
      </w:r>
      <w:proofErr w:type="spellStart"/>
      <w:r>
        <w:t>Defined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Setup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Configuration</w:t>
      </w:r>
      <w:bookmarkEnd w:id="43"/>
      <w:proofErr w:type="spellEnd"/>
    </w:p>
    <w:p w14:paraId="385DEAB9" w14:textId="77777777" w:rsidR="00362DDE" w:rsidRDefault="00000000">
      <w:pPr>
        <w:widowControl w:val="0"/>
      </w:pPr>
      <w:proofErr w:type="spellStart"/>
      <w:r>
        <w:t>The</w:t>
      </w:r>
      <w:proofErr w:type="spellEnd"/>
      <w:r>
        <w:t xml:space="preserve"> </w:t>
      </w:r>
      <w:proofErr w:type="spellStart"/>
      <w:r>
        <w:t>syntax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formatted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match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graphic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SFCC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accessed</w:t>
      </w:r>
      <w:proofErr w:type="spellEnd"/>
      <w:r>
        <w:t xml:space="preserve"> </w:t>
      </w:r>
      <w:proofErr w:type="spellStart"/>
      <w:r>
        <w:t>via</w:t>
      </w:r>
      <w:proofErr w:type="spellEnd"/>
      <w:r>
        <w:t xml:space="preserve"> </w:t>
      </w:r>
      <w:proofErr w:type="spellStart"/>
      <w:r>
        <w:t>UDFs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follows</w:t>
      </w:r>
      <w:proofErr w:type="spellEnd"/>
      <w:r>
        <w:t>:</w:t>
      </w:r>
    </w:p>
    <w:p w14:paraId="06029ABF" w14:textId="77777777" w:rsidR="00362DDE" w:rsidRDefault="00362DDE">
      <w:pPr>
        <w:widowControl w:val="0"/>
        <w:spacing w:after="200" w:line="240" w:lineRule="auto"/>
      </w:pPr>
    </w:p>
    <w:tbl>
      <w:tblPr>
        <w:tblW w:w="7578" w:type="dxa"/>
        <w:tblInd w:w="-347" w:type="dxa"/>
        <w:tblCellMar>
          <w:left w:w="103" w:type="dxa"/>
        </w:tblCellMar>
        <w:tblLook w:val="0400" w:firstRow="0" w:lastRow="0" w:firstColumn="0" w:lastColumn="0" w:noHBand="0" w:noVBand="1"/>
      </w:tblPr>
      <w:tblGrid>
        <w:gridCol w:w="2083"/>
        <w:gridCol w:w="2250"/>
        <w:gridCol w:w="3245"/>
      </w:tblGrid>
      <w:tr w:rsidR="00362DDE" w14:paraId="51A7C18A" w14:textId="77777777">
        <w:tc>
          <w:tcPr>
            <w:tcW w:w="2083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14:paraId="2CF73534" w14:textId="77777777" w:rsidR="00362DDE" w:rsidRDefault="00000000">
            <w:pPr>
              <w:widowControl w:val="0"/>
            </w:pPr>
            <w:proofErr w:type="spellStart"/>
            <w:r>
              <w:t>Object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</w:p>
        </w:tc>
        <w:tc>
          <w:tcPr>
            <w:tcW w:w="225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14:paraId="22C0DEFD" w14:textId="77777777" w:rsidR="00362DDE" w:rsidRDefault="00000000">
            <w:pPr>
              <w:widowControl w:val="0"/>
            </w:pPr>
            <w:proofErr w:type="spellStart"/>
            <w:r>
              <w:t>Label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</w:p>
        </w:tc>
        <w:tc>
          <w:tcPr>
            <w:tcW w:w="324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14:paraId="5C37543E" w14:textId="77777777" w:rsidR="00362DDE" w:rsidRDefault="00000000">
            <w:pPr>
              <w:widowControl w:val="0"/>
            </w:pPr>
            <w:proofErr w:type="spellStart"/>
            <w:r>
              <w:t>Example</w:t>
            </w:r>
            <w:proofErr w:type="spellEnd"/>
            <w:r>
              <w:t xml:space="preserve"> </w:t>
            </w:r>
            <w:proofErr w:type="spellStart"/>
            <w:r>
              <w:t>Use</w:t>
            </w:r>
            <w:proofErr w:type="spellEnd"/>
          </w:p>
        </w:tc>
      </w:tr>
      <w:tr w:rsidR="00362DDE" w14:paraId="642CD99B" w14:textId="77777777">
        <w:tc>
          <w:tcPr>
            <w:tcW w:w="2083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14:paraId="2BB89E01" w14:textId="77777777" w:rsidR="00362DDE" w:rsidRDefault="00000000">
            <w:pPr>
              <w:widowControl w:val="0"/>
              <w:spacing w:after="200" w:line="240" w:lineRule="auto"/>
            </w:pPr>
            <w:proofErr w:type="spellStart"/>
            <w:r>
              <w:t>Order</w:t>
            </w:r>
            <w:proofErr w:type="spellEnd"/>
          </w:p>
        </w:tc>
        <w:tc>
          <w:tcPr>
            <w:tcW w:w="225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14:paraId="64926227" w14:textId="77777777" w:rsidR="00362DDE" w:rsidRDefault="00000000">
            <w:pPr>
              <w:widowControl w:val="0"/>
            </w:pPr>
            <w:proofErr w:type="spellStart"/>
            <w:r>
              <w:t>order</w:t>
            </w:r>
            <w:proofErr w:type="spellEnd"/>
          </w:p>
        </w:tc>
        <w:tc>
          <w:tcPr>
            <w:tcW w:w="324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14:paraId="5ECC718B" w14:textId="77777777" w:rsidR="00362DDE" w:rsidRDefault="00000000">
            <w:pPr>
              <w:widowControl w:val="0"/>
            </w:pPr>
            <w:proofErr w:type="spellStart"/>
            <w:r>
              <w:t>Date|order.date</w:t>
            </w:r>
            <w:proofErr w:type="spellEnd"/>
          </w:p>
        </w:tc>
      </w:tr>
      <w:tr w:rsidR="00362DDE" w14:paraId="03CCBAFD" w14:textId="77777777">
        <w:tc>
          <w:tcPr>
            <w:tcW w:w="2083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14:paraId="27A4EFAB" w14:textId="77777777" w:rsidR="00362DDE" w:rsidRDefault="00000000">
            <w:pPr>
              <w:widowControl w:val="0"/>
              <w:spacing w:after="200" w:line="240" w:lineRule="auto"/>
            </w:pPr>
            <w:proofErr w:type="spellStart"/>
            <w:r>
              <w:t>Shipping</w:t>
            </w:r>
            <w:proofErr w:type="spellEnd"/>
            <w:r>
              <w:t xml:space="preserve"> </w:t>
            </w:r>
            <w:proofErr w:type="spellStart"/>
            <w:r>
              <w:t>Address</w:t>
            </w:r>
            <w:proofErr w:type="spellEnd"/>
          </w:p>
        </w:tc>
        <w:tc>
          <w:tcPr>
            <w:tcW w:w="225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14:paraId="7D8B3D39" w14:textId="77777777" w:rsidR="00362DDE" w:rsidRDefault="00000000">
            <w:pPr>
              <w:widowControl w:val="0"/>
            </w:pPr>
            <w:proofErr w:type="spellStart"/>
            <w:r>
              <w:t>shippingaddress</w:t>
            </w:r>
            <w:proofErr w:type="spellEnd"/>
          </w:p>
        </w:tc>
        <w:tc>
          <w:tcPr>
            <w:tcW w:w="324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14:paraId="61B8A632" w14:textId="77777777" w:rsidR="00362DDE" w:rsidRDefault="00000000">
            <w:pPr>
              <w:widowControl w:val="0"/>
            </w:pPr>
            <w:proofErr w:type="spellStart"/>
            <w:r>
              <w:t>State|shippingaddress.state</w:t>
            </w:r>
            <w:proofErr w:type="spellEnd"/>
          </w:p>
        </w:tc>
      </w:tr>
      <w:tr w:rsidR="00362DDE" w14:paraId="29BDCBD6" w14:textId="77777777">
        <w:tc>
          <w:tcPr>
            <w:tcW w:w="2083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14:paraId="602E21D2" w14:textId="77777777" w:rsidR="00362DDE" w:rsidRDefault="00000000">
            <w:pPr>
              <w:widowControl w:val="0"/>
              <w:spacing w:after="200" w:line="240" w:lineRule="auto"/>
            </w:pPr>
            <w:proofErr w:type="spellStart"/>
            <w:r>
              <w:t>Billing</w:t>
            </w:r>
            <w:proofErr w:type="spellEnd"/>
            <w:r>
              <w:t xml:space="preserve"> </w:t>
            </w:r>
            <w:proofErr w:type="spellStart"/>
            <w:r>
              <w:t>Address</w:t>
            </w:r>
            <w:proofErr w:type="spellEnd"/>
          </w:p>
        </w:tc>
        <w:tc>
          <w:tcPr>
            <w:tcW w:w="225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14:paraId="64D4720B" w14:textId="77777777" w:rsidR="00362DDE" w:rsidRDefault="00000000">
            <w:pPr>
              <w:widowControl w:val="0"/>
            </w:pPr>
            <w:proofErr w:type="spellStart"/>
            <w:r>
              <w:t>billingaddress</w:t>
            </w:r>
            <w:proofErr w:type="spellEnd"/>
          </w:p>
        </w:tc>
        <w:tc>
          <w:tcPr>
            <w:tcW w:w="324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14:paraId="4527FA65" w14:textId="77777777" w:rsidR="00362DDE" w:rsidRDefault="00000000">
            <w:pPr>
              <w:widowControl w:val="0"/>
            </w:pPr>
            <w:proofErr w:type="spellStart"/>
            <w:r>
              <w:t>City|billingaddress.city</w:t>
            </w:r>
            <w:proofErr w:type="spellEnd"/>
          </w:p>
        </w:tc>
      </w:tr>
      <w:tr w:rsidR="00362DDE" w14:paraId="78C73A63" w14:textId="77777777">
        <w:tc>
          <w:tcPr>
            <w:tcW w:w="2083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14:paraId="71418DBB" w14:textId="77777777" w:rsidR="00362DDE" w:rsidRDefault="00000000">
            <w:pPr>
              <w:widowControl w:val="0"/>
              <w:spacing w:after="200" w:line="240" w:lineRule="auto"/>
            </w:pPr>
            <w:r>
              <w:t>*</w:t>
            </w:r>
            <w:proofErr w:type="spellStart"/>
            <w:r>
              <w:t>Customer</w:t>
            </w:r>
            <w:proofErr w:type="spellEnd"/>
            <w:r>
              <w:t xml:space="preserve"> </w:t>
            </w:r>
            <w:proofErr w:type="spellStart"/>
            <w:r>
              <w:t>Profile</w:t>
            </w:r>
            <w:proofErr w:type="spellEnd"/>
          </w:p>
        </w:tc>
        <w:tc>
          <w:tcPr>
            <w:tcW w:w="225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14:paraId="7AE73997" w14:textId="77777777" w:rsidR="00362DDE" w:rsidRDefault="00000000">
            <w:pPr>
              <w:widowControl w:val="0"/>
            </w:pPr>
            <w:proofErr w:type="spellStart"/>
            <w:r>
              <w:t>profile</w:t>
            </w:r>
            <w:proofErr w:type="spellEnd"/>
          </w:p>
        </w:tc>
        <w:tc>
          <w:tcPr>
            <w:tcW w:w="324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14:paraId="13993D09" w14:textId="77777777" w:rsidR="00362DDE" w:rsidRDefault="00000000">
            <w:pPr>
              <w:widowControl w:val="0"/>
            </w:pPr>
            <w:proofErr w:type="spellStart"/>
            <w:r>
              <w:t>DOB|profile.dob</w:t>
            </w:r>
            <w:proofErr w:type="spellEnd"/>
          </w:p>
        </w:tc>
      </w:tr>
    </w:tbl>
    <w:p w14:paraId="0E17EA0B" w14:textId="77777777" w:rsidR="00362DDE" w:rsidRDefault="00362DDE">
      <w:pPr>
        <w:widowControl w:val="0"/>
        <w:spacing w:after="200" w:line="240" w:lineRule="auto"/>
        <w:jc w:val="center"/>
      </w:pPr>
    </w:p>
    <w:p w14:paraId="467A680F" w14:textId="77777777" w:rsidR="00362DDE" w:rsidRDefault="00000000">
      <w:pPr>
        <w:widowControl w:val="0"/>
        <w:spacing w:after="200" w:line="240" w:lineRule="auto"/>
      </w:pPr>
      <w:r>
        <w:rPr>
          <w:i/>
        </w:rPr>
        <w:t>*</w:t>
      </w:r>
      <w:proofErr w:type="spellStart"/>
      <w:r>
        <w:rPr>
          <w:i/>
        </w:rPr>
        <w:t>Note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Customer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Profile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Information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exported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order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placed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registered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customer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System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Object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Definitions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their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attributes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found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within</w:t>
      </w:r>
      <w:proofErr w:type="spellEnd"/>
      <w:r>
        <w:rPr>
          <w:i/>
        </w:rPr>
        <w:t xml:space="preserve"> </w:t>
      </w:r>
      <w:proofErr w:type="spellStart"/>
      <w:r>
        <w:rPr>
          <w:b/>
          <w:i/>
        </w:rPr>
        <w:t>Administration</w:t>
      </w:r>
      <w:proofErr w:type="spellEnd"/>
      <w:r>
        <w:rPr>
          <w:b/>
          <w:i/>
        </w:rPr>
        <w:t xml:space="preserve"> </w:t>
      </w:r>
      <w:r>
        <w:rPr>
          <w:i/>
        </w:rPr>
        <w:t xml:space="preserve">&gt; </w:t>
      </w:r>
      <w:proofErr w:type="spellStart"/>
      <w:r>
        <w:rPr>
          <w:b/>
          <w:i/>
        </w:rPr>
        <w:t>Site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Development</w:t>
      </w:r>
      <w:proofErr w:type="spellEnd"/>
      <w:r>
        <w:rPr>
          <w:i/>
        </w:rPr>
        <w:t xml:space="preserve"> &gt; </w:t>
      </w:r>
      <w:proofErr w:type="spellStart"/>
      <w:r>
        <w:rPr>
          <w:b/>
          <w:i/>
        </w:rPr>
        <w:t>System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Object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Definitions</w:t>
      </w:r>
      <w:proofErr w:type="spellEnd"/>
    </w:p>
    <w:p w14:paraId="60F6ECE7" w14:textId="77777777" w:rsidR="00362DDE" w:rsidRDefault="00000000">
      <w:pPr>
        <w:widowControl w:val="0"/>
        <w:spacing w:after="200" w:line="240" w:lineRule="auto"/>
        <w:jc w:val="both"/>
      </w:pPr>
      <w:r>
        <w:t xml:space="preserve">NOTE: 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Amount</w:t>
      </w:r>
      <w:proofErr w:type="spellEnd"/>
      <w:r>
        <w:rPr>
          <w:b/>
        </w:rPr>
        <w:t xml:space="preserve"> </w:t>
      </w:r>
      <w:r>
        <w:t xml:space="preserve">UDF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SFCC </w:t>
      </w:r>
      <w:proofErr w:type="spellStart"/>
      <w:r>
        <w:t>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wish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SFCC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 </w:t>
      </w:r>
      <w:proofErr w:type="spellStart"/>
      <w:r>
        <w:t>regarding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UDF </w:t>
      </w:r>
      <w:proofErr w:type="spellStart"/>
      <w:r>
        <w:t>Map</w:t>
      </w:r>
      <w:proofErr w:type="spellEnd"/>
      <w:r>
        <w:t xml:space="preserve"> - </w:t>
      </w:r>
      <w:proofErr w:type="spellStart"/>
      <w:r>
        <w:rPr>
          <w:color w:val="0000FF"/>
          <w:u w:val="single"/>
        </w:rPr>
        <w:t>Modifying</w:t>
      </w:r>
      <w:proofErr w:type="spellEnd"/>
      <w:r>
        <w:rPr>
          <w:color w:val="0000FF"/>
          <w:u w:val="single"/>
        </w:rPr>
        <w:t xml:space="preserve"> </w:t>
      </w:r>
      <w:proofErr w:type="spellStart"/>
      <w:r>
        <w:rPr>
          <w:color w:val="0000FF"/>
          <w:u w:val="single"/>
        </w:rPr>
        <w:t>the</w:t>
      </w:r>
      <w:proofErr w:type="spellEnd"/>
      <w:r>
        <w:rPr>
          <w:color w:val="0000FF"/>
          <w:u w:val="single"/>
        </w:rPr>
        <w:t xml:space="preserve"> UDF </w:t>
      </w:r>
      <w:proofErr w:type="spellStart"/>
      <w:r>
        <w:rPr>
          <w:color w:val="0000FF"/>
          <w:u w:val="single"/>
        </w:rPr>
        <w:t>map</w:t>
      </w:r>
      <w:proofErr w:type="spellEnd"/>
      <w:r>
        <w:rPr>
          <w:color w:val="0000FF"/>
          <w:u w:val="single"/>
        </w:rPr>
        <w:t>.</w:t>
      </w:r>
    </w:p>
    <w:p w14:paraId="7BEB3181" w14:textId="77777777" w:rsidR="00362DDE" w:rsidRDefault="00362DDE">
      <w:pPr>
        <w:widowControl w:val="0"/>
        <w:spacing w:after="200" w:line="240" w:lineRule="auto"/>
        <w:jc w:val="both"/>
      </w:pPr>
      <w:bookmarkStart w:id="44" w:name="_2lwamvv"/>
      <w:bookmarkEnd w:id="44"/>
    </w:p>
    <w:p w14:paraId="08D72F08" w14:textId="77777777" w:rsidR="00362DDE" w:rsidRDefault="00000000">
      <w:pPr>
        <w:pStyle w:val="Heading2"/>
        <w:spacing w:line="240" w:lineRule="auto"/>
      </w:pPr>
      <w:bookmarkStart w:id="45" w:name="_Toc531855076"/>
      <w:proofErr w:type="spellStart"/>
      <w:r>
        <w:t>Configuration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User </w:t>
      </w:r>
      <w:proofErr w:type="spellStart"/>
      <w:r>
        <w:t>Defined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(</w:t>
      </w:r>
      <w:proofErr w:type="spellStart"/>
      <w:r>
        <w:t>UDFs</w:t>
      </w:r>
      <w:proofErr w:type="spellEnd"/>
      <w:r>
        <w:t xml:space="preserve">)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Kount</w:t>
      </w:r>
      <w:bookmarkEnd w:id="45"/>
      <w:proofErr w:type="spellEnd"/>
    </w:p>
    <w:p w14:paraId="42340179" w14:textId="77777777" w:rsidR="00362DDE" w:rsidRDefault="00000000">
      <w:pPr>
        <w:widowControl w:val="0"/>
        <w:spacing w:after="200" w:line="240" w:lineRule="auto"/>
      </w:pPr>
      <w:r>
        <w:rPr>
          <w:i/>
          <w:color w:val="808080"/>
          <w:sz w:val="16"/>
          <w:szCs w:val="16"/>
        </w:rPr>
        <w:t>(</w:t>
      </w:r>
      <w:proofErr w:type="spellStart"/>
      <w:r>
        <w:rPr>
          <w:i/>
          <w:color w:val="808080"/>
          <w:sz w:val="16"/>
          <w:szCs w:val="16"/>
        </w:rPr>
        <w:t>This</w:t>
      </w:r>
      <w:proofErr w:type="spellEnd"/>
      <w:r>
        <w:rPr>
          <w:i/>
          <w:color w:val="808080"/>
          <w:sz w:val="16"/>
          <w:szCs w:val="16"/>
        </w:rPr>
        <w:t xml:space="preserve"> </w:t>
      </w:r>
      <w:proofErr w:type="spellStart"/>
      <w:r>
        <w:rPr>
          <w:i/>
          <w:color w:val="808080"/>
          <w:sz w:val="16"/>
          <w:szCs w:val="16"/>
        </w:rPr>
        <w:t>is</w:t>
      </w:r>
      <w:proofErr w:type="spellEnd"/>
      <w:r>
        <w:rPr>
          <w:i/>
          <w:color w:val="808080"/>
          <w:sz w:val="16"/>
          <w:szCs w:val="16"/>
        </w:rPr>
        <w:t xml:space="preserve"> </w:t>
      </w:r>
      <w:proofErr w:type="spellStart"/>
      <w:r>
        <w:rPr>
          <w:i/>
          <w:color w:val="808080"/>
          <w:sz w:val="16"/>
          <w:szCs w:val="16"/>
        </w:rPr>
        <w:t>an</w:t>
      </w:r>
      <w:proofErr w:type="spellEnd"/>
      <w:r>
        <w:rPr>
          <w:i/>
          <w:color w:val="808080"/>
          <w:sz w:val="16"/>
          <w:szCs w:val="16"/>
        </w:rPr>
        <w:t xml:space="preserve"> </w:t>
      </w:r>
      <w:proofErr w:type="spellStart"/>
      <w:r>
        <w:rPr>
          <w:i/>
          <w:color w:val="808080"/>
          <w:sz w:val="16"/>
          <w:szCs w:val="16"/>
        </w:rPr>
        <w:t>optional</w:t>
      </w:r>
      <w:proofErr w:type="spellEnd"/>
      <w:r>
        <w:rPr>
          <w:i/>
          <w:color w:val="808080"/>
          <w:sz w:val="16"/>
          <w:szCs w:val="16"/>
        </w:rPr>
        <w:t xml:space="preserve"> </w:t>
      </w:r>
      <w:proofErr w:type="spellStart"/>
      <w:r>
        <w:rPr>
          <w:i/>
          <w:color w:val="808080"/>
          <w:sz w:val="16"/>
          <w:szCs w:val="16"/>
        </w:rPr>
        <w:t>portion</w:t>
      </w:r>
      <w:proofErr w:type="spellEnd"/>
      <w:r>
        <w:rPr>
          <w:i/>
          <w:color w:val="808080"/>
          <w:sz w:val="16"/>
          <w:szCs w:val="16"/>
        </w:rPr>
        <w:t xml:space="preserve"> </w:t>
      </w:r>
      <w:proofErr w:type="spellStart"/>
      <w:r>
        <w:rPr>
          <w:i/>
          <w:color w:val="808080"/>
          <w:sz w:val="16"/>
          <w:szCs w:val="16"/>
        </w:rPr>
        <w:t>of</w:t>
      </w:r>
      <w:proofErr w:type="spellEnd"/>
      <w:r>
        <w:rPr>
          <w:i/>
          <w:color w:val="808080"/>
          <w:sz w:val="16"/>
          <w:szCs w:val="16"/>
        </w:rPr>
        <w:t xml:space="preserve"> </w:t>
      </w:r>
      <w:proofErr w:type="spellStart"/>
      <w:r>
        <w:rPr>
          <w:i/>
          <w:color w:val="808080"/>
          <w:sz w:val="16"/>
          <w:szCs w:val="16"/>
        </w:rPr>
        <w:t>the</w:t>
      </w:r>
      <w:proofErr w:type="spellEnd"/>
      <w:r>
        <w:rPr>
          <w:i/>
          <w:color w:val="808080"/>
          <w:sz w:val="16"/>
          <w:szCs w:val="16"/>
        </w:rPr>
        <w:t xml:space="preserve"> </w:t>
      </w:r>
      <w:proofErr w:type="spellStart"/>
      <w:r>
        <w:rPr>
          <w:i/>
          <w:color w:val="808080"/>
          <w:sz w:val="16"/>
          <w:szCs w:val="16"/>
        </w:rPr>
        <w:t>integration</w:t>
      </w:r>
      <w:proofErr w:type="spellEnd"/>
      <w:r>
        <w:rPr>
          <w:i/>
          <w:color w:val="808080"/>
          <w:sz w:val="16"/>
          <w:szCs w:val="16"/>
        </w:rPr>
        <w:t>.)</w:t>
      </w:r>
      <w:r>
        <w:rPr>
          <w:i/>
          <w:color w:val="808080"/>
          <w:sz w:val="16"/>
          <w:szCs w:val="16"/>
        </w:rPr>
        <w:br/>
      </w:r>
      <w:proofErr w:type="spellStart"/>
      <w:r>
        <w:t>Kount</w:t>
      </w:r>
      <w:proofErr w:type="spellEnd"/>
      <w:r>
        <w:t xml:space="preserve"> </w:t>
      </w:r>
      <w:proofErr w:type="spellStart"/>
      <w:r>
        <w:t>provides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merchants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standard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 </w:t>
      </w:r>
      <w:proofErr w:type="spellStart"/>
      <w:r>
        <w:t>UDFs</w:t>
      </w:r>
      <w:proofErr w:type="spellEnd"/>
      <w:r>
        <w:t xml:space="preserve">. </w:t>
      </w:r>
      <w:proofErr w:type="spellStart"/>
      <w:r>
        <w:t>UDFs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setup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panel</w:t>
      </w:r>
      <w:proofErr w:type="spellEnd"/>
      <w:r>
        <w:t xml:space="preserve">. </w:t>
      </w:r>
      <w:proofErr w:type="spellStart"/>
      <w:r>
        <w:t>Navigate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Fraud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Control</w:t>
      </w:r>
      <w:proofErr w:type="spellEnd"/>
      <w:r>
        <w:t xml:space="preserve"> </w:t>
      </w:r>
      <w:proofErr w:type="spellStart"/>
      <w:r>
        <w:t>tab</w:t>
      </w:r>
      <w:proofErr w:type="spellEnd"/>
      <w:r>
        <w:t xml:space="preserve"> &gt; </w:t>
      </w:r>
      <w:r>
        <w:rPr>
          <w:b/>
        </w:rPr>
        <w:t xml:space="preserve">User </w:t>
      </w:r>
      <w:proofErr w:type="spellStart"/>
      <w:r>
        <w:rPr>
          <w:b/>
        </w:rPr>
        <w:t>Defined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Fields</w:t>
      </w:r>
      <w:proofErr w:type="spellEnd"/>
      <w:r>
        <w:t>.</w:t>
      </w:r>
    </w:p>
    <w:p w14:paraId="6029684E" w14:textId="77777777" w:rsidR="00362DDE" w:rsidRDefault="00000000">
      <w:pPr>
        <w:widowControl w:val="0"/>
        <w:spacing w:after="200" w:line="240" w:lineRule="auto"/>
        <w:jc w:val="center"/>
      </w:pPr>
      <w:r>
        <w:rPr>
          <w:noProof/>
        </w:rPr>
        <w:drawing>
          <wp:inline distT="0" distB="0" distL="0" distR="0" wp14:anchorId="4E22CA68" wp14:editId="27BBCA0E">
            <wp:extent cx="3990975" cy="3333750"/>
            <wp:effectExtent l="0" t="0" r="0" b="0"/>
            <wp:docPr id="25" name="Obrázo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ok 5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6103" w14:textId="77777777" w:rsidR="00362DDE" w:rsidRDefault="00000000">
      <w:pPr>
        <w:widowControl w:val="0"/>
        <w:spacing w:after="200" w:line="240" w:lineRule="auto"/>
      </w:pPr>
      <w:r>
        <w:rPr>
          <w:highlight w:val="white"/>
        </w:rPr>
        <w:lastRenderedPageBreak/>
        <w:t xml:space="preserve">UDF </w:t>
      </w:r>
      <w:proofErr w:type="spellStart"/>
      <w:r>
        <w:rPr>
          <w:highlight w:val="white"/>
        </w:rPr>
        <w:t>field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has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type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Number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by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default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In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order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to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change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type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choose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appropriate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value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using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Type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dropdown</w:t>
      </w:r>
      <w:proofErr w:type="spellEnd"/>
      <w:r>
        <w:rPr>
          <w:highlight w:val="white"/>
        </w:rPr>
        <w:t>, (</w:t>
      </w:r>
      <w:proofErr w:type="spellStart"/>
      <w:r>
        <w:rPr>
          <w:highlight w:val="white"/>
        </w:rPr>
        <w:t>alpha-numeric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only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value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contribute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to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the</w:t>
      </w:r>
      <w:proofErr w:type="spellEnd"/>
      <w:r>
        <w:rPr>
          <w:highlight w:val="white"/>
        </w:rPr>
        <w:t xml:space="preserve"> VIP </w:t>
      </w:r>
      <w:proofErr w:type="spellStart"/>
      <w:r>
        <w:rPr>
          <w:highlight w:val="white"/>
        </w:rPr>
        <w:t>List</w:t>
      </w:r>
      <w:proofErr w:type="spellEnd"/>
      <w:r>
        <w:rPr>
          <w:highlight w:val="white"/>
        </w:rPr>
        <w:t>).</w:t>
      </w:r>
    </w:p>
    <w:p w14:paraId="43FD806A" w14:textId="77777777" w:rsidR="00362DDE" w:rsidRDefault="00000000">
      <w:pPr>
        <w:widowControl w:val="0"/>
        <w:spacing w:after="200" w:line="240" w:lineRule="auto"/>
      </w:pPr>
      <w:r>
        <w:rPr>
          <w:noProof/>
        </w:rPr>
        <w:drawing>
          <wp:anchor distT="0" distB="7620" distL="0" distR="0" simplePos="0" relativeHeight="4" behindDoc="0" locked="0" layoutInCell="1" allowOverlap="1" wp14:anchorId="6A433F7E" wp14:editId="30E7BEC2">
            <wp:simplePos x="0" y="0"/>
            <wp:positionH relativeFrom="column">
              <wp:posOffset>1752600</wp:posOffset>
            </wp:positionH>
            <wp:positionV relativeFrom="paragraph">
              <wp:posOffset>609600</wp:posOffset>
            </wp:positionV>
            <wp:extent cx="1352550" cy="1819275"/>
            <wp:effectExtent l="0" t="0" r="0" b="0"/>
            <wp:wrapTopAndBottom/>
            <wp:docPr id="26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When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 </w:t>
      </w:r>
      <w:proofErr w:type="spellStart"/>
      <w:r>
        <w:t>UDFs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few</w:t>
      </w:r>
      <w:proofErr w:type="spellEnd"/>
      <w:r>
        <w:t xml:space="preserve"> </w:t>
      </w:r>
      <w:proofErr w:type="spellStart"/>
      <w:r>
        <w:t>minutes</w:t>
      </w:r>
      <w:proofErr w:type="spellEnd"/>
      <w:r>
        <w:t xml:space="preserve"> </w:t>
      </w:r>
      <w:proofErr w:type="spellStart"/>
      <w:r>
        <w:t>delay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creation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display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AWC.</w:t>
      </w:r>
    </w:p>
    <w:p w14:paraId="6F34318E" w14:textId="77777777" w:rsidR="00362DDE" w:rsidRDefault="00000000">
      <w:pPr>
        <w:widowControl w:val="0"/>
        <w:spacing w:after="200" w:line="240" w:lineRule="auto"/>
        <w:ind w:firstLine="720"/>
      </w:pPr>
      <w:r>
        <w:rPr>
          <w:noProof/>
        </w:rPr>
        <w:drawing>
          <wp:inline distT="0" distB="0" distL="0" distR="0" wp14:anchorId="458DE73A" wp14:editId="6FEC723C">
            <wp:extent cx="5191760" cy="418465"/>
            <wp:effectExtent l="0" t="0" r="0" b="0"/>
            <wp:docPr id="2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9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76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06A1" w14:textId="77777777" w:rsidR="00362DDE" w:rsidRDefault="00362DDE">
      <w:pPr>
        <w:widowControl w:val="0"/>
        <w:spacing w:after="200" w:line="240" w:lineRule="auto"/>
      </w:pPr>
      <w:bookmarkStart w:id="46" w:name="_3l18frh"/>
      <w:bookmarkEnd w:id="46"/>
    </w:p>
    <w:p w14:paraId="723113A5" w14:textId="77777777" w:rsidR="00362DDE" w:rsidRDefault="00000000">
      <w:pPr>
        <w:pStyle w:val="Heading2"/>
        <w:spacing w:line="240" w:lineRule="auto"/>
      </w:pPr>
      <w:bookmarkStart w:id="47" w:name="_Toc531855077"/>
      <w:r>
        <w:t xml:space="preserve">UDF </w:t>
      </w:r>
      <w:proofErr w:type="spellStart"/>
      <w:r>
        <w:t>Settings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SFCC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Preferences</w:t>
      </w:r>
      <w:bookmarkEnd w:id="47"/>
      <w:proofErr w:type="spellEnd"/>
    </w:p>
    <w:p w14:paraId="5FCB93E1" w14:textId="77777777" w:rsidR="00362DDE" w:rsidRDefault="00362DDE">
      <w:pPr>
        <w:widowControl w:val="0"/>
      </w:pPr>
    </w:p>
    <w:p w14:paraId="1FF51128" w14:textId="77777777" w:rsidR="00362DDE" w:rsidRDefault="00000000">
      <w:pPr>
        <w:widowControl w:val="0"/>
        <w:spacing w:after="200" w:line="240" w:lineRule="auto"/>
      </w:pPr>
      <w:proofErr w:type="spellStart"/>
      <w:r>
        <w:t>To</w:t>
      </w:r>
      <w:proofErr w:type="spellEnd"/>
      <w:r>
        <w:t xml:space="preserve"> </w:t>
      </w:r>
      <w:proofErr w:type="spellStart"/>
      <w:r>
        <w:t>pass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UDFs</w:t>
      </w:r>
      <w:proofErr w:type="spellEnd"/>
      <w:r>
        <w:t xml:space="preserve">, </w:t>
      </w:r>
      <w:proofErr w:type="spellStart"/>
      <w:r>
        <w:t>navigate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DW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Site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Preferences</w:t>
      </w:r>
      <w:proofErr w:type="spellEnd"/>
      <w:r>
        <w:rPr>
          <w:b/>
        </w:rPr>
        <w:t xml:space="preserve"> </w:t>
      </w:r>
      <w:r>
        <w:t xml:space="preserve">&gt; </w:t>
      </w:r>
      <w:proofErr w:type="spellStart"/>
      <w:r>
        <w:rPr>
          <w:b/>
        </w:rPr>
        <w:t>Custom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Preferences</w:t>
      </w:r>
      <w:proofErr w:type="spellEnd"/>
      <w:r>
        <w:t xml:space="preserve">.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scroll</w:t>
      </w:r>
      <w:proofErr w:type="spellEnd"/>
      <w:r>
        <w:t xml:space="preserve"> </w:t>
      </w:r>
      <w:proofErr w:type="spellStart"/>
      <w:r>
        <w:t>down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Kount</w:t>
      </w:r>
      <w:proofErr w:type="spellEnd"/>
      <w:r>
        <w:rPr>
          <w:b/>
        </w:rPr>
        <w:t xml:space="preserve"> UDF </w:t>
      </w:r>
      <w:proofErr w:type="spellStart"/>
      <w:r>
        <w:rPr>
          <w:b/>
        </w:rPr>
        <w:t>fields</w:t>
      </w:r>
      <w:proofErr w:type="spellEnd"/>
      <w:r>
        <w:t>.</w:t>
      </w:r>
    </w:p>
    <w:p w14:paraId="179FED05" w14:textId="77777777" w:rsidR="00362DDE" w:rsidRDefault="00000000">
      <w:pPr>
        <w:widowControl w:val="0"/>
        <w:spacing w:after="200" w:line="240" w:lineRule="auto"/>
      </w:pPr>
      <w:r>
        <w:rPr>
          <w:noProof/>
        </w:rPr>
        <w:drawing>
          <wp:inline distT="0" distB="0" distL="0" distR="0" wp14:anchorId="5CE763A7" wp14:editId="33E6E140">
            <wp:extent cx="5401945" cy="795020"/>
            <wp:effectExtent l="0" t="0" r="0" b="0"/>
            <wp:docPr id="28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A936" w14:textId="77777777" w:rsidR="00362DDE" w:rsidRDefault="00000000">
      <w:pPr>
        <w:widowControl w:val="0"/>
        <w:spacing w:after="200" w:line="240" w:lineRule="auto"/>
        <w:jc w:val="center"/>
      </w:pPr>
      <w:bookmarkStart w:id="48" w:name="_4k668n3"/>
      <w:bookmarkEnd w:id="48"/>
      <w:r>
        <w:rPr>
          <w:noProof/>
        </w:rPr>
        <w:drawing>
          <wp:inline distT="0" distB="0" distL="0" distR="0" wp14:anchorId="3B5C1716" wp14:editId="56EE81BB">
            <wp:extent cx="4234180" cy="2400300"/>
            <wp:effectExtent l="0" t="0" r="0" b="0"/>
            <wp:docPr id="29" name="image26.png" descr="D:\koun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6.png" descr="D:\kount\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18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78FF" w14:textId="77777777" w:rsidR="00362DDE" w:rsidRDefault="00000000">
      <w:pPr>
        <w:pStyle w:val="Heading2"/>
        <w:spacing w:line="240" w:lineRule="auto"/>
      </w:pPr>
      <w:bookmarkStart w:id="49" w:name="_Toc531855078"/>
      <w:proofErr w:type="spellStart"/>
      <w:r>
        <w:t>Modifying</w:t>
      </w:r>
      <w:proofErr w:type="spellEnd"/>
      <w:r>
        <w:t xml:space="preserve"> UDF </w:t>
      </w:r>
      <w:proofErr w:type="spellStart"/>
      <w:r>
        <w:t>map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SFCC</w:t>
      </w:r>
      <w:bookmarkEnd w:id="49"/>
    </w:p>
    <w:p w14:paraId="01EABC90" w14:textId="77777777" w:rsidR="00362DDE" w:rsidRDefault="00000000">
      <w:pPr>
        <w:widowControl w:val="0"/>
        <w:spacing w:after="200" w:line="240" w:lineRule="auto"/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SFCC </w:t>
      </w:r>
      <w:proofErr w:type="spellStart"/>
      <w:r>
        <w:t>objects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mapping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– </w:t>
      </w:r>
      <w:proofErr w:type="spellStart"/>
      <w:r>
        <w:rPr>
          <w:b/>
        </w:rPr>
        <w:t>getUDFObjectMap</w:t>
      </w:r>
      <w:proofErr w:type="spellEnd"/>
      <w:r>
        <w:rPr>
          <w:b/>
        </w:rP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script</w:t>
      </w:r>
      <w:proofErr w:type="spellEnd"/>
      <w:r>
        <w:t xml:space="preserve"> </w:t>
      </w:r>
      <w:r>
        <w:rPr>
          <w:b/>
        </w:rPr>
        <w:t>LibKount.js</w:t>
      </w:r>
    </w:p>
    <w:p w14:paraId="25507F56" w14:textId="77777777" w:rsidR="00362DDE" w:rsidRDefault="00000000">
      <w:pPr>
        <w:widowControl w:val="0"/>
        <w:spacing w:after="20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6F3BB80" wp14:editId="1F6CEBCD">
            <wp:extent cx="4901565" cy="3524250"/>
            <wp:effectExtent l="0" t="0" r="0" b="0"/>
            <wp:docPr id="30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2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352425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C31C15E" w14:textId="77777777" w:rsidR="00362DDE" w:rsidRDefault="00000000">
      <w:pPr>
        <w:widowControl w:val="0"/>
        <w:spacing w:after="200" w:line="240" w:lineRule="auto"/>
        <w:jc w:val="both"/>
      </w:pPr>
      <w:proofErr w:type="spellStart"/>
      <w:r>
        <w:t>Adding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manner</w:t>
      </w:r>
      <w:proofErr w:type="spellEnd"/>
      <w:r>
        <w:t>:</w:t>
      </w:r>
    </w:p>
    <w:p w14:paraId="3BD3E354" w14:textId="77777777" w:rsidR="00362DDE" w:rsidRDefault="00000000">
      <w:pPr>
        <w:widowControl w:val="0"/>
        <w:spacing w:line="240" w:lineRule="auto"/>
        <w:ind w:left="1440"/>
      </w:pPr>
      <w:proofErr w:type="spellStart"/>
      <w:r>
        <w:rPr>
          <w:rFonts w:ascii="Courier New" w:eastAsia="Courier New" w:hAnsi="Courier New" w:cs="Courier New"/>
          <w:color w:val="660066"/>
          <w:sz w:val="20"/>
          <w:szCs w:val="20"/>
        </w:rPr>
        <w:t>UDFMap</w:t>
      </w:r>
      <w:r>
        <w:rPr>
          <w:rFonts w:ascii="Courier New" w:eastAsia="Courier New" w:hAnsi="Courier New" w:cs="Courier New"/>
          <w:color w:val="666600"/>
          <w:sz w:val="20"/>
          <w:szCs w:val="20"/>
        </w:rPr>
        <w:t>.</w:t>
      </w:r>
      <w:r>
        <w:rPr>
          <w:rFonts w:ascii="Courier New" w:eastAsia="Courier New" w:hAnsi="Courier New" w:cs="Courier New"/>
          <w:sz w:val="20"/>
          <w:szCs w:val="20"/>
        </w:rPr>
        <w:t>put</w:t>
      </w:r>
      <w:proofErr w:type="spellEnd"/>
      <w:r>
        <w:rPr>
          <w:rFonts w:ascii="Courier New" w:eastAsia="Courier New" w:hAnsi="Courier New" w:cs="Courier New"/>
          <w:color w:val="666600"/>
          <w:sz w:val="20"/>
          <w:szCs w:val="20"/>
        </w:rPr>
        <w:t>(&lt;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label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of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the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88"/>
          <w:sz w:val="20"/>
          <w:szCs w:val="20"/>
        </w:rPr>
        <w:t>object</w:t>
      </w:r>
      <w:proofErr w:type="spellEnd"/>
      <w:r>
        <w:rPr>
          <w:rFonts w:ascii="Courier New" w:eastAsia="Courier New" w:hAnsi="Courier New" w:cs="Courier New"/>
          <w:color w:val="666600"/>
          <w:sz w:val="20"/>
          <w:szCs w:val="20"/>
        </w:rPr>
        <w:t>&gt;,</w:t>
      </w: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14:paraId="4AC4DF7D" w14:textId="77777777" w:rsidR="00362DDE" w:rsidRDefault="00000000">
      <w:pPr>
        <w:widowControl w:val="0"/>
        <w:spacing w:line="240" w:lineRule="auto"/>
        <w:ind w:left="1440"/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8800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008800"/>
          <w:sz w:val="20"/>
          <w:szCs w:val="20"/>
        </w:rPr>
        <w:t>meta</w:t>
      </w:r>
      <w:proofErr w:type="spellEnd"/>
      <w:r>
        <w:rPr>
          <w:rFonts w:ascii="Courier New" w:eastAsia="Courier New" w:hAnsi="Courier New" w:cs="Courier New"/>
          <w:color w:val="008800"/>
          <w:sz w:val="20"/>
          <w:szCs w:val="20"/>
        </w:rPr>
        <w:t>"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66600"/>
          <w:sz w:val="20"/>
          <w:szCs w:val="20"/>
        </w:rPr>
        <w:t>: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66600"/>
          <w:sz w:val="20"/>
          <w:szCs w:val="20"/>
        </w:rPr>
        <w:t>&lt;</w:t>
      </w:r>
      <w:r>
        <w:rPr>
          <w:rFonts w:ascii="Courier New" w:eastAsia="Courier New" w:hAnsi="Courier New" w:cs="Courier New"/>
          <w:sz w:val="20"/>
          <w:szCs w:val="20"/>
        </w:rPr>
        <w:t xml:space="preserve">DW </w:t>
      </w:r>
      <w:proofErr w:type="spellStart"/>
      <w:r>
        <w:rPr>
          <w:rFonts w:ascii="Courier New" w:eastAsia="Courier New" w:hAnsi="Courier New" w:cs="Courier New"/>
          <w:color w:val="000088"/>
          <w:sz w:val="20"/>
          <w:szCs w:val="20"/>
        </w:rPr>
        <w:t>object</w:t>
      </w:r>
      <w:proofErr w:type="spellEnd"/>
      <w:r>
        <w:rPr>
          <w:rFonts w:ascii="Courier New" w:eastAsia="Courier New" w:hAnsi="Courier New" w:cs="Courier New"/>
          <w:color w:val="666600"/>
          <w:sz w:val="20"/>
          <w:szCs w:val="20"/>
        </w:rPr>
        <w:t>&gt;.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describe</w:t>
      </w:r>
      <w:proofErr w:type="spellEnd"/>
      <w:r>
        <w:rPr>
          <w:rFonts w:ascii="Courier New" w:eastAsia="Courier New" w:hAnsi="Courier New" w:cs="Courier New"/>
          <w:color w:val="666600"/>
          <w:sz w:val="20"/>
          <w:szCs w:val="20"/>
        </w:rPr>
        <w:t>(),</w:t>
      </w:r>
    </w:p>
    <w:p w14:paraId="7DBE8D4E" w14:textId="77777777" w:rsidR="00362DDE" w:rsidRDefault="00000000">
      <w:pPr>
        <w:widowControl w:val="0"/>
        <w:spacing w:line="240" w:lineRule="auto"/>
        <w:ind w:left="1440"/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8800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008800"/>
          <w:sz w:val="20"/>
          <w:szCs w:val="20"/>
        </w:rPr>
        <w:t>object</w:t>
      </w:r>
      <w:proofErr w:type="spellEnd"/>
      <w:r>
        <w:rPr>
          <w:rFonts w:ascii="Courier New" w:eastAsia="Courier New" w:hAnsi="Courier New" w:cs="Courier New"/>
          <w:color w:val="008800"/>
          <w:sz w:val="20"/>
          <w:szCs w:val="20"/>
        </w:rPr>
        <w:t>"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66600"/>
          <w:sz w:val="20"/>
          <w:szCs w:val="20"/>
        </w:rPr>
        <w:t>: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666600"/>
          <w:sz w:val="20"/>
          <w:szCs w:val="20"/>
        </w:rPr>
        <w:t>&lt;</w:t>
      </w:r>
      <w:r>
        <w:rPr>
          <w:rFonts w:ascii="Courier New" w:eastAsia="Courier New" w:hAnsi="Courier New" w:cs="Courier New"/>
          <w:sz w:val="20"/>
          <w:szCs w:val="20"/>
        </w:rPr>
        <w:t xml:space="preserve">DW </w:t>
      </w:r>
      <w:proofErr w:type="spellStart"/>
      <w:r>
        <w:rPr>
          <w:rFonts w:ascii="Courier New" w:eastAsia="Courier New" w:hAnsi="Courier New" w:cs="Courier New"/>
          <w:color w:val="000088"/>
          <w:sz w:val="20"/>
          <w:szCs w:val="20"/>
        </w:rPr>
        <w:t>object</w:t>
      </w:r>
      <w:proofErr w:type="spellEnd"/>
      <w:r>
        <w:rPr>
          <w:rFonts w:ascii="Courier New" w:eastAsia="Courier New" w:hAnsi="Courier New" w:cs="Courier New"/>
          <w:color w:val="000088"/>
          <w:sz w:val="20"/>
          <w:szCs w:val="20"/>
        </w:rPr>
        <w:t>&gt;</w:t>
      </w:r>
    </w:p>
    <w:p w14:paraId="123FF3CE" w14:textId="77777777" w:rsidR="00362DDE" w:rsidRDefault="00000000">
      <w:pPr>
        <w:widowControl w:val="0"/>
        <w:spacing w:after="200" w:line="240" w:lineRule="auto"/>
        <w:ind w:left="1440"/>
        <w:jc w:val="both"/>
      </w:pPr>
      <w:r>
        <w:rPr>
          <w:rFonts w:ascii="Courier New" w:eastAsia="Courier New" w:hAnsi="Courier New" w:cs="Courier New"/>
          <w:color w:val="666600"/>
          <w:sz w:val="20"/>
          <w:szCs w:val="20"/>
        </w:rPr>
        <w:t>});</w:t>
      </w:r>
    </w:p>
    <w:p w14:paraId="3A78F316" w14:textId="77777777" w:rsidR="00362DDE" w:rsidRDefault="00000000">
      <w:r>
        <w:br w:type="page"/>
      </w:r>
    </w:p>
    <w:p w14:paraId="4D12773F" w14:textId="77777777" w:rsidR="00362DDE" w:rsidRDefault="00362DDE">
      <w:pPr>
        <w:widowControl w:val="0"/>
      </w:pPr>
    </w:p>
    <w:p w14:paraId="58758713" w14:textId="77777777" w:rsidR="00362DDE" w:rsidRDefault="00362DDE">
      <w:pPr>
        <w:widowControl w:val="0"/>
      </w:pPr>
    </w:p>
    <w:p w14:paraId="2FCBBFEA" w14:textId="77777777" w:rsidR="00362DDE" w:rsidRDefault="00362DDE">
      <w:pPr>
        <w:widowControl w:val="0"/>
      </w:pPr>
    </w:p>
    <w:p w14:paraId="368E4FF2" w14:textId="77777777" w:rsidR="00362DDE" w:rsidRDefault="00000000">
      <w:pPr>
        <w:pStyle w:val="Heading1"/>
        <w:spacing w:line="240" w:lineRule="auto"/>
      </w:pPr>
      <w:bookmarkStart w:id="50" w:name="_Toc531855079"/>
      <w:proofErr w:type="spellStart"/>
      <w:r>
        <w:t>Error</w:t>
      </w:r>
      <w:proofErr w:type="spellEnd"/>
      <w:r>
        <w:t xml:space="preserve">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Notifications</w:t>
      </w:r>
      <w:bookmarkEnd w:id="50"/>
      <w:proofErr w:type="spellEnd"/>
    </w:p>
    <w:p w14:paraId="0C9DCBE3" w14:textId="77777777" w:rsidR="00362DDE" w:rsidRDefault="00000000">
      <w:pPr>
        <w:widowControl w:val="0"/>
        <w:spacing w:after="200" w:line="240" w:lineRule="auto"/>
      </w:pPr>
      <w:proofErr w:type="spellStart"/>
      <w:r>
        <w:t>The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Cartridge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interfere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site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occurs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Cartridge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written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.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naming</w:t>
      </w:r>
      <w:proofErr w:type="spellEnd"/>
      <w:r>
        <w:t xml:space="preserve"> </w:t>
      </w:r>
      <w:proofErr w:type="spellStart"/>
      <w:r>
        <w:t>convention</w:t>
      </w:r>
      <w:proofErr w:type="spellEnd"/>
      <w:r>
        <w:t>:</w:t>
      </w:r>
      <w:r>
        <w:rPr>
          <w:rFonts w:ascii="Courier New" w:eastAsia="Courier New" w:hAnsi="Courier New" w:cs="Courier New"/>
        </w:rPr>
        <w:t xml:space="preserve"> custom-Kount-blade0-4-appserver-&lt;</w:t>
      </w:r>
      <w:proofErr w:type="spellStart"/>
      <w:r>
        <w:rPr>
          <w:rFonts w:ascii="Courier New" w:eastAsia="Courier New" w:hAnsi="Courier New" w:cs="Courier New"/>
        </w:rPr>
        <w:t>date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stamp</w:t>
      </w:r>
      <w:proofErr w:type="spellEnd"/>
      <w:r>
        <w:rPr>
          <w:rFonts w:ascii="Courier New" w:eastAsia="Courier New" w:hAnsi="Courier New" w:cs="Courier New"/>
        </w:rPr>
        <w:t>&gt;.</w:t>
      </w:r>
      <w:proofErr w:type="spellStart"/>
      <w:r>
        <w:rPr>
          <w:rFonts w:ascii="Courier New" w:eastAsia="Courier New" w:hAnsi="Courier New" w:cs="Courier New"/>
        </w:rPr>
        <w:t>log</w:t>
      </w:r>
      <w:proofErr w:type="spellEnd"/>
    </w:p>
    <w:p w14:paraId="1CA37632" w14:textId="77777777" w:rsidR="00362DDE" w:rsidRDefault="00000000">
      <w:pPr>
        <w:widowControl w:val="0"/>
        <w:spacing w:after="200" w:line="240" w:lineRule="auto"/>
      </w:pPr>
      <w:proofErr w:type="spellStart"/>
      <w:r>
        <w:t>Notifications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enabled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deliver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addresses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occur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rPr>
          <w:color w:val="0000FF"/>
          <w:u w:val="single"/>
        </w:rPr>
        <w:t>link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navigate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Site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set</w:t>
      </w:r>
      <w:proofErr w:type="spellEnd"/>
      <w:r>
        <w:t>.</w:t>
      </w:r>
    </w:p>
    <w:p w14:paraId="45FA0E84" w14:textId="77777777" w:rsidR="00362DDE" w:rsidRDefault="00000000">
      <w:pPr>
        <w:widowControl w:val="0"/>
        <w:spacing w:after="200" w:line="240" w:lineRule="auto"/>
        <w:jc w:val="center"/>
      </w:pPr>
      <w:r>
        <w:rPr>
          <w:noProof/>
        </w:rPr>
        <w:drawing>
          <wp:inline distT="0" distB="0" distL="0" distR="0" wp14:anchorId="309EEA32" wp14:editId="5B8B4805">
            <wp:extent cx="5731510" cy="736600"/>
            <wp:effectExtent l="0" t="0" r="0" b="0"/>
            <wp:docPr id="3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660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50BBA31" w14:textId="77777777" w:rsidR="00362DDE" w:rsidRDefault="00000000">
      <w:pPr>
        <w:widowControl w:val="0"/>
        <w:spacing w:after="200" w:line="240" w:lineRule="auto"/>
      </w:pPr>
      <w:proofErr w:type="spellStart"/>
      <w:r>
        <w:t>Example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body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Email</w:t>
      </w:r>
      <w:proofErr w:type="spellEnd"/>
      <w:r>
        <w:t>:</w:t>
      </w:r>
    </w:p>
    <w:p w14:paraId="4DF2B447" w14:textId="77777777" w:rsidR="00362DDE" w:rsidRDefault="00000000">
      <w:pPr>
        <w:widowControl w:val="0"/>
        <w:spacing w:after="200" w:line="240" w:lineRule="auto"/>
      </w:pPr>
      <w:r>
        <w:rPr>
          <w:noProof/>
        </w:rPr>
        <w:drawing>
          <wp:inline distT="0" distB="0" distL="0" distR="0" wp14:anchorId="0956C914" wp14:editId="616CAEE6">
            <wp:extent cx="5731510" cy="1054100"/>
            <wp:effectExtent l="0" t="0" r="0" b="0"/>
            <wp:docPr id="32" name="Image3" descr="D:\projects\Kount\Document\IG\reviv2\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" descr="D:\projects\Kount\Document\IG\reviv2\email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F6C2" w14:textId="77777777" w:rsidR="00362DDE" w:rsidRDefault="00362DDE">
      <w:pPr>
        <w:widowControl w:val="0"/>
        <w:spacing w:after="200" w:line="240" w:lineRule="auto"/>
      </w:pPr>
    </w:p>
    <w:p w14:paraId="20D9710E" w14:textId="77777777" w:rsidR="00362DDE" w:rsidRDefault="00000000">
      <w:bookmarkStart w:id="51" w:name="3ygebqi"/>
      <w:bookmarkEnd w:id="51"/>
      <w:r>
        <w:br w:type="page"/>
      </w:r>
    </w:p>
    <w:p w14:paraId="50D2F43C" w14:textId="77777777" w:rsidR="00362DDE" w:rsidRDefault="00362DDE">
      <w:pPr>
        <w:widowControl w:val="0"/>
      </w:pPr>
    </w:p>
    <w:p w14:paraId="47F08CF2" w14:textId="77777777" w:rsidR="00362DDE" w:rsidRDefault="00362DDE">
      <w:pPr>
        <w:widowControl w:val="0"/>
      </w:pPr>
    </w:p>
    <w:p w14:paraId="725BF002" w14:textId="77777777" w:rsidR="00362DDE" w:rsidRDefault="00362DDE">
      <w:pPr>
        <w:widowControl w:val="0"/>
      </w:pPr>
    </w:p>
    <w:p w14:paraId="4C138399" w14:textId="77777777" w:rsidR="00362DDE" w:rsidRDefault="00000000">
      <w:pPr>
        <w:pStyle w:val="Heading1"/>
        <w:spacing w:line="240" w:lineRule="auto"/>
      </w:pPr>
      <w:bookmarkStart w:id="52" w:name="_Toc531855080"/>
      <w:proofErr w:type="spellStart"/>
      <w:r>
        <w:t>Appendix</w:t>
      </w:r>
      <w:proofErr w:type="spellEnd"/>
      <w:r>
        <w:t xml:space="preserve"> A: </w:t>
      </w:r>
      <w:proofErr w:type="spellStart"/>
      <w:r>
        <w:t>Upgrading</w:t>
      </w:r>
      <w:proofErr w:type="spellEnd"/>
      <w:r>
        <w:t>/</w:t>
      </w:r>
      <w:proofErr w:type="spellStart"/>
      <w:r>
        <w:t>Updating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Cartridge</w:t>
      </w:r>
      <w:bookmarkEnd w:id="52"/>
      <w:proofErr w:type="spellEnd"/>
    </w:p>
    <w:p w14:paraId="23AC5CA0" w14:textId="77777777" w:rsidR="00362DDE" w:rsidRDefault="00000000">
      <w:pPr>
        <w:widowControl w:val="0"/>
        <w:spacing w:after="200" w:line="240" w:lineRule="auto"/>
      </w:pP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SFCC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Cartridge</w:t>
      </w:r>
      <w:proofErr w:type="spellEnd"/>
      <w:r>
        <w:t xml:space="preserve"> </w:t>
      </w:r>
      <w:proofErr w:type="spellStart"/>
      <w:r>
        <w:t>integrated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update</w:t>
      </w:r>
      <w:proofErr w:type="spellEnd"/>
      <w:r>
        <w:t>/</w:t>
      </w:r>
      <w:proofErr w:type="spellStart"/>
      <w:r>
        <w:t>upgrade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latest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Cartridge</w:t>
      </w:r>
      <w:proofErr w:type="spellEnd"/>
      <w:r>
        <w:t>.</w:t>
      </w:r>
    </w:p>
    <w:p w14:paraId="266A2A03" w14:textId="77777777" w:rsidR="00362DDE" w:rsidRDefault="00000000">
      <w:pPr>
        <w:widowControl w:val="0"/>
        <w:numPr>
          <w:ilvl w:val="0"/>
          <w:numId w:val="15"/>
        </w:numPr>
        <w:spacing w:after="0" w:line="240" w:lineRule="auto"/>
        <w:ind w:hanging="360"/>
        <w:contextualSpacing/>
      </w:pP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</w:rPr>
        <w:t>int_kount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eclipse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.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navigating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Project &gt; </w:t>
      </w:r>
      <w:proofErr w:type="spellStart"/>
      <w:r>
        <w:t>Clean</w:t>
      </w:r>
      <w:proofErr w:type="spellEnd"/>
    </w:p>
    <w:p w14:paraId="51DA7E4B" w14:textId="77777777" w:rsidR="00362DDE" w:rsidRDefault="00000000">
      <w:pPr>
        <w:widowControl w:val="0"/>
        <w:numPr>
          <w:ilvl w:val="0"/>
          <w:numId w:val="15"/>
        </w:numPr>
        <w:spacing w:after="0" w:line="240" w:lineRule="auto"/>
        <w:ind w:hanging="360"/>
        <w:contextualSpacing/>
      </w:pPr>
      <w:proofErr w:type="spellStart"/>
      <w:r>
        <w:t>Import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latest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lang w:val="en-US"/>
        </w:rPr>
        <w:t>site_template.zip</w:t>
      </w:r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latest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Cartridge</w:t>
      </w:r>
      <w:proofErr w:type="spellEnd"/>
      <w:r>
        <w:t xml:space="preserve">.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instructions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hyperlink w:anchor="_1pxezwc">
        <w:proofErr w:type="spellStart"/>
        <w:r>
          <w:t>here</w:t>
        </w:r>
        <w:proofErr w:type="spellEnd"/>
      </w:hyperlink>
      <w:r>
        <w:t>.</w:t>
      </w:r>
    </w:p>
    <w:p w14:paraId="462BEED8" w14:textId="77777777" w:rsidR="00362DDE" w:rsidRDefault="00000000">
      <w:pPr>
        <w:widowControl w:val="0"/>
        <w:numPr>
          <w:ilvl w:val="0"/>
          <w:numId w:val="15"/>
        </w:numPr>
        <w:spacing w:after="0" w:line="240" w:lineRule="auto"/>
        <w:ind w:hanging="360"/>
        <w:contextualSpacing/>
      </w:pPr>
      <w:proofErr w:type="spellStart"/>
      <w:r>
        <w:t>Import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cartridge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eclipse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(</w:t>
      </w:r>
      <w:proofErr w:type="spellStart"/>
      <w:r>
        <w:t>int_kount</w:t>
      </w:r>
      <w:proofErr w:type="spellEnd"/>
      <w:r>
        <w:t>)</w:t>
      </w:r>
    </w:p>
    <w:p w14:paraId="1E76A804" w14:textId="77777777" w:rsidR="00362DDE" w:rsidRDefault="00000000">
      <w:pPr>
        <w:widowControl w:val="0"/>
        <w:numPr>
          <w:ilvl w:val="0"/>
          <w:numId w:val="15"/>
        </w:numPr>
        <w:spacing w:after="0" w:line="240" w:lineRule="auto"/>
        <w:ind w:hanging="360"/>
        <w:contextualSpacing/>
      </w:pP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14.x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SFCC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Cartridge</w:t>
      </w:r>
      <w:proofErr w:type="spellEnd"/>
      <w:r>
        <w:t>, (</w:t>
      </w:r>
      <w:proofErr w:type="spellStart"/>
      <w:r>
        <w:t>or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),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SFCC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. </w:t>
      </w:r>
      <w:proofErr w:type="spellStart"/>
      <w:r>
        <w:t>Instructions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adding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located</w:t>
      </w:r>
      <w:proofErr w:type="spellEnd"/>
      <w:r>
        <w:t xml:space="preserve"> </w:t>
      </w:r>
      <w:hyperlink w:anchor="_2p2csry">
        <w:proofErr w:type="spellStart"/>
        <w:r>
          <w:t>here</w:t>
        </w:r>
        <w:proofErr w:type="spellEnd"/>
      </w:hyperlink>
      <w:r>
        <w:t>.</w:t>
      </w:r>
    </w:p>
    <w:p w14:paraId="4918693C" w14:textId="77777777" w:rsidR="00362DDE" w:rsidRDefault="00000000">
      <w:pPr>
        <w:widowControl w:val="0"/>
        <w:numPr>
          <w:ilvl w:val="0"/>
          <w:numId w:val="15"/>
        </w:numPr>
        <w:spacing w:after="0" w:line="240" w:lineRule="auto"/>
        <w:ind w:hanging="360"/>
        <w:contextualSpacing/>
        <w:rPr>
          <w:i/>
        </w:rPr>
      </w:pP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14.x </w:t>
      </w:r>
      <w:proofErr w:type="spellStart"/>
      <w:r>
        <w:t>version</w:t>
      </w:r>
      <w:proofErr w:type="spellEnd"/>
      <w:r>
        <w:t xml:space="preserve"> (</w:t>
      </w:r>
      <w:proofErr w:type="spellStart"/>
      <w:r>
        <w:t>or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)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SFCC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Cartridge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update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Kount</w:t>
      </w:r>
      <w:proofErr w:type="spellEnd"/>
      <w:r>
        <w:rPr>
          <w:i/>
        </w:rPr>
        <w:t xml:space="preserve"> RIS/API </w:t>
      </w:r>
      <w:proofErr w:type="spellStart"/>
      <w:r>
        <w:rPr>
          <w:i/>
        </w:rPr>
        <w:t>Key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authenticate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</w:t>
      </w:r>
      <w:proofErr w:type="spellEnd"/>
      <w:r>
        <w:rPr>
          <w:i/>
        </w:rPr>
        <w:t xml:space="preserve"> RIS HTTPS </w:t>
      </w:r>
      <w:proofErr w:type="spellStart"/>
      <w:r>
        <w:rPr>
          <w:i/>
        </w:rPr>
        <w:t>submission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Kount</w:t>
      </w:r>
      <w:proofErr w:type="spellEnd"/>
      <w:r>
        <w:rPr>
          <w:i/>
        </w:rPr>
        <w:t>, (</w:t>
      </w:r>
      <w:proofErr w:type="spellStart"/>
      <w:r>
        <w:rPr>
          <w:i/>
        </w:rPr>
        <w:t>instead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self-signed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certificate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methodology</w:t>
      </w:r>
      <w:proofErr w:type="spellEnd"/>
      <w:r>
        <w:rPr>
          <w:i/>
        </w:rPr>
        <w:t xml:space="preserve">). </w:t>
      </w:r>
    </w:p>
    <w:p w14:paraId="4889FD16" w14:textId="77777777" w:rsidR="00362DDE" w:rsidRDefault="00000000">
      <w:pPr>
        <w:widowControl w:val="0"/>
        <w:numPr>
          <w:ilvl w:val="1"/>
          <w:numId w:val="15"/>
        </w:numPr>
        <w:spacing w:after="0" w:line="240" w:lineRule="auto"/>
        <w:ind w:hanging="360"/>
        <w:contextualSpacing/>
      </w:pPr>
      <w:proofErr w:type="spellStart"/>
      <w:r>
        <w:t>Remove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certificate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. </w:t>
      </w:r>
      <w:proofErr w:type="spellStart"/>
      <w:r>
        <w:t>Navigate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Administration</w:t>
      </w:r>
      <w:proofErr w:type="spellEnd"/>
      <w:r>
        <w:t xml:space="preserve"> &gt; </w:t>
      </w:r>
      <w:proofErr w:type="spellStart"/>
      <w:r>
        <w:rPr>
          <w:b/>
        </w:rPr>
        <w:t>Operations</w:t>
      </w:r>
      <w:proofErr w:type="spellEnd"/>
      <w:r>
        <w:t xml:space="preserve"> &gt; </w:t>
      </w:r>
      <w:proofErr w:type="spellStart"/>
      <w:r>
        <w:rPr>
          <w:b/>
        </w:rPr>
        <w:t>Private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Keys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checkbox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certificate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Delete</w:t>
      </w:r>
      <w:proofErr w:type="spellEnd"/>
      <w:r>
        <w:t xml:space="preserve"> </w:t>
      </w:r>
      <w:proofErr w:type="spellStart"/>
      <w:r>
        <w:t>button</w:t>
      </w:r>
      <w:proofErr w:type="spellEnd"/>
      <w:r>
        <w:t>.</w:t>
      </w:r>
    </w:p>
    <w:p w14:paraId="70BF0A1C" w14:textId="77777777" w:rsidR="00362DDE" w:rsidRDefault="00000000">
      <w:pPr>
        <w:widowControl w:val="0"/>
        <w:spacing w:after="200" w:line="240" w:lineRule="auto"/>
        <w:ind w:left="360"/>
      </w:pPr>
      <w:r>
        <w:rPr>
          <w:noProof/>
        </w:rPr>
        <w:drawing>
          <wp:inline distT="0" distB="0" distL="0" distR="0" wp14:anchorId="217E94F5" wp14:editId="102547F5">
            <wp:extent cx="5731510" cy="1701800"/>
            <wp:effectExtent l="0" t="0" r="0" b="0"/>
            <wp:docPr id="3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1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BB32" w14:textId="77777777" w:rsidR="00362DDE" w:rsidRDefault="00000000">
      <w:pPr>
        <w:widowControl w:val="0"/>
        <w:numPr>
          <w:ilvl w:val="0"/>
          <w:numId w:val="17"/>
        </w:numPr>
        <w:spacing w:after="0" w:line="240" w:lineRule="auto"/>
        <w:ind w:hanging="360"/>
        <w:contextualSpacing/>
      </w:pPr>
      <w:proofErr w:type="spellStart"/>
      <w:r>
        <w:t>Changes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coding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controllers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SFCC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Cartridge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review</w:t>
      </w:r>
      <w:proofErr w:type="spellEnd"/>
      <w:r>
        <w:t xml:space="preserve"> ALL </w:t>
      </w:r>
      <w:hyperlink w:anchor="_3fwokq0">
        <w:proofErr w:type="spellStart"/>
        <w:r>
          <w:t>Custom</w:t>
        </w:r>
        <w:proofErr w:type="spellEnd"/>
        <w:r>
          <w:t xml:space="preserve"> </w:t>
        </w:r>
        <w:proofErr w:type="spellStart"/>
        <w:r>
          <w:t>Coding</w:t>
        </w:r>
        <w:proofErr w:type="spellEnd"/>
        <w:r>
          <w:t xml:space="preserve"> </w:t>
        </w:r>
        <w:proofErr w:type="spellStart"/>
        <w:r>
          <w:t>Requirements</w:t>
        </w:r>
        <w:proofErr w:type="spellEnd"/>
      </w:hyperlink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storefront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refer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</w:t>
      </w:r>
      <w:proofErr w:type="spellStart"/>
      <w:r>
        <w:t>notes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cartridge</w:t>
      </w:r>
      <w:proofErr w:type="spellEnd"/>
    </w:p>
    <w:p w14:paraId="00616414" w14:textId="77777777" w:rsidR="00362DDE" w:rsidRDefault="00362DDE">
      <w:pPr>
        <w:widowControl w:val="0"/>
        <w:spacing w:after="200" w:line="240" w:lineRule="auto"/>
      </w:pPr>
    </w:p>
    <w:p w14:paraId="334910EF" w14:textId="77777777" w:rsidR="00362DDE" w:rsidRDefault="00362DDE">
      <w:pPr>
        <w:widowControl w:val="0"/>
        <w:spacing w:after="200" w:line="240" w:lineRule="auto"/>
      </w:pPr>
    </w:p>
    <w:p w14:paraId="151B671D" w14:textId="77777777" w:rsidR="00362DDE" w:rsidRDefault="00362DDE">
      <w:pPr>
        <w:widowControl w:val="0"/>
        <w:spacing w:after="200" w:line="240" w:lineRule="auto"/>
      </w:pPr>
    </w:p>
    <w:p w14:paraId="574F6D92" w14:textId="77777777" w:rsidR="00362DDE" w:rsidRDefault="00362DDE">
      <w:pPr>
        <w:widowControl w:val="0"/>
        <w:spacing w:after="200" w:line="240" w:lineRule="auto"/>
      </w:pPr>
    </w:p>
    <w:p w14:paraId="1D2B500F" w14:textId="77777777" w:rsidR="00362DDE" w:rsidRDefault="00362DDE">
      <w:pPr>
        <w:widowControl w:val="0"/>
        <w:spacing w:after="200" w:line="240" w:lineRule="auto"/>
      </w:pPr>
    </w:p>
    <w:p w14:paraId="21AB1702" w14:textId="77777777" w:rsidR="00362DDE" w:rsidRDefault="00362DDE">
      <w:pPr>
        <w:widowControl w:val="0"/>
        <w:spacing w:after="200" w:line="240" w:lineRule="auto"/>
      </w:pPr>
    </w:p>
    <w:p w14:paraId="3B9E6D1C" w14:textId="77777777" w:rsidR="00362DDE" w:rsidRDefault="00362DDE">
      <w:pPr>
        <w:widowControl w:val="0"/>
        <w:spacing w:after="200" w:line="240" w:lineRule="auto"/>
      </w:pPr>
    </w:p>
    <w:p w14:paraId="47CCACA7" w14:textId="77777777" w:rsidR="00362DDE" w:rsidRDefault="00000000">
      <w:r>
        <w:br w:type="page"/>
      </w:r>
    </w:p>
    <w:p w14:paraId="12086893" w14:textId="77777777" w:rsidR="00362DDE" w:rsidRDefault="00362DDE">
      <w:pPr>
        <w:widowControl w:val="0"/>
      </w:pPr>
    </w:p>
    <w:p w14:paraId="67A08413" w14:textId="77777777" w:rsidR="00362DDE" w:rsidRDefault="00362DDE">
      <w:pPr>
        <w:widowControl w:val="0"/>
      </w:pPr>
    </w:p>
    <w:p w14:paraId="13F7C158" w14:textId="77777777" w:rsidR="00362DDE" w:rsidRDefault="00362DDE">
      <w:pPr>
        <w:widowControl w:val="0"/>
      </w:pPr>
    </w:p>
    <w:p w14:paraId="22C10AC9" w14:textId="77777777" w:rsidR="00362DDE" w:rsidRDefault="00000000">
      <w:pPr>
        <w:pStyle w:val="Heading1"/>
        <w:spacing w:line="240" w:lineRule="auto"/>
      </w:pPr>
      <w:hyperlink w:anchor="_sqyw64">
        <w:bookmarkStart w:id="53" w:name="_Toc531855081"/>
        <w:proofErr w:type="spellStart"/>
        <w:r>
          <w:t>Appendix</w:t>
        </w:r>
        <w:proofErr w:type="spellEnd"/>
        <w:r>
          <w:t xml:space="preserve"> B: SFCC </w:t>
        </w:r>
        <w:proofErr w:type="spellStart"/>
        <w:r>
          <w:t>Order</w:t>
        </w:r>
        <w:proofErr w:type="spellEnd"/>
        <w:r>
          <w:t xml:space="preserve"> </w:t>
        </w:r>
        <w:proofErr w:type="spellStart"/>
        <w:r>
          <w:t>Post-Authorization</w:t>
        </w:r>
        <w:proofErr w:type="spellEnd"/>
        <w:r>
          <w:t xml:space="preserve"> </w:t>
        </w:r>
        <w:proofErr w:type="spellStart"/>
        <w:r>
          <w:t>Workflow</w:t>
        </w:r>
        <w:proofErr w:type="spellEnd"/>
      </w:hyperlink>
      <w:bookmarkEnd w:id="53"/>
    </w:p>
    <w:p w14:paraId="62C7953D" w14:textId="77777777" w:rsidR="00362DDE" w:rsidRDefault="00000000">
      <w:pPr>
        <w:widowControl w:val="0"/>
        <w:spacing w:after="200" w:line="240" w:lineRule="auto"/>
      </w:pPr>
      <w:proofErr w:type="spellStart"/>
      <w:r>
        <w:rPr>
          <w:i/>
          <w:color w:val="808080"/>
          <w:sz w:val="18"/>
          <w:szCs w:val="18"/>
        </w:rPr>
        <w:t>This</w:t>
      </w:r>
      <w:proofErr w:type="spellEnd"/>
      <w:r>
        <w:rPr>
          <w:i/>
          <w:color w:val="808080"/>
          <w:sz w:val="18"/>
          <w:szCs w:val="18"/>
        </w:rPr>
        <w:t xml:space="preserve"> </w:t>
      </w:r>
      <w:proofErr w:type="spellStart"/>
      <w:r>
        <w:rPr>
          <w:i/>
          <w:color w:val="808080"/>
          <w:sz w:val="18"/>
          <w:szCs w:val="18"/>
        </w:rPr>
        <w:t>appendix</w:t>
      </w:r>
      <w:proofErr w:type="spellEnd"/>
      <w:r>
        <w:rPr>
          <w:i/>
          <w:color w:val="808080"/>
          <w:sz w:val="18"/>
          <w:szCs w:val="18"/>
        </w:rPr>
        <w:t xml:space="preserve"> </w:t>
      </w:r>
      <w:proofErr w:type="spellStart"/>
      <w:r>
        <w:rPr>
          <w:i/>
          <w:color w:val="808080"/>
          <w:sz w:val="18"/>
          <w:szCs w:val="18"/>
        </w:rPr>
        <w:t>contains</w:t>
      </w:r>
      <w:proofErr w:type="spellEnd"/>
      <w:r>
        <w:rPr>
          <w:i/>
          <w:color w:val="808080"/>
          <w:sz w:val="18"/>
          <w:szCs w:val="18"/>
        </w:rPr>
        <w:t xml:space="preserve"> </w:t>
      </w:r>
      <w:proofErr w:type="spellStart"/>
      <w:r>
        <w:rPr>
          <w:i/>
          <w:color w:val="808080"/>
          <w:sz w:val="18"/>
          <w:szCs w:val="18"/>
        </w:rPr>
        <w:t>examples</w:t>
      </w:r>
      <w:proofErr w:type="spellEnd"/>
      <w:r>
        <w:rPr>
          <w:i/>
          <w:color w:val="808080"/>
          <w:sz w:val="18"/>
          <w:szCs w:val="18"/>
        </w:rPr>
        <w:t xml:space="preserve"> </w:t>
      </w:r>
      <w:proofErr w:type="spellStart"/>
      <w:r>
        <w:rPr>
          <w:i/>
          <w:color w:val="808080"/>
          <w:sz w:val="18"/>
          <w:szCs w:val="18"/>
        </w:rPr>
        <w:t>of</w:t>
      </w:r>
      <w:proofErr w:type="spellEnd"/>
      <w:r>
        <w:rPr>
          <w:i/>
          <w:color w:val="808080"/>
          <w:sz w:val="18"/>
          <w:szCs w:val="18"/>
        </w:rPr>
        <w:t xml:space="preserve"> </w:t>
      </w:r>
      <w:proofErr w:type="spellStart"/>
      <w:r>
        <w:rPr>
          <w:i/>
          <w:color w:val="808080"/>
          <w:sz w:val="18"/>
          <w:szCs w:val="18"/>
        </w:rPr>
        <w:t>the</w:t>
      </w:r>
      <w:proofErr w:type="spellEnd"/>
      <w:r>
        <w:rPr>
          <w:i/>
          <w:color w:val="808080"/>
          <w:sz w:val="18"/>
          <w:szCs w:val="18"/>
        </w:rPr>
        <w:t xml:space="preserve"> </w:t>
      </w:r>
      <w:proofErr w:type="spellStart"/>
      <w:r>
        <w:rPr>
          <w:i/>
          <w:color w:val="808080"/>
          <w:sz w:val="18"/>
          <w:szCs w:val="18"/>
        </w:rPr>
        <w:t>workflow</w:t>
      </w:r>
      <w:proofErr w:type="spellEnd"/>
      <w:r>
        <w:rPr>
          <w:i/>
          <w:color w:val="808080"/>
          <w:sz w:val="18"/>
          <w:szCs w:val="18"/>
        </w:rPr>
        <w:t xml:space="preserve"> </w:t>
      </w:r>
      <w:proofErr w:type="spellStart"/>
      <w:r>
        <w:rPr>
          <w:i/>
          <w:color w:val="808080"/>
          <w:sz w:val="18"/>
          <w:szCs w:val="18"/>
        </w:rPr>
        <w:t>within</w:t>
      </w:r>
      <w:proofErr w:type="spellEnd"/>
      <w:r>
        <w:rPr>
          <w:i/>
          <w:color w:val="808080"/>
          <w:sz w:val="18"/>
          <w:szCs w:val="18"/>
        </w:rPr>
        <w:t xml:space="preserve"> a </w:t>
      </w:r>
      <w:proofErr w:type="spellStart"/>
      <w:r>
        <w:rPr>
          <w:i/>
          <w:color w:val="808080"/>
          <w:sz w:val="18"/>
          <w:szCs w:val="18"/>
        </w:rPr>
        <w:t>default</w:t>
      </w:r>
      <w:proofErr w:type="spellEnd"/>
      <w:r>
        <w:rPr>
          <w:i/>
          <w:color w:val="808080"/>
          <w:sz w:val="18"/>
          <w:szCs w:val="18"/>
        </w:rPr>
        <w:t xml:space="preserve"> </w:t>
      </w:r>
      <w:proofErr w:type="spellStart"/>
      <w:r>
        <w:rPr>
          <w:i/>
          <w:color w:val="808080"/>
          <w:sz w:val="18"/>
          <w:szCs w:val="18"/>
        </w:rPr>
        <w:t>installation</w:t>
      </w:r>
      <w:proofErr w:type="spellEnd"/>
      <w:r>
        <w:rPr>
          <w:i/>
          <w:color w:val="808080"/>
          <w:sz w:val="18"/>
          <w:szCs w:val="18"/>
        </w:rPr>
        <w:t xml:space="preserve"> </w:t>
      </w:r>
      <w:proofErr w:type="spellStart"/>
      <w:r>
        <w:rPr>
          <w:i/>
          <w:color w:val="808080"/>
          <w:sz w:val="18"/>
          <w:szCs w:val="18"/>
        </w:rPr>
        <w:t>of</w:t>
      </w:r>
      <w:proofErr w:type="spellEnd"/>
      <w:r>
        <w:rPr>
          <w:i/>
          <w:color w:val="808080"/>
          <w:sz w:val="18"/>
          <w:szCs w:val="18"/>
        </w:rPr>
        <w:t xml:space="preserve"> </w:t>
      </w:r>
      <w:proofErr w:type="spellStart"/>
      <w:r>
        <w:rPr>
          <w:i/>
          <w:color w:val="808080"/>
          <w:sz w:val="18"/>
          <w:szCs w:val="18"/>
        </w:rPr>
        <w:t>the</w:t>
      </w:r>
      <w:proofErr w:type="spellEnd"/>
      <w:r>
        <w:rPr>
          <w:i/>
          <w:color w:val="808080"/>
          <w:sz w:val="18"/>
          <w:szCs w:val="18"/>
        </w:rPr>
        <w:t xml:space="preserve"> </w:t>
      </w:r>
      <w:proofErr w:type="spellStart"/>
      <w:r>
        <w:rPr>
          <w:i/>
          <w:color w:val="808080"/>
          <w:sz w:val="18"/>
          <w:szCs w:val="18"/>
        </w:rPr>
        <w:t>Kount</w:t>
      </w:r>
      <w:proofErr w:type="spellEnd"/>
      <w:r>
        <w:rPr>
          <w:i/>
          <w:color w:val="808080"/>
          <w:sz w:val="18"/>
          <w:szCs w:val="18"/>
        </w:rPr>
        <w:t xml:space="preserve"> </w:t>
      </w:r>
      <w:proofErr w:type="spellStart"/>
      <w:r>
        <w:rPr>
          <w:i/>
          <w:color w:val="808080"/>
          <w:sz w:val="18"/>
          <w:szCs w:val="18"/>
        </w:rPr>
        <w:t>Link</w:t>
      </w:r>
      <w:proofErr w:type="spellEnd"/>
      <w:r>
        <w:rPr>
          <w:i/>
          <w:color w:val="808080"/>
          <w:sz w:val="18"/>
          <w:szCs w:val="18"/>
        </w:rPr>
        <w:t xml:space="preserve"> </w:t>
      </w:r>
      <w:proofErr w:type="spellStart"/>
      <w:r>
        <w:rPr>
          <w:i/>
          <w:color w:val="808080"/>
          <w:sz w:val="18"/>
          <w:szCs w:val="18"/>
        </w:rPr>
        <w:t>Cartridge</w:t>
      </w:r>
      <w:proofErr w:type="spellEnd"/>
      <w:r>
        <w:rPr>
          <w:i/>
          <w:color w:val="808080"/>
          <w:sz w:val="18"/>
          <w:szCs w:val="18"/>
        </w:rPr>
        <w:t xml:space="preserve"> &amp; </w:t>
      </w:r>
      <w:proofErr w:type="spellStart"/>
      <w:r>
        <w:rPr>
          <w:i/>
          <w:color w:val="808080"/>
          <w:sz w:val="18"/>
          <w:szCs w:val="18"/>
        </w:rPr>
        <w:t>the</w:t>
      </w:r>
      <w:proofErr w:type="spellEnd"/>
      <w:r>
        <w:rPr>
          <w:i/>
          <w:color w:val="808080"/>
          <w:sz w:val="18"/>
          <w:szCs w:val="18"/>
        </w:rPr>
        <w:t xml:space="preserve"> </w:t>
      </w:r>
      <w:proofErr w:type="spellStart"/>
      <w:r>
        <w:rPr>
          <w:i/>
          <w:color w:val="808080"/>
          <w:sz w:val="18"/>
          <w:szCs w:val="18"/>
        </w:rPr>
        <w:t>expected</w:t>
      </w:r>
      <w:proofErr w:type="spellEnd"/>
      <w:r>
        <w:rPr>
          <w:i/>
          <w:color w:val="808080"/>
          <w:sz w:val="18"/>
          <w:szCs w:val="18"/>
        </w:rPr>
        <w:t xml:space="preserve"> </w:t>
      </w:r>
      <w:proofErr w:type="spellStart"/>
      <w:r>
        <w:rPr>
          <w:i/>
          <w:color w:val="808080"/>
          <w:sz w:val="18"/>
          <w:szCs w:val="18"/>
        </w:rPr>
        <w:t>workflow</w:t>
      </w:r>
      <w:proofErr w:type="spellEnd"/>
      <w:r>
        <w:rPr>
          <w:i/>
          <w:color w:val="808080"/>
          <w:sz w:val="18"/>
          <w:szCs w:val="18"/>
        </w:rPr>
        <w:t xml:space="preserve"> </w:t>
      </w:r>
      <w:proofErr w:type="spellStart"/>
      <w:r>
        <w:rPr>
          <w:i/>
          <w:color w:val="808080"/>
          <w:sz w:val="18"/>
          <w:szCs w:val="18"/>
        </w:rPr>
        <w:t>diagram</w:t>
      </w:r>
      <w:proofErr w:type="spellEnd"/>
      <w:r>
        <w:rPr>
          <w:i/>
          <w:color w:val="808080"/>
          <w:sz w:val="18"/>
          <w:szCs w:val="18"/>
        </w:rPr>
        <w:t>.</w:t>
      </w:r>
    </w:p>
    <w:p w14:paraId="1DB5254C" w14:textId="77777777" w:rsidR="00362DDE" w:rsidRDefault="00000000">
      <w:pPr>
        <w:widowControl w:val="0"/>
        <w:spacing w:after="200" w:line="240" w:lineRule="auto"/>
      </w:pPr>
      <w:r>
        <w:rPr>
          <w:noProof/>
        </w:rPr>
        <w:drawing>
          <wp:inline distT="0" distB="0" distL="0" distR="0" wp14:anchorId="01464A64" wp14:editId="00A07D47">
            <wp:extent cx="5731510" cy="7416800"/>
            <wp:effectExtent l="0" t="0" r="0" b="0"/>
            <wp:docPr id="34" name="image34.png" descr="M:\Boarding\Demandware\Demandware_Workflow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.png" descr="M:\Boarding\Demandware\Demandware_Workflow_Diagram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89CF" w14:textId="77777777" w:rsidR="00362DDE" w:rsidRDefault="00000000">
      <w:r>
        <w:br w:type="page"/>
      </w:r>
    </w:p>
    <w:p w14:paraId="3107A2B1" w14:textId="77777777" w:rsidR="00362DDE" w:rsidRDefault="00362DDE">
      <w:pPr>
        <w:widowControl w:val="0"/>
      </w:pPr>
    </w:p>
    <w:p w14:paraId="0CF927A3" w14:textId="77777777" w:rsidR="00362DDE" w:rsidRDefault="00362DDE">
      <w:pPr>
        <w:widowControl w:val="0"/>
      </w:pPr>
    </w:p>
    <w:p w14:paraId="4D7248B1" w14:textId="77777777" w:rsidR="00362DDE" w:rsidRDefault="00362DDE">
      <w:pPr>
        <w:widowControl w:val="0"/>
      </w:pPr>
    </w:p>
    <w:p w14:paraId="345B9C26" w14:textId="77777777" w:rsidR="00362DDE" w:rsidRDefault="00000000">
      <w:pPr>
        <w:pStyle w:val="Heading2"/>
        <w:spacing w:line="240" w:lineRule="auto"/>
      </w:pPr>
      <w:bookmarkStart w:id="54" w:name="_Toc531855082"/>
      <w:proofErr w:type="spellStart"/>
      <w:r>
        <w:t>Kount</w:t>
      </w:r>
      <w:proofErr w:type="spellEnd"/>
      <w:r>
        <w:t xml:space="preserve"> </w:t>
      </w:r>
      <w:proofErr w:type="spellStart"/>
      <w:r>
        <w:t>Review</w:t>
      </w:r>
      <w:proofErr w:type="spellEnd"/>
      <w:r>
        <w:t>/</w:t>
      </w:r>
      <w:proofErr w:type="spellStart"/>
      <w:r>
        <w:t>Escalate</w:t>
      </w:r>
      <w:bookmarkEnd w:id="54"/>
      <w:proofErr w:type="spellEnd"/>
    </w:p>
    <w:p w14:paraId="39821C38" w14:textId="77777777" w:rsidR="00362DDE" w:rsidRDefault="00000000">
      <w:pPr>
        <w:widowControl w:val="0"/>
        <w:spacing w:after="200" w:line="240" w:lineRule="auto"/>
      </w:pP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triggered</w:t>
      </w:r>
      <w:proofErr w:type="spellEnd"/>
      <w:r>
        <w:t xml:space="preserve"> a </w:t>
      </w:r>
      <w:proofErr w:type="spellStart"/>
      <w:r>
        <w:t>Review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Escalate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Kount</w:t>
      </w:r>
      <w:proofErr w:type="spellEnd"/>
      <w:r>
        <w:t>.</w:t>
      </w:r>
    </w:p>
    <w:p w14:paraId="4F8175F2" w14:textId="77777777" w:rsidR="00362DDE" w:rsidRDefault="00000000">
      <w:pPr>
        <w:widowControl w:val="0"/>
        <w:spacing w:after="200" w:line="240" w:lineRule="auto"/>
      </w:pPr>
      <w:r>
        <w:rPr>
          <w:noProof/>
        </w:rPr>
        <w:drawing>
          <wp:inline distT="0" distB="0" distL="0" distR="0" wp14:anchorId="27F2C0F2" wp14:editId="26E0D313">
            <wp:extent cx="5731510" cy="2933700"/>
            <wp:effectExtent l="0" t="0" r="0" b="0"/>
            <wp:docPr id="35" name="image4.png" descr="C:\Users\o.ignatyo\Downloads\kount\orde0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4.png" descr="C:\Users\o.ignatyo\Downloads\kount\orde0_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AA71" w14:textId="77777777" w:rsidR="00362DDE" w:rsidRDefault="00000000">
      <w:pPr>
        <w:widowControl w:val="0"/>
        <w:spacing w:after="200" w:line="240" w:lineRule="auto"/>
        <w:jc w:val="center"/>
      </w:pPr>
      <w:r>
        <w:rPr>
          <w:noProof/>
        </w:rPr>
        <w:drawing>
          <wp:inline distT="0" distB="0" distL="0" distR="0" wp14:anchorId="1A0E5237" wp14:editId="3274BCB2">
            <wp:extent cx="5731510" cy="4064000"/>
            <wp:effectExtent l="0" t="0" r="0" b="0"/>
            <wp:docPr id="36" name="image7.png" descr="C:\Users\o.ignatyo\Downloads\kount\orde1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7.png" descr="C:\Users\o.ignatyo\Downloads\kount\orde1_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8F9D" w14:textId="77777777" w:rsidR="00362DDE" w:rsidRDefault="00362DDE">
      <w:pPr>
        <w:widowControl w:val="0"/>
        <w:spacing w:after="200" w:line="240" w:lineRule="auto"/>
        <w:jc w:val="center"/>
      </w:pPr>
    </w:p>
    <w:p w14:paraId="3D33365A" w14:textId="77777777" w:rsidR="00362DDE" w:rsidRDefault="00000000">
      <w:r>
        <w:br w:type="page"/>
      </w:r>
    </w:p>
    <w:p w14:paraId="70B8FD00" w14:textId="77777777" w:rsidR="00362DDE" w:rsidRDefault="00362DDE">
      <w:pPr>
        <w:widowControl w:val="0"/>
      </w:pPr>
    </w:p>
    <w:p w14:paraId="03CECED5" w14:textId="77777777" w:rsidR="00362DDE" w:rsidRDefault="00362DDE">
      <w:pPr>
        <w:widowControl w:val="0"/>
      </w:pPr>
    </w:p>
    <w:p w14:paraId="2FE16F29" w14:textId="77777777" w:rsidR="00362DDE" w:rsidRDefault="00362DDE">
      <w:pPr>
        <w:widowControl w:val="0"/>
      </w:pPr>
    </w:p>
    <w:p w14:paraId="7672510E" w14:textId="77777777" w:rsidR="00362DDE" w:rsidRDefault="00362DDE">
      <w:pPr>
        <w:widowControl w:val="0"/>
      </w:pPr>
      <w:bookmarkStart w:id="55" w:name="_1rvwp1q"/>
      <w:bookmarkEnd w:id="55"/>
    </w:p>
    <w:p w14:paraId="1A9C8C23" w14:textId="77777777" w:rsidR="00362DDE" w:rsidRDefault="00000000">
      <w:pPr>
        <w:pStyle w:val="Heading2"/>
        <w:spacing w:line="240" w:lineRule="auto"/>
      </w:pPr>
      <w:bookmarkStart w:id="56" w:name="_Toc531855083"/>
      <w:proofErr w:type="spellStart"/>
      <w:r>
        <w:t>Kount</w:t>
      </w:r>
      <w:proofErr w:type="spellEnd"/>
      <w:r>
        <w:t xml:space="preserve"> </w:t>
      </w:r>
      <w:proofErr w:type="spellStart"/>
      <w:r>
        <w:t>Approved</w:t>
      </w:r>
      <w:bookmarkEnd w:id="56"/>
      <w:proofErr w:type="spellEnd"/>
    </w:p>
    <w:p w14:paraId="02B8CC8C" w14:textId="77777777" w:rsidR="00362DDE" w:rsidRDefault="00000000">
      <w:pPr>
        <w:widowControl w:val="0"/>
        <w:spacing w:after="200" w:line="240" w:lineRule="auto"/>
      </w:pP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triggered</w:t>
      </w:r>
      <w:proofErr w:type="spellEnd"/>
      <w:r>
        <w:t xml:space="preserve"> a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manually</w:t>
      </w:r>
      <w:proofErr w:type="spellEnd"/>
      <w:r>
        <w:t xml:space="preserve"> </w:t>
      </w:r>
      <w:proofErr w:type="spellStart"/>
      <w:r>
        <w:t>Approved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Kount</w:t>
      </w:r>
      <w:proofErr w:type="spellEnd"/>
      <w:r>
        <w:t>.</w:t>
      </w:r>
    </w:p>
    <w:p w14:paraId="068BC252" w14:textId="77777777" w:rsidR="00362DDE" w:rsidRDefault="00000000">
      <w:pPr>
        <w:widowControl w:val="0"/>
        <w:spacing w:after="200" w:line="240" w:lineRule="auto"/>
        <w:jc w:val="center"/>
      </w:pPr>
      <w:r>
        <w:rPr>
          <w:noProof/>
        </w:rPr>
        <w:drawing>
          <wp:inline distT="0" distB="0" distL="0" distR="0" wp14:anchorId="4377B70B" wp14:editId="62B5EFEE">
            <wp:extent cx="5731510" cy="3721100"/>
            <wp:effectExtent l="0" t="0" r="0" b="0"/>
            <wp:docPr id="37" name="image16.png" descr="C:\Users\o.ignatyo\Downloads\kount\orde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6.png" descr="C:\Users\o.ignatyo\Downloads\kount\orde2_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84C1" w14:textId="77777777" w:rsidR="00362DDE" w:rsidRDefault="00000000">
      <w:pPr>
        <w:widowControl w:val="0"/>
        <w:spacing w:after="200" w:line="240" w:lineRule="auto"/>
        <w:jc w:val="center"/>
      </w:pPr>
      <w:r>
        <w:rPr>
          <w:noProof/>
        </w:rPr>
        <w:drawing>
          <wp:inline distT="0" distB="0" distL="0" distR="0" wp14:anchorId="78C27831" wp14:editId="5789DDDF">
            <wp:extent cx="5734050" cy="3567430"/>
            <wp:effectExtent l="0" t="0" r="0" b="0"/>
            <wp:docPr id="38" name="image3.png" descr="C:\Users\o.ignatyo\Downloads\kount\orde3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.png" descr="C:\Users\o.ignatyo\Downloads\kount\orde3_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BD17" w14:textId="77777777" w:rsidR="00362DDE" w:rsidRDefault="00000000">
      <w:r>
        <w:br w:type="page"/>
      </w:r>
    </w:p>
    <w:p w14:paraId="1C69F5DF" w14:textId="77777777" w:rsidR="00362DDE" w:rsidRDefault="00362DDE">
      <w:pPr>
        <w:widowControl w:val="0"/>
      </w:pPr>
    </w:p>
    <w:p w14:paraId="280A2FAC" w14:textId="77777777" w:rsidR="00362DDE" w:rsidRDefault="00362DDE">
      <w:pPr>
        <w:widowControl w:val="0"/>
      </w:pPr>
    </w:p>
    <w:p w14:paraId="29D3B426" w14:textId="77777777" w:rsidR="00362DDE" w:rsidRDefault="00362DDE">
      <w:pPr>
        <w:widowControl w:val="0"/>
      </w:pPr>
    </w:p>
    <w:p w14:paraId="39B2E767" w14:textId="77777777" w:rsidR="00362DDE" w:rsidRDefault="00000000">
      <w:pPr>
        <w:pStyle w:val="Heading2"/>
        <w:spacing w:line="240" w:lineRule="auto"/>
      </w:pPr>
      <w:bookmarkStart w:id="57" w:name="_Toc531855084"/>
      <w:proofErr w:type="spellStart"/>
      <w:r>
        <w:t>Kount</w:t>
      </w:r>
      <w:proofErr w:type="spellEnd"/>
      <w:r>
        <w:t xml:space="preserve"> </w:t>
      </w:r>
      <w:proofErr w:type="spellStart"/>
      <w:r>
        <w:t>Decline</w:t>
      </w:r>
      <w:bookmarkEnd w:id="57"/>
      <w:proofErr w:type="spellEnd"/>
    </w:p>
    <w:p w14:paraId="1F642CD7" w14:textId="77777777" w:rsidR="00362DDE" w:rsidRDefault="00000000">
      <w:pPr>
        <w:widowControl w:val="0"/>
        <w:spacing w:after="200" w:line="240" w:lineRule="auto"/>
        <w:jc w:val="both"/>
      </w:pP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triggered</w:t>
      </w:r>
      <w:proofErr w:type="spellEnd"/>
      <w:r>
        <w:t xml:space="preserve"> a </w:t>
      </w:r>
      <w:proofErr w:type="spellStart"/>
      <w:r>
        <w:t>Decline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manually</w:t>
      </w:r>
      <w:proofErr w:type="spellEnd"/>
      <w:r>
        <w:t xml:space="preserve"> </w:t>
      </w:r>
      <w:proofErr w:type="spellStart"/>
      <w:r>
        <w:t>Declined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Kount</w:t>
      </w:r>
      <w:proofErr w:type="spellEnd"/>
      <w:r>
        <w:t>.</w:t>
      </w:r>
    </w:p>
    <w:p w14:paraId="61190673" w14:textId="77777777" w:rsidR="00362DDE" w:rsidRDefault="00000000">
      <w:pPr>
        <w:widowControl w:val="0"/>
        <w:spacing w:after="200" w:line="240" w:lineRule="auto"/>
        <w:jc w:val="center"/>
      </w:pPr>
      <w:r>
        <w:rPr>
          <w:noProof/>
        </w:rPr>
        <w:drawing>
          <wp:inline distT="0" distB="0" distL="0" distR="0" wp14:anchorId="5F118768" wp14:editId="3E8480FD">
            <wp:extent cx="5731510" cy="3289300"/>
            <wp:effectExtent l="0" t="0" r="0" b="0"/>
            <wp:docPr id="39" name="image25.png" descr="C:\Users\o.ignatyo\Downloads\kount\orde4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5.png" descr="C:\Users\o.ignatyo\Downloads\kount\orde4_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5B85" w14:textId="77777777" w:rsidR="00362DDE" w:rsidRDefault="00000000">
      <w:pPr>
        <w:widowControl w:val="0"/>
        <w:spacing w:after="200" w:line="240" w:lineRule="auto"/>
        <w:jc w:val="center"/>
      </w:pPr>
      <w:r>
        <w:rPr>
          <w:noProof/>
        </w:rPr>
        <w:drawing>
          <wp:inline distT="0" distB="0" distL="0" distR="0" wp14:anchorId="7C554C70" wp14:editId="6F625F6B">
            <wp:extent cx="5731510" cy="3721100"/>
            <wp:effectExtent l="0" t="0" r="0" b="0"/>
            <wp:docPr id="40" name="image33.png" descr="C:\Users\o.ignatyo\Downloads\kount\orde5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3.png" descr="C:\Users\o.ignatyo\Downloads\kount\orde5_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CCD1" w14:textId="77777777" w:rsidR="00362DDE" w:rsidRDefault="00362DDE">
      <w:pPr>
        <w:widowControl w:val="0"/>
        <w:spacing w:after="200" w:line="240" w:lineRule="auto"/>
        <w:jc w:val="center"/>
      </w:pPr>
      <w:bookmarkStart w:id="58" w:name="_2r0uhxc"/>
      <w:bookmarkEnd w:id="58"/>
    </w:p>
    <w:p w14:paraId="5B363D0C" w14:textId="77777777" w:rsidR="00362DDE" w:rsidRDefault="00000000">
      <w:pPr>
        <w:pStyle w:val="Heading1"/>
        <w:spacing w:line="240" w:lineRule="auto"/>
      </w:pPr>
      <w:bookmarkStart w:id="59" w:name="_Toc531855085"/>
      <w:proofErr w:type="spellStart"/>
      <w:r>
        <w:t>Appendix</w:t>
      </w:r>
      <w:proofErr w:type="spellEnd"/>
      <w:r>
        <w:t xml:space="preserve"> C: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Cases</w:t>
      </w:r>
      <w:bookmarkEnd w:id="59"/>
      <w:proofErr w:type="spellEnd"/>
    </w:p>
    <w:p w14:paraId="4AD0EE5E" w14:textId="77777777" w:rsidR="00362DDE" w:rsidRDefault="00000000">
      <w:pPr>
        <w:pStyle w:val="Heading2"/>
        <w:spacing w:line="240" w:lineRule="auto"/>
      </w:pPr>
      <w:bookmarkStart w:id="60" w:name="_Toc531855086"/>
      <w:proofErr w:type="spellStart"/>
      <w:r>
        <w:t>Verifying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Functionality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Cartridge</w:t>
      </w:r>
      <w:proofErr w:type="spellEnd"/>
      <w:r>
        <w:t xml:space="preserve">: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Cases</w:t>
      </w:r>
      <w:bookmarkEnd w:id="60"/>
      <w:proofErr w:type="spellEnd"/>
    </w:p>
    <w:p w14:paraId="4C557366" w14:textId="77777777" w:rsidR="00362DDE" w:rsidRDefault="00362DDE">
      <w:pPr>
        <w:widowControl w:val="0"/>
      </w:pPr>
    </w:p>
    <w:p w14:paraId="0538F570" w14:textId="77777777" w:rsidR="00362DDE" w:rsidRDefault="00000000">
      <w:pPr>
        <w:pStyle w:val="Heading3"/>
        <w:spacing w:line="240" w:lineRule="auto"/>
      </w:pPr>
      <w:bookmarkStart w:id="61" w:name="_Toc531855087"/>
      <w:proofErr w:type="spellStart"/>
      <w:r>
        <w:t>Controllers</w:t>
      </w:r>
      <w:proofErr w:type="spellEnd"/>
      <w:r>
        <w:t>/</w:t>
      </w:r>
      <w:proofErr w:type="spellStart"/>
      <w:r>
        <w:t>Pipelines</w:t>
      </w:r>
      <w:bookmarkEnd w:id="61"/>
      <w:proofErr w:type="spellEnd"/>
    </w:p>
    <w:p w14:paraId="752C73F2" w14:textId="77777777" w:rsidR="00362DDE" w:rsidRDefault="00000000">
      <w:pPr>
        <w:widowControl w:val="0"/>
        <w:numPr>
          <w:ilvl w:val="0"/>
          <w:numId w:val="16"/>
        </w:numPr>
        <w:spacing w:after="0" w:line="240" w:lineRule="auto"/>
        <w:ind w:hanging="360"/>
        <w:contextualSpacing/>
      </w:pPr>
      <w:r>
        <w:t xml:space="preserve">1.1. </w:t>
      </w:r>
      <w:proofErr w:type="spellStart"/>
      <w:r>
        <w:t>pre</w:t>
      </w:r>
      <w:proofErr w:type="spellEnd"/>
      <w:r>
        <w:t xml:space="preserve"> </w:t>
      </w:r>
      <w:proofErr w:type="spellStart"/>
      <w:r>
        <w:t>authorization</w:t>
      </w:r>
      <w:proofErr w:type="spellEnd"/>
    </w:p>
    <w:p w14:paraId="4568F5D6" w14:textId="77777777" w:rsidR="00362DDE" w:rsidRDefault="00000000">
      <w:pPr>
        <w:widowControl w:val="0"/>
        <w:numPr>
          <w:ilvl w:val="0"/>
          <w:numId w:val="16"/>
        </w:numPr>
        <w:spacing w:after="0" w:line="240" w:lineRule="auto"/>
        <w:ind w:hanging="360"/>
        <w:contextualSpacing/>
      </w:pPr>
      <w:r>
        <w:t xml:space="preserve">1.2. </w:t>
      </w:r>
      <w:proofErr w:type="spellStart"/>
      <w:r>
        <w:t>post</w:t>
      </w:r>
      <w:proofErr w:type="spellEnd"/>
      <w:r>
        <w:t xml:space="preserve"> </w:t>
      </w:r>
      <w:proofErr w:type="spellStart"/>
      <w:r>
        <w:t>authorization</w:t>
      </w:r>
      <w:proofErr w:type="spellEnd"/>
    </w:p>
    <w:p w14:paraId="66ABF45F" w14:textId="77777777" w:rsidR="00362DDE" w:rsidRDefault="00362DDE">
      <w:pPr>
        <w:widowControl w:val="0"/>
        <w:spacing w:after="200" w:line="240" w:lineRule="auto"/>
      </w:pPr>
    </w:p>
    <w:p w14:paraId="6DCAD459" w14:textId="77777777" w:rsidR="00362DDE" w:rsidRDefault="00000000">
      <w:pPr>
        <w:pStyle w:val="Heading3"/>
        <w:spacing w:line="240" w:lineRule="auto"/>
      </w:pPr>
      <w:bookmarkStart w:id="62" w:name="_Toc531855088"/>
      <w:proofErr w:type="spellStart"/>
      <w:r>
        <w:t>Requirements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Cases</w:t>
      </w:r>
      <w:proofErr w:type="spellEnd"/>
      <w:r>
        <w:t>:</w:t>
      </w:r>
      <w:bookmarkEnd w:id="62"/>
    </w:p>
    <w:p w14:paraId="1941537E" w14:textId="77777777" w:rsidR="00362DDE" w:rsidRDefault="00000000">
      <w:pPr>
        <w:widowControl w:val="0"/>
        <w:numPr>
          <w:ilvl w:val="0"/>
          <w:numId w:val="16"/>
        </w:numPr>
        <w:spacing w:after="0" w:line="240" w:lineRule="auto"/>
        <w:ind w:hanging="360"/>
        <w:contextualSpacing/>
      </w:pPr>
      <w:proofErr w:type="spellStart"/>
      <w:r>
        <w:t>Link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sandbox</w:t>
      </w:r>
      <w:proofErr w:type="spellEnd"/>
      <w:r>
        <w:t>/</w:t>
      </w:r>
      <w:proofErr w:type="spellStart"/>
      <w:r>
        <w:t>test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</w:t>
      </w:r>
      <w:proofErr w:type="spellStart"/>
      <w:r>
        <w:t>credentials</w:t>
      </w:r>
      <w:proofErr w:type="spellEnd"/>
    </w:p>
    <w:p w14:paraId="7A2CD7AB" w14:textId="77777777" w:rsidR="00362DDE" w:rsidRDefault="00000000">
      <w:pPr>
        <w:widowControl w:val="0"/>
        <w:numPr>
          <w:ilvl w:val="0"/>
          <w:numId w:val="16"/>
        </w:numPr>
        <w:spacing w:after="0" w:line="240" w:lineRule="auto"/>
        <w:ind w:hanging="360"/>
        <w:contextualSpacing/>
      </w:pPr>
      <w:r>
        <w:t xml:space="preserve">Access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sandbox</w:t>
      </w:r>
      <w:proofErr w:type="spellEnd"/>
      <w:r>
        <w:t>/</w:t>
      </w:r>
      <w:proofErr w:type="spellStart"/>
      <w:r>
        <w:t>test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(</w:t>
      </w:r>
      <w:hyperlink r:id="rId52">
        <w:r>
          <w:t>https://awc.test.kount.net</w:t>
        </w:r>
      </w:hyperlink>
      <w:r>
        <w:t>)</w:t>
      </w:r>
    </w:p>
    <w:p w14:paraId="255AC597" w14:textId="77777777" w:rsidR="00362DDE" w:rsidRDefault="00000000">
      <w:pPr>
        <w:widowControl w:val="0"/>
        <w:numPr>
          <w:ilvl w:val="0"/>
          <w:numId w:val="16"/>
        </w:numPr>
        <w:spacing w:line="240" w:lineRule="auto"/>
        <w:ind w:hanging="360"/>
        <w:contextualSpacing/>
      </w:pPr>
      <w:proofErr w:type="spellStart"/>
      <w:r>
        <w:t>Browser</w:t>
      </w:r>
      <w:proofErr w:type="spellEnd"/>
      <w:r>
        <w:t xml:space="preserve"> </w:t>
      </w:r>
      <w:proofErr w:type="spellStart"/>
      <w:r>
        <w:t>utility</w:t>
      </w:r>
      <w:proofErr w:type="spellEnd"/>
      <w:r>
        <w:t xml:space="preserve"> </w:t>
      </w:r>
      <w:proofErr w:type="spellStart"/>
      <w:r>
        <w:t>installed</w:t>
      </w:r>
      <w:proofErr w:type="spellEnd"/>
      <w:r>
        <w:t xml:space="preserve"> (</w:t>
      </w:r>
      <w:proofErr w:type="spellStart"/>
      <w:r>
        <w:t>like</w:t>
      </w:r>
      <w:proofErr w:type="spellEnd"/>
      <w:r>
        <w:t xml:space="preserve"> </w:t>
      </w:r>
      <w:proofErr w:type="spellStart"/>
      <w:r>
        <w:t>Firebug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tool</w:t>
      </w:r>
      <w:proofErr w:type="spellEnd"/>
      <w:r>
        <w:t xml:space="preserve">), </w:t>
      </w:r>
      <w:proofErr w:type="spellStart"/>
      <w:r>
        <w:t>to</w:t>
      </w:r>
      <w:proofErr w:type="spellEnd"/>
      <w:r>
        <w:t xml:space="preserve"> </w:t>
      </w:r>
      <w:proofErr w:type="spellStart"/>
      <w:r>
        <w:t>monitor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source</w:t>
      </w:r>
      <w:proofErr w:type="spellEnd"/>
      <w:r>
        <w:t>.</w:t>
      </w:r>
    </w:p>
    <w:p w14:paraId="265AFF1C" w14:textId="77777777" w:rsidR="00362DDE" w:rsidRDefault="00000000">
      <w:pPr>
        <w:pStyle w:val="Heading4"/>
        <w:spacing w:line="240" w:lineRule="auto"/>
      </w:pPr>
      <w:bookmarkStart w:id="63" w:name="_Toc531855089"/>
      <w:proofErr w:type="spellStart"/>
      <w:r>
        <w:t>Prerequisites</w:t>
      </w:r>
      <w:proofErr w:type="spellEnd"/>
      <w:r>
        <w:t>:</w:t>
      </w:r>
      <w:bookmarkEnd w:id="63"/>
      <w:r>
        <w:t xml:space="preserve"> </w:t>
      </w:r>
    </w:p>
    <w:p w14:paraId="0BF99311" w14:textId="77777777" w:rsidR="00362DDE" w:rsidRDefault="00000000">
      <w:pPr>
        <w:widowControl w:val="0"/>
        <w:numPr>
          <w:ilvl w:val="0"/>
          <w:numId w:val="12"/>
        </w:numPr>
        <w:spacing w:after="0" w:line="240" w:lineRule="auto"/>
        <w:ind w:hanging="360"/>
        <w:contextualSpacing/>
      </w:pPr>
      <w:proofErr w:type="spellStart"/>
      <w:r>
        <w:rPr>
          <w:color w:val="666666"/>
        </w:rPr>
        <w:t>Login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to</w:t>
      </w:r>
      <w:proofErr w:type="spellEnd"/>
      <w:r>
        <w:rPr>
          <w:color w:val="666666"/>
        </w:rPr>
        <w:t xml:space="preserve"> BM </w:t>
      </w:r>
      <w:proofErr w:type="spellStart"/>
      <w:r>
        <w:rPr>
          <w:color w:val="666666"/>
        </w:rPr>
        <w:t>and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open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Kount</w:t>
      </w:r>
      <w:proofErr w:type="spellEnd"/>
      <w:r>
        <w:rPr>
          <w:b/>
          <w:color w:val="666666"/>
        </w:rPr>
        <w:t xml:space="preserve"> </w:t>
      </w:r>
    </w:p>
    <w:p w14:paraId="008BA801" w14:textId="77777777" w:rsidR="00362DDE" w:rsidRDefault="00000000">
      <w:pPr>
        <w:widowControl w:val="0"/>
        <w:numPr>
          <w:ilvl w:val="0"/>
          <w:numId w:val="2"/>
        </w:numPr>
        <w:spacing w:after="0" w:line="240" w:lineRule="auto"/>
        <w:ind w:hanging="360"/>
        <w:contextualSpacing/>
      </w:pPr>
      <w:proofErr w:type="spellStart"/>
      <w:r>
        <w:rPr>
          <w:color w:val="666666"/>
        </w:rPr>
        <w:t>Go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to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  <w:highlight w:val="white"/>
        </w:rPr>
        <w:t>Administration</w:t>
      </w:r>
      <w:proofErr w:type="spellEnd"/>
      <w:r>
        <w:rPr>
          <w:color w:val="666666"/>
          <w:highlight w:val="white"/>
        </w:rPr>
        <w:t xml:space="preserve"> &gt;  </w:t>
      </w:r>
      <w:proofErr w:type="spellStart"/>
      <w:r>
        <w:rPr>
          <w:color w:val="666666"/>
          <w:highlight w:val="white"/>
        </w:rPr>
        <w:t>Sites</w:t>
      </w:r>
      <w:proofErr w:type="spellEnd"/>
      <w:r>
        <w:rPr>
          <w:color w:val="666666"/>
          <w:highlight w:val="white"/>
        </w:rPr>
        <w:t xml:space="preserve"> &gt;  </w:t>
      </w:r>
      <w:proofErr w:type="spellStart"/>
      <w:r>
        <w:rPr>
          <w:color w:val="666666"/>
          <w:highlight w:val="white"/>
        </w:rPr>
        <w:t>Manage</w:t>
      </w:r>
      <w:proofErr w:type="spellEnd"/>
      <w:r>
        <w:rPr>
          <w:color w:val="666666"/>
          <w:highlight w:val="white"/>
        </w:rPr>
        <w:t xml:space="preserve"> </w:t>
      </w:r>
      <w:proofErr w:type="spellStart"/>
      <w:r>
        <w:rPr>
          <w:color w:val="666666"/>
          <w:highlight w:val="white"/>
        </w:rPr>
        <w:t>Sites</w:t>
      </w:r>
      <w:proofErr w:type="spellEnd"/>
      <w:r>
        <w:rPr>
          <w:color w:val="666666"/>
          <w:highlight w:val="white"/>
        </w:rPr>
        <w:t xml:space="preserve"> &gt; </w:t>
      </w:r>
      <w:proofErr w:type="spellStart"/>
      <w:r>
        <w:rPr>
          <w:color w:val="666666"/>
          <w:highlight w:val="white"/>
        </w:rPr>
        <w:t>Kount</w:t>
      </w:r>
      <w:proofErr w:type="spellEnd"/>
      <w:r>
        <w:rPr>
          <w:color w:val="666666"/>
          <w:highlight w:val="white"/>
        </w:rPr>
        <w:t xml:space="preserve"> - </w:t>
      </w:r>
      <w:proofErr w:type="spellStart"/>
      <w:r>
        <w:rPr>
          <w:color w:val="666666"/>
          <w:highlight w:val="white"/>
        </w:rPr>
        <w:t>Settings</w:t>
      </w:r>
      <w:proofErr w:type="spellEnd"/>
    </w:p>
    <w:p w14:paraId="08B8E404" w14:textId="77777777" w:rsidR="00362DDE" w:rsidRDefault="00000000">
      <w:pPr>
        <w:widowControl w:val="0"/>
        <w:numPr>
          <w:ilvl w:val="0"/>
          <w:numId w:val="2"/>
        </w:numPr>
        <w:spacing w:after="0" w:line="240" w:lineRule="auto"/>
        <w:ind w:hanging="360"/>
        <w:contextualSpacing/>
      </w:pPr>
      <w:proofErr w:type="spellStart"/>
      <w:r>
        <w:rPr>
          <w:color w:val="666666"/>
          <w:highlight w:val="white"/>
        </w:rPr>
        <w:t>Fill</w:t>
      </w:r>
      <w:proofErr w:type="spellEnd"/>
      <w:r>
        <w:rPr>
          <w:color w:val="666666"/>
          <w:highlight w:val="white"/>
        </w:rPr>
        <w:t xml:space="preserve"> </w:t>
      </w:r>
      <w:proofErr w:type="spellStart"/>
      <w:r>
        <w:rPr>
          <w:b/>
          <w:color w:val="666666"/>
          <w:highlight w:val="white"/>
        </w:rPr>
        <w:t>Cartridges</w:t>
      </w:r>
      <w:proofErr w:type="spellEnd"/>
      <w:r>
        <w:rPr>
          <w:b/>
          <w:color w:val="666666"/>
          <w:highlight w:val="white"/>
        </w:rPr>
        <w:t xml:space="preserve"> </w:t>
      </w:r>
      <w:proofErr w:type="spellStart"/>
      <w:r>
        <w:rPr>
          <w:color w:val="666666"/>
          <w:highlight w:val="white"/>
        </w:rPr>
        <w:t>field</w:t>
      </w:r>
      <w:proofErr w:type="spellEnd"/>
      <w:r>
        <w:rPr>
          <w:b/>
          <w:color w:val="666666"/>
          <w:highlight w:val="white"/>
        </w:rPr>
        <w:t xml:space="preserve">  </w:t>
      </w:r>
      <w:proofErr w:type="spellStart"/>
      <w:r>
        <w:rPr>
          <w:b/>
          <w:color w:val="666666"/>
          <w:highlight w:val="white"/>
        </w:rPr>
        <w:t>int_kount:int_kount_sfra:app_storefront_core</w:t>
      </w:r>
      <w:proofErr w:type="spellEnd"/>
    </w:p>
    <w:p w14:paraId="38102307" w14:textId="77777777" w:rsidR="00362DDE" w:rsidRDefault="00000000">
      <w:pPr>
        <w:widowControl w:val="0"/>
        <w:numPr>
          <w:ilvl w:val="0"/>
          <w:numId w:val="2"/>
        </w:numPr>
        <w:spacing w:line="240" w:lineRule="auto"/>
        <w:ind w:hanging="360"/>
        <w:contextualSpacing/>
        <w:rPr>
          <w:highlight w:val="white"/>
        </w:rPr>
      </w:pPr>
      <w:proofErr w:type="spellStart"/>
      <w:r>
        <w:rPr>
          <w:color w:val="666666"/>
          <w:highlight w:val="white"/>
        </w:rPr>
        <w:t>Apply</w:t>
      </w:r>
      <w:proofErr w:type="spellEnd"/>
      <w:r>
        <w:rPr>
          <w:color w:val="666666"/>
          <w:highlight w:val="white"/>
        </w:rPr>
        <w:t xml:space="preserve"> </w:t>
      </w:r>
      <w:proofErr w:type="spellStart"/>
      <w:r>
        <w:rPr>
          <w:color w:val="666666"/>
          <w:highlight w:val="white"/>
        </w:rPr>
        <w:t>changes</w:t>
      </w:r>
      <w:proofErr w:type="spellEnd"/>
    </w:p>
    <w:p w14:paraId="5E1CA403" w14:textId="77777777" w:rsidR="00362DDE" w:rsidRDefault="00000000">
      <w:pPr>
        <w:pStyle w:val="Heading5"/>
        <w:spacing w:line="240" w:lineRule="auto"/>
      </w:pPr>
      <w:bookmarkStart w:id="64" w:name="_Toc531855090"/>
      <w:proofErr w:type="spellStart"/>
      <w:r>
        <w:t>TestCase</w:t>
      </w:r>
      <w:proofErr w:type="spellEnd"/>
      <w:r>
        <w:t xml:space="preserve"> 1: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choices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(BM)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installing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Cartridge</w:t>
      </w:r>
      <w:bookmarkEnd w:id="64"/>
      <w:proofErr w:type="spellEnd"/>
    </w:p>
    <w:p w14:paraId="0BCCEECB" w14:textId="77777777" w:rsidR="00362DDE" w:rsidRDefault="00000000">
      <w:pPr>
        <w:widowControl w:val="0"/>
        <w:numPr>
          <w:ilvl w:val="0"/>
          <w:numId w:val="14"/>
        </w:numPr>
        <w:spacing w:after="0" w:line="240" w:lineRule="auto"/>
        <w:ind w:hanging="360"/>
        <w:contextualSpacing/>
      </w:pPr>
      <w:proofErr w:type="spellStart"/>
      <w:r>
        <w:t>Login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BM,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verify</w:t>
      </w:r>
      <w:proofErr w:type="spellEnd"/>
      <w:r>
        <w:t xml:space="preserve"> &gt; </w:t>
      </w:r>
      <w:proofErr w:type="spellStart"/>
      <w:r>
        <w:t>Site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&gt;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&gt; </w:t>
      </w:r>
      <w:proofErr w:type="spellStart"/>
      <w:r>
        <w:t>Kount</w:t>
      </w:r>
      <w:proofErr w:type="spellEnd"/>
      <w:r>
        <w:t>.</w:t>
      </w:r>
    </w:p>
    <w:p w14:paraId="4FF1A435" w14:textId="77777777" w:rsidR="00362DDE" w:rsidRDefault="00000000">
      <w:pPr>
        <w:widowControl w:val="0"/>
        <w:numPr>
          <w:ilvl w:val="0"/>
          <w:numId w:val="14"/>
        </w:numPr>
        <w:spacing w:after="0" w:line="240" w:lineRule="auto"/>
        <w:ind w:hanging="360"/>
        <w:contextualSpacing/>
      </w:pPr>
      <w:proofErr w:type="spellStart"/>
      <w:r>
        <w:t>Verify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set</w:t>
      </w:r>
      <w:proofErr w:type="spellEnd"/>
      <w:r>
        <w:t>:</w:t>
      </w:r>
    </w:p>
    <w:p w14:paraId="04356385" w14:textId="77777777" w:rsidR="00362DDE" w:rsidRDefault="00000000">
      <w:pPr>
        <w:widowControl w:val="0"/>
        <w:ind w:firstLine="720"/>
      </w:pPr>
      <w:r>
        <w:t xml:space="preserve">-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toggle</w:t>
      </w:r>
      <w:proofErr w:type="spellEnd"/>
    </w:p>
    <w:p w14:paraId="0F3785C3" w14:textId="77777777" w:rsidR="00362DDE" w:rsidRDefault="00000000">
      <w:pPr>
        <w:widowControl w:val="0"/>
        <w:ind w:firstLine="720"/>
      </w:pPr>
      <w:r>
        <w:t xml:space="preserve">- </w:t>
      </w:r>
      <w:proofErr w:type="spellStart"/>
      <w:r>
        <w:t>Authorization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selector</w:t>
      </w:r>
      <w:proofErr w:type="spellEnd"/>
      <w:r>
        <w:t xml:space="preserve">  </w:t>
      </w:r>
      <w:proofErr w:type="spellStart"/>
      <w:r>
        <w:t>has</w:t>
      </w:r>
      <w:proofErr w:type="spellEnd"/>
      <w:r>
        <w:t xml:space="preserve"> </w:t>
      </w:r>
      <w:proofErr w:type="spellStart"/>
      <w:r>
        <w:t>Pre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Post</w:t>
      </w:r>
      <w:proofErr w:type="spellEnd"/>
      <w:r>
        <w:t xml:space="preserve"> </w:t>
      </w:r>
      <w:proofErr w:type="spellStart"/>
      <w:r>
        <w:t>values</w:t>
      </w:r>
      <w:proofErr w:type="spellEnd"/>
      <w:r>
        <w:t>.</w:t>
      </w:r>
    </w:p>
    <w:p w14:paraId="60135644" w14:textId="77777777" w:rsidR="00362DDE" w:rsidRDefault="00000000">
      <w:pPr>
        <w:widowControl w:val="0"/>
        <w:ind w:firstLine="720"/>
      </w:pPr>
      <w:r>
        <w:rPr>
          <w:highlight w:val="white"/>
        </w:rPr>
        <w:t xml:space="preserve">- </w:t>
      </w:r>
      <w:proofErr w:type="spellStart"/>
      <w:r>
        <w:t>Kount</w:t>
      </w:r>
      <w:proofErr w:type="spellEnd"/>
      <w:r>
        <w:t xml:space="preserve"> UDF </w:t>
      </w:r>
      <w:proofErr w:type="spellStart"/>
      <w:r>
        <w:t>fields</w:t>
      </w:r>
      <w:proofErr w:type="spellEnd"/>
    </w:p>
    <w:p w14:paraId="60E15308" w14:textId="77777777" w:rsidR="00362DDE" w:rsidRDefault="00000000">
      <w:pPr>
        <w:widowControl w:val="0"/>
        <w:ind w:firstLine="720"/>
      </w:pPr>
      <w:r>
        <w:t xml:space="preserve">-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selector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values</w:t>
      </w:r>
      <w:proofErr w:type="spellEnd"/>
    </w:p>
    <w:p w14:paraId="3F3B3C10" w14:textId="77777777" w:rsidR="00362DDE" w:rsidRDefault="00000000">
      <w:pPr>
        <w:widowControl w:val="0"/>
        <w:ind w:firstLine="720"/>
      </w:pPr>
      <w:r>
        <w:t xml:space="preserve">-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Internal</w:t>
      </w:r>
      <w:proofErr w:type="spellEnd"/>
      <w:r>
        <w:t xml:space="preserve"> IP </w:t>
      </w:r>
      <w:proofErr w:type="spellStart"/>
      <w:r>
        <w:t>Addresses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exclude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Collection</w:t>
      </w:r>
      <w:proofErr w:type="spellEnd"/>
      <w:r>
        <w:t xml:space="preserve"> (</w:t>
      </w:r>
      <w:proofErr w:type="spellStart"/>
      <w:r>
        <w:t>text</w:t>
      </w:r>
      <w:proofErr w:type="spellEnd"/>
      <w:r>
        <w:t xml:space="preserve"> </w:t>
      </w:r>
      <w:proofErr w:type="spellStart"/>
      <w:r>
        <w:t>area</w:t>
      </w:r>
      <w:proofErr w:type="spellEnd"/>
      <w:r>
        <w:t>)</w:t>
      </w:r>
    </w:p>
    <w:p w14:paraId="5E7C09B4" w14:textId="77777777" w:rsidR="00362DDE" w:rsidRDefault="00000000">
      <w:pPr>
        <w:widowControl w:val="0"/>
        <w:ind w:firstLine="720"/>
      </w:pPr>
      <w:r>
        <w:t xml:space="preserve">- </w:t>
      </w:r>
      <w:proofErr w:type="spellStart"/>
      <w:r>
        <w:t>Website</w:t>
      </w:r>
      <w:proofErr w:type="spellEnd"/>
      <w:r>
        <w:t xml:space="preserve"> ID </w:t>
      </w:r>
      <w:proofErr w:type="spellStart"/>
      <w:r>
        <w:t>field</w:t>
      </w:r>
      <w:proofErr w:type="spellEnd"/>
    </w:p>
    <w:p w14:paraId="578D1AB3" w14:textId="77777777" w:rsidR="00362DDE" w:rsidRDefault="00000000">
      <w:pPr>
        <w:widowControl w:val="0"/>
        <w:ind w:firstLine="720"/>
      </w:pPr>
      <w:r>
        <w:t xml:space="preserve">- </w:t>
      </w:r>
      <w:proofErr w:type="spellStart"/>
      <w:r>
        <w:t>Merchant</w:t>
      </w:r>
      <w:proofErr w:type="spellEnd"/>
      <w:r>
        <w:t xml:space="preserve"> ID </w:t>
      </w:r>
      <w:proofErr w:type="spellStart"/>
      <w:r>
        <w:t>field</w:t>
      </w:r>
      <w:proofErr w:type="spellEnd"/>
    </w:p>
    <w:p w14:paraId="5B463CD6" w14:textId="77777777" w:rsidR="00362DDE" w:rsidRDefault="00000000">
      <w:pPr>
        <w:widowControl w:val="0"/>
        <w:ind w:firstLine="720"/>
      </w:pPr>
      <w:r>
        <w:t xml:space="preserve">- </w:t>
      </w:r>
      <w:proofErr w:type="spellStart"/>
      <w:r>
        <w:t>Kount</w:t>
      </w:r>
      <w:proofErr w:type="spellEnd"/>
      <w:r>
        <w:t xml:space="preserve"> ERROR </w:t>
      </w:r>
      <w:proofErr w:type="spellStart"/>
      <w:r>
        <w:t>Notification</w:t>
      </w:r>
      <w:proofErr w:type="spellEnd"/>
      <w:r>
        <w:t xml:space="preserve"> (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field</w:t>
      </w:r>
      <w:proofErr w:type="spellEnd"/>
      <w:r>
        <w:t>(s))</w:t>
      </w:r>
    </w:p>
    <w:p w14:paraId="3098C897" w14:textId="77777777" w:rsidR="00362DDE" w:rsidRDefault="00000000">
      <w:pPr>
        <w:widowControl w:val="0"/>
        <w:ind w:firstLine="720"/>
      </w:pPr>
      <w:r>
        <w:t xml:space="preserve">- </w:t>
      </w:r>
      <w:proofErr w:type="spellStart"/>
      <w:r>
        <w:t>Kount</w:t>
      </w:r>
      <w:proofErr w:type="spellEnd"/>
      <w:r>
        <w:t xml:space="preserve"> ENS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(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field</w:t>
      </w:r>
      <w:proofErr w:type="spellEnd"/>
      <w:r>
        <w:t>(s))</w:t>
      </w:r>
    </w:p>
    <w:p w14:paraId="70542371" w14:textId="77777777" w:rsidR="00362DDE" w:rsidRDefault="00000000">
      <w:pPr>
        <w:widowControl w:val="0"/>
        <w:ind w:firstLine="720"/>
      </w:pPr>
      <w:r>
        <w:t xml:space="preserve">-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toggle</w:t>
      </w:r>
      <w:proofErr w:type="spellEnd"/>
    </w:p>
    <w:p w14:paraId="66E0970A" w14:textId="77777777" w:rsidR="00362DDE" w:rsidRDefault="00000000">
      <w:pPr>
        <w:widowControl w:val="0"/>
        <w:ind w:firstLine="720"/>
      </w:pPr>
      <w:r>
        <w:t xml:space="preserve">- RISK_CHANGE_NETW </w:t>
      </w:r>
      <w:proofErr w:type="spellStart"/>
      <w:r>
        <w:t>dropdown</w:t>
      </w:r>
      <w:proofErr w:type="spellEnd"/>
    </w:p>
    <w:p w14:paraId="510F578A" w14:textId="77777777" w:rsidR="00362DDE" w:rsidRDefault="00000000">
      <w:pPr>
        <w:widowControl w:val="0"/>
        <w:ind w:firstLine="720"/>
      </w:pPr>
      <w:r>
        <w:t xml:space="preserve">- RISK_CHANGE_GEOX </w:t>
      </w:r>
      <w:proofErr w:type="spellStart"/>
      <w:r>
        <w:t>dropdown</w:t>
      </w:r>
      <w:proofErr w:type="spellEnd"/>
    </w:p>
    <w:p w14:paraId="549E1B1A" w14:textId="77777777" w:rsidR="00362DDE" w:rsidRDefault="00000000">
      <w:pPr>
        <w:widowControl w:val="0"/>
        <w:ind w:firstLine="720"/>
      </w:pPr>
      <w:r>
        <w:t xml:space="preserve">- RISK_CHANGE_VMAX </w:t>
      </w:r>
      <w:proofErr w:type="spellStart"/>
      <w:r>
        <w:t>dropdown</w:t>
      </w:r>
      <w:proofErr w:type="spellEnd"/>
    </w:p>
    <w:p w14:paraId="5082A9B5" w14:textId="77777777" w:rsidR="00362DDE" w:rsidRDefault="00000000">
      <w:pPr>
        <w:widowControl w:val="0"/>
        <w:ind w:firstLine="720"/>
      </w:pPr>
      <w:r>
        <w:t xml:space="preserve">- RISK_CHANGE_SCOR </w:t>
      </w:r>
      <w:proofErr w:type="spellStart"/>
      <w:r>
        <w:t>dropdown</w:t>
      </w:r>
      <w:proofErr w:type="spellEnd"/>
    </w:p>
    <w:p w14:paraId="3FB568DC" w14:textId="77777777" w:rsidR="00362DDE" w:rsidRDefault="00000000">
      <w:pPr>
        <w:widowControl w:val="0"/>
        <w:ind w:firstLine="720"/>
      </w:pPr>
      <w:r>
        <w:t xml:space="preserve">- RISK_CHANGE_VELO </w:t>
      </w:r>
      <w:proofErr w:type="spellStart"/>
      <w:r>
        <w:t>dropdown</w:t>
      </w:r>
      <w:proofErr w:type="spellEnd"/>
    </w:p>
    <w:p w14:paraId="2D848D2D" w14:textId="77777777" w:rsidR="00362DDE" w:rsidRDefault="00000000">
      <w:pPr>
        <w:widowControl w:val="0"/>
        <w:ind w:firstLine="720"/>
      </w:pPr>
      <w:r>
        <w:t xml:space="preserve">- RISK_CHANGE_REPLY </w:t>
      </w:r>
      <w:proofErr w:type="spellStart"/>
      <w:r>
        <w:t>dropdown</w:t>
      </w:r>
      <w:proofErr w:type="spellEnd"/>
    </w:p>
    <w:p w14:paraId="5128B53D" w14:textId="77777777" w:rsidR="00362DDE" w:rsidRDefault="00000000">
      <w:pPr>
        <w:widowControl w:val="0"/>
        <w:ind w:firstLine="720"/>
      </w:pPr>
      <w:r>
        <w:t xml:space="preserve">- </w:t>
      </w:r>
      <w:proofErr w:type="spellStart"/>
      <w:r>
        <w:t>Kount</w:t>
      </w:r>
      <w:proofErr w:type="spellEnd"/>
      <w:r>
        <w:t xml:space="preserve"> API </w:t>
      </w:r>
      <w:proofErr w:type="spellStart"/>
      <w:r>
        <w:t>Key</w:t>
      </w:r>
      <w:proofErr w:type="spellEnd"/>
    </w:p>
    <w:p w14:paraId="21BDC05A" w14:textId="77777777" w:rsidR="00362DDE" w:rsidRDefault="00000000">
      <w:pPr>
        <w:widowControl w:val="0"/>
        <w:numPr>
          <w:ilvl w:val="0"/>
          <w:numId w:val="14"/>
        </w:numPr>
        <w:spacing w:after="0" w:line="240" w:lineRule="auto"/>
        <w:ind w:hanging="360"/>
        <w:contextualSpacing/>
      </w:pPr>
      <w:proofErr w:type="spellStart"/>
      <w:r>
        <w:t>Verify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absent</w:t>
      </w:r>
      <w:proofErr w:type="spellEnd"/>
      <w:r>
        <w:t>:</w:t>
      </w:r>
    </w:p>
    <w:p w14:paraId="0788F259" w14:textId="77777777" w:rsidR="00362DDE" w:rsidRDefault="00000000">
      <w:pPr>
        <w:widowControl w:val="0"/>
        <w:ind w:left="900" w:hanging="180"/>
      </w:pPr>
      <w:r>
        <w:t xml:space="preserve">- AWC </w:t>
      </w:r>
      <w:proofErr w:type="spellStart"/>
      <w:r>
        <w:t>link</w:t>
      </w:r>
      <w:proofErr w:type="spellEnd"/>
    </w:p>
    <w:p w14:paraId="2BC5F5E8" w14:textId="77777777" w:rsidR="00362DDE" w:rsidRDefault="00000000">
      <w:pPr>
        <w:widowControl w:val="0"/>
        <w:ind w:left="900" w:hanging="180"/>
      </w:pPr>
      <w:r>
        <w:t>- DC Server URL</w:t>
      </w:r>
    </w:p>
    <w:p w14:paraId="64779A3F" w14:textId="77777777" w:rsidR="00362DDE" w:rsidRDefault="00000000">
      <w:pPr>
        <w:widowControl w:val="0"/>
        <w:ind w:left="900" w:hanging="180"/>
      </w:pPr>
      <w:r>
        <w:t xml:space="preserve">- </w:t>
      </w:r>
      <w:proofErr w:type="spellStart"/>
      <w:r>
        <w:t>Kount</w:t>
      </w:r>
      <w:proofErr w:type="spellEnd"/>
      <w:r>
        <w:t xml:space="preserve"> RIS Server URL </w:t>
      </w:r>
      <w:proofErr w:type="spellStart"/>
      <w:r>
        <w:t>field</w:t>
      </w:r>
      <w:proofErr w:type="spellEnd"/>
    </w:p>
    <w:p w14:paraId="5B656257" w14:textId="77777777" w:rsidR="00362DDE" w:rsidRDefault="00000000">
      <w:pPr>
        <w:pStyle w:val="Heading5"/>
        <w:spacing w:line="240" w:lineRule="auto"/>
      </w:pPr>
      <w:bookmarkStart w:id="65" w:name="_Toc531855091"/>
      <w:proofErr w:type="spellStart"/>
      <w:r>
        <w:lastRenderedPageBreak/>
        <w:t>TestCase</w:t>
      </w:r>
      <w:proofErr w:type="spellEnd"/>
      <w:r>
        <w:t xml:space="preserve"> 2: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Attributes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Attributes</w:t>
      </w:r>
      <w:proofErr w:type="spellEnd"/>
      <w:r>
        <w:t xml:space="preserve"> </w:t>
      </w:r>
      <w:proofErr w:type="spellStart"/>
      <w:r>
        <w:t>tab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(BM).</w:t>
      </w:r>
      <w:bookmarkEnd w:id="65"/>
    </w:p>
    <w:p w14:paraId="5B7A7C52" w14:textId="77777777" w:rsidR="00362DDE" w:rsidRDefault="00000000">
      <w:pPr>
        <w:widowControl w:val="0"/>
        <w:numPr>
          <w:ilvl w:val="0"/>
          <w:numId w:val="5"/>
        </w:numPr>
        <w:spacing w:after="0" w:line="240" w:lineRule="auto"/>
        <w:ind w:hanging="360"/>
        <w:contextualSpacing/>
      </w:pPr>
      <w:proofErr w:type="spellStart"/>
      <w:r>
        <w:t>Login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BM,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verify</w:t>
      </w:r>
      <w:proofErr w:type="spellEnd"/>
      <w:r>
        <w:t xml:space="preserve"> &gt; </w:t>
      </w:r>
      <w:proofErr w:type="spellStart"/>
      <w:r>
        <w:t>Ordering</w:t>
      </w:r>
      <w:proofErr w:type="spellEnd"/>
      <w:r>
        <w:t xml:space="preserve"> &gt; </w:t>
      </w:r>
      <w:proofErr w:type="spellStart"/>
      <w:r>
        <w:t>Orders</w:t>
      </w:r>
      <w:proofErr w:type="spellEnd"/>
      <w:r>
        <w:t xml:space="preserve"> </w:t>
      </w:r>
    </w:p>
    <w:p w14:paraId="05003208" w14:textId="77777777" w:rsidR="00362DDE" w:rsidRDefault="00000000">
      <w:pPr>
        <w:widowControl w:val="0"/>
        <w:numPr>
          <w:ilvl w:val="0"/>
          <w:numId w:val="5"/>
        </w:numPr>
        <w:spacing w:after="0" w:line="240" w:lineRule="auto"/>
        <w:ind w:hanging="360"/>
        <w:contextualSpacing/>
      </w:pP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button</w:t>
      </w:r>
      <w:proofErr w:type="spellEnd"/>
    </w:p>
    <w:p w14:paraId="738C0105" w14:textId="77777777" w:rsidR="00362DDE" w:rsidRDefault="00000000">
      <w:pPr>
        <w:widowControl w:val="0"/>
        <w:numPr>
          <w:ilvl w:val="0"/>
          <w:numId w:val="5"/>
        </w:numPr>
        <w:spacing w:after="0" w:line="240" w:lineRule="auto"/>
        <w:ind w:hanging="360"/>
        <w:contextualSpacing/>
      </w:pPr>
      <w:proofErr w:type="spellStart"/>
      <w:r>
        <w:t>Open</w:t>
      </w:r>
      <w:proofErr w:type="spellEnd"/>
      <w:r>
        <w:t xml:space="preserve"> </w:t>
      </w:r>
      <w:proofErr w:type="spellStart"/>
      <w:r>
        <w:t>Attributes</w:t>
      </w:r>
      <w:proofErr w:type="spellEnd"/>
      <w:r>
        <w:t xml:space="preserve"> </w:t>
      </w:r>
      <w:proofErr w:type="spellStart"/>
      <w:r>
        <w:t>tab</w:t>
      </w:r>
      <w:proofErr w:type="spellEnd"/>
    </w:p>
    <w:p w14:paraId="5D100BC9" w14:textId="77777777" w:rsidR="00362DDE" w:rsidRDefault="00000000">
      <w:pPr>
        <w:widowControl w:val="0"/>
        <w:numPr>
          <w:ilvl w:val="0"/>
          <w:numId w:val="5"/>
        </w:numPr>
        <w:spacing w:after="0" w:line="240" w:lineRule="auto"/>
        <w:ind w:hanging="360"/>
        <w:contextualSpacing/>
      </w:pPr>
      <w:proofErr w:type="spellStart"/>
      <w:r>
        <w:t>Verify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Kount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Order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Status</w:t>
      </w:r>
      <w:proofErr w:type="spellEnd"/>
      <w:r>
        <w:t xml:space="preserve"> </w:t>
      </w:r>
      <w:proofErr w:type="spellStart"/>
      <w:r>
        <w:t>displays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>.</w:t>
      </w:r>
    </w:p>
    <w:p w14:paraId="4BA0F84F" w14:textId="77777777" w:rsidR="00362DDE" w:rsidRDefault="00000000">
      <w:pPr>
        <w:widowControl w:val="0"/>
        <w:spacing w:line="240" w:lineRule="auto"/>
        <w:ind w:left="720"/>
      </w:pPr>
      <w:r>
        <w:t xml:space="preserve">- </w:t>
      </w:r>
      <w:proofErr w:type="spellStart"/>
      <w:r>
        <w:t>Approved</w:t>
      </w:r>
      <w:proofErr w:type="spellEnd"/>
    </w:p>
    <w:p w14:paraId="7962C3D1" w14:textId="77777777" w:rsidR="00362DDE" w:rsidRDefault="00000000">
      <w:pPr>
        <w:widowControl w:val="0"/>
        <w:spacing w:line="240" w:lineRule="auto"/>
        <w:ind w:left="720"/>
      </w:pPr>
      <w:r>
        <w:t xml:space="preserve">- </w:t>
      </w:r>
      <w:proofErr w:type="spellStart"/>
      <w:r>
        <w:t>Hold</w:t>
      </w:r>
      <w:proofErr w:type="spellEnd"/>
    </w:p>
    <w:p w14:paraId="5CFF0FF3" w14:textId="77777777" w:rsidR="00362DDE" w:rsidRDefault="00000000">
      <w:pPr>
        <w:widowControl w:val="0"/>
        <w:spacing w:line="240" w:lineRule="auto"/>
        <w:ind w:left="720"/>
      </w:pPr>
      <w:r>
        <w:t xml:space="preserve">- </w:t>
      </w:r>
      <w:proofErr w:type="spellStart"/>
      <w:r>
        <w:t>Declined</w:t>
      </w:r>
      <w:proofErr w:type="spellEnd"/>
    </w:p>
    <w:p w14:paraId="4013D430" w14:textId="77777777" w:rsidR="00362DDE" w:rsidRDefault="00000000">
      <w:pPr>
        <w:widowControl w:val="0"/>
        <w:numPr>
          <w:ilvl w:val="0"/>
          <w:numId w:val="5"/>
        </w:numPr>
        <w:spacing w:after="0" w:line="240" w:lineRule="auto"/>
        <w:ind w:hanging="360"/>
        <w:contextualSpacing/>
      </w:pPr>
      <w:proofErr w:type="spellStart"/>
      <w:r>
        <w:t>Verify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display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values</w:t>
      </w:r>
      <w:proofErr w:type="spellEnd"/>
      <w:r>
        <w:t>.</w:t>
      </w:r>
    </w:p>
    <w:p w14:paraId="53C01964" w14:textId="77777777" w:rsidR="00362DDE" w:rsidRDefault="00000000">
      <w:pPr>
        <w:widowControl w:val="0"/>
        <w:spacing w:line="240" w:lineRule="auto"/>
        <w:ind w:left="720"/>
      </w:pPr>
      <w:r>
        <w:t xml:space="preserve">-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Transaction</w:t>
      </w:r>
      <w:proofErr w:type="spellEnd"/>
      <w:r>
        <w:t xml:space="preserve"> ID</w:t>
      </w:r>
    </w:p>
    <w:p w14:paraId="0B9AF702" w14:textId="77777777" w:rsidR="00362DDE" w:rsidRDefault="00000000">
      <w:pPr>
        <w:widowControl w:val="0"/>
        <w:spacing w:line="240" w:lineRule="auto"/>
        <w:ind w:left="720"/>
      </w:pPr>
      <w:r>
        <w:t xml:space="preserve">-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GEOX</w:t>
      </w:r>
    </w:p>
    <w:p w14:paraId="5302CDDC" w14:textId="77777777" w:rsidR="00362DDE" w:rsidRDefault="00000000">
      <w:pPr>
        <w:widowControl w:val="0"/>
        <w:spacing w:line="240" w:lineRule="auto"/>
        <w:ind w:left="720"/>
      </w:pPr>
      <w:r>
        <w:t xml:space="preserve">-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NETW</w:t>
      </w:r>
    </w:p>
    <w:p w14:paraId="2DA04B5D" w14:textId="77777777" w:rsidR="00362DDE" w:rsidRDefault="00000000">
      <w:pPr>
        <w:widowControl w:val="0"/>
        <w:spacing w:line="240" w:lineRule="auto"/>
        <w:ind w:left="720"/>
      </w:pPr>
      <w:r>
        <w:t xml:space="preserve">-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SCOR</w:t>
      </w:r>
    </w:p>
    <w:p w14:paraId="7977EB79" w14:textId="77777777" w:rsidR="00362DDE" w:rsidRDefault="00000000">
      <w:pPr>
        <w:widowControl w:val="0"/>
        <w:spacing w:line="240" w:lineRule="auto"/>
        <w:ind w:left="720"/>
      </w:pPr>
      <w:r>
        <w:t xml:space="preserve">-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VELO</w:t>
      </w:r>
    </w:p>
    <w:p w14:paraId="0891861C" w14:textId="77777777" w:rsidR="00362DDE" w:rsidRDefault="00000000">
      <w:pPr>
        <w:widowControl w:val="0"/>
        <w:spacing w:line="240" w:lineRule="auto"/>
        <w:ind w:left="720"/>
      </w:pPr>
      <w:r>
        <w:t xml:space="preserve">-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VMAX</w:t>
      </w:r>
    </w:p>
    <w:p w14:paraId="51D28B1B" w14:textId="77777777" w:rsidR="00362DDE" w:rsidRDefault="00000000">
      <w:pPr>
        <w:widowControl w:val="0"/>
        <w:spacing w:line="240" w:lineRule="auto"/>
        <w:ind w:left="720"/>
      </w:pPr>
      <w:r>
        <w:t xml:space="preserve">-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BROWSER</w:t>
      </w:r>
      <w:r>
        <w:br/>
        <w:t xml:space="preserve">-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OS </w:t>
      </w:r>
      <w:r>
        <w:br/>
        <w:t xml:space="preserve">-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IP_ORG </w:t>
      </w:r>
      <w:r>
        <w:br/>
        <w:t xml:space="preserve">-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CARDS </w:t>
      </w:r>
      <w:r>
        <w:br/>
        <w:t xml:space="preserve">-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EMAILS</w:t>
      </w:r>
      <w:r>
        <w:br/>
        <w:t xml:space="preserve">-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DEVICES</w:t>
      </w:r>
      <w:r>
        <w:br/>
        <w:t xml:space="preserve">-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COUNTRY</w:t>
      </w:r>
      <w:r>
        <w:br/>
        <w:t xml:space="preserve">-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REPLY</w:t>
      </w:r>
    </w:p>
    <w:p w14:paraId="152F67B9" w14:textId="77777777" w:rsidR="00362DDE" w:rsidRDefault="00000000">
      <w:pPr>
        <w:pStyle w:val="Heading3"/>
        <w:spacing w:line="240" w:lineRule="auto"/>
      </w:pPr>
      <w:bookmarkStart w:id="66" w:name="_Toc531855092"/>
      <w:proofErr w:type="spellStart"/>
      <w:r>
        <w:t>Part</w:t>
      </w:r>
      <w:proofErr w:type="spellEnd"/>
      <w:r>
        <w:t xml:space="preserve"> 1.1. </w:t>
      </w:r>
      <w:proofErr w:type="spellStart"/>
      <w:r>
        <w:t>Pre</w:t>
      </w:r>
      <w:proofErr w:type="spellEnd"/>
      <w:r>
        <w:t xml:space="preserve"> </w:t>
      </w:r>
      <w:proofErr w:type="spellStart"/>
      <w:r>
        <w:t>authorization</w:t>
      </w:r>
      <w:bookmarkEnd w:id="66"/>
      <w:proofErr w:type="spellEnd"/>
    </w:p>
    <w:p w14:paraId="56AAE0AC" w14:textId="77777777" w:rsidR="00362DDE" w:rsidRDefault="00000000">
      <w:pPr>
        <w:pStyle w:val="Heading4"/>
        <w:spacing w:line="240" w:lineRule="auto"/>
      </w:pPr>
      <w:bookmarkStart w:id="67" w:name="_Toc531855093"/>
      <w:proofErr w:type="spellStart"/>
      <w:r>
        <w:t>Prerequisites</w:t>
      </w:r>
      <w:proofErr w:type="spellEnd"/>
      <w:r>
        <w:t>:</w:t>
      </w:r>
      <w:bookmarkEnd w:id="67"/>
    </w:p>
    <w:p w14:paraId="747A16B9" w14:textId="77777777" w:rsidR="00362DDE" w:rsidRDefault="00000000">
      <w:pPr>
        <w:widowControl w:val="0"/>
        <w:numPr>
          <w:ilvl w:val="1"/>
          <w:numId w:val="8"/>
        </w:numPr>
        <w:spacing w:after="0" w:line="240" w:lineRule="auto"/>
        <w:ind w:hanging="360"/>
        <w:contextualSpacing/>
        <w:rPr>
          <w:color w:val="434343"/>
        </w:rPr>
      </w:pPr>
      <w:proofErr w:type="spellStart"/>
      <w:r>
        <w:rPr>
          <w:color w:val="434343"/>
        </w:rPr>
        <w:t>Login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to</w:t>
      </w:r>
      <w:proofErr w:type="spellEnd"/>
      <w:r>
        <w:rPr>
          <w:color w:val="434343"/>
        </w:rPr>
        <w:t xml:space="preserve"> BM </w:t>
      </w:r>
      <w:proofErr w:type="spellStart"/>
      <w:r>
        <w:rPr>
          <w:color w:val="434343"/>
        </w:rPr>
        <w:t>and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choose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the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site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to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verify</w:t>
      </w:r>
      <w:proofErr w:type="spellEnd"/>
      <w:r>
        <w:rPr>
          <w:color w:val="434343"/>
        </w:rPr>
        <w:t xml:space="preserve"> &gt; </w:t>
      </w:r>
      <w:proofErr w:type="spellStart"/>
      <w:r>
        <w:rPr>
          <w:color w:val="434343"/>
        </w:rPr>
        <w:t>Site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Preferences</w:t>
      </w:r>
      <w:proofErr w:type="spellEnd"/>
      <w:r>
        <w:rPr>
          <w:color w:val="434343"/>
        </w:rPr>
        <w:t xml:space="preserve"> &gt; </w:t>
      </w:r>
      <w:proofErr w:type="spellStart"/>
      <w:r>
        <w:rPr>
          <w:color w:val="434343"/>
        </w:rPr>
        <w:t>Custom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Preferences</w:t>
      </w:r>
      <w:proofErr w:type="spellEnd"/>
      <w:r>
        <w:rPr>
          <w:color w:val="434343"/>
        </w:rPr>
        <w:t xml:space="preserve"> &gt; </w:t>
      </w:r>
      <w:proofErr w:type="spellStart"/>
      <w:r>
        <w:rPr>
          <w:color w:val="434343"/>
        </w:rPr>
        <w:t>Kount</w:t>
      </w:r>
      <w:proofErr w:type="spellEnd"/>
    </w:p>
    <w:p w14:paraId="0AC6BB29" w14:textId="77777777" w:rsidR="00362DDE" w:rsidRDefault="00000000">
      <w:pPr>
        <w:widowControl w:val="0"/>
        <w:numPr>
          <w:ilvl w:val="1"/>
          <w:numId w:val="8"/>
        </w:numPr>
        <w:spacing w:after="0" w:line="240" w:lineRule="auto"/>
        <w:ind w:hanging="360"/>
        <w:contextualSpacing/>
        <w:rPr>
          <w:color w:val="434343"/>
        </w:rPr>
      </w:pPr>
      <w:proofErr w:type="spellStart"/>
      <w:r>
        <w:rPr>
          <w:color w:val="434343"/>
        </w:rPr>
        <w:t>Verify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the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mode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selector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is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set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to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Test</w:t>
      </w:r>
      <w:proofErr w:type="spellEnd"/>
    </w:p>
    <w:p w14:paraId="0506C26E" w14:textId="77777777" w:rsidR="00362DDE" w:rsidRDefault="00000000">
      <w:pPr>
        <w:widowControl w:val="0"/>
        <w:numPr>
          <w:ilvl w:val="1"/>
          <w:numId w:val="8"/>
        </w:numPr>
        <w:spacing w:after="0" w:line="240" w:lineRule="auto"/>
        <w:ind w:hanging="360"/>
        <w:contextualSpacing/>
        <w:rPr>
          <w:color w:val="434343"/>
        </w:rPr>
      </w:pPr>
      <w:proofErr w:type="spellStart"/>
      <w:r>
        <w:rPr>
          <w:color w:val="434343"/>
        </w:rPr>
        <w:t>Verify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Authorization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type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selector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is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set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to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Pre</w:t>
      </w:r>
      <w:proofErr w:type="spellEnd"/>
    </w:p>
    <w:p w14:paraId="6F5DA1B7" w14:textId="77777777" w:rsidR="00362DDE" w:rsidRDefault="00000000">
      <w:pPr>
        <w:widowControl w:val="0"/>
        <w:numPr>
          <w:ilvl w:val="1"/>
          <w:numId w:val="8"/>
        </w:numPr>
        <w:spacing w:line="240" w:lineRule="auto"/>
        <w:ind w:hanging="360"/>
        <w:contextualSpacing/>
        <w:rPr>
          <w:color w:val="434343"/>
        </w:rPr>
      </w:pPr>
      <w:proofErr w:type="spellStart"/>
      <w:r>
        <w:rPr>
          <w:color w:val="434343"/>
        </w:rPr>
        <w:t>Save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changes</w:t>
      </w:r>
      <w:proofErr w:type="spellEnd"/>
      <w:r>
        <w:rPr>
          <w:color w:val="434343"/>
        </w:rPr>
        <w:t>.</w:t>
      </w:r>
    </w:p>
    <w:p w14:paraId="7611ECAD" w14:textId="77777777" w:rsidR="00362DDE" w:rsidRDefault="00362DDE">
      <w:pPr>
        <w:pStyle w:val="Heading5"/>
        <w:spacing w:line="240" w:lineRule="auto"/>
      </w:pPr>
    </w:p>
    <w:p w14:paraId="28B1AB26" w14:textId="77777777" w:rsidR="00362DDE" w:rsidRDefault="00000000">
      <w:pPr>
        <w:pStyle w:val="Heading5"/>
        <w:spacing w:line="240" w:lineRule="auto"/>
      </w:pPr>
      <w:bookmarkStart w:id="68" w:name="_Toc531855094"/>
      <w:proofErr w:type="spellStart"/>
      <w:r>
        <w:t>Test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3: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Functionality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iFrame</w:t>
      </w:r>
      <w:bookmarkEnd w:id="68"/>
      <w:proofErr w:type="spellEnd"/>
    </w:p>
    <w:p w14:paraId="42FFA5D9" w14:textId="77777777" w:rsidR="00362DDE" w:rsidRDefault="00000000">
      <w:pPr>
        <w:keepNext w:val="0"/>
        <w:numPr>
          <w:ilvl w:val="0"/>
          <w:numId w:val="31"/>
        </w:numPr>
        <w:tabs>
          <w:tab w:val="left" w:pos="360"/>
          <w:tab w:val="left" w:pos="720"/>
        </w:tabs>
        <w:spacing w:after="0" w:line="276" w:lineRule="auto"/>
        <w:ind w:hanging="720"/>
        <w:rPr>
          <w:color w:val="000000"/>
          <w:lang w:val="en-US"/>
        </w:rPr>
      </w:pPr>
      <w:r>
        <w:rPr>
          <w:color w:val="000000"/>
          <w:lang w:val="en-US"/>
        </w:rPr>
        <w:t>Open Store Front instance of SFCC and place items in the cart.</w:t>
      </w:r>
    </w:p>
    <w:p w14:paraId="648A55E3" w14:textId="77777777" w:rsidR="00362DDE" w:rsidRDefault="00000000">
      <w:pPr>
        <w:keepNext w:val="0"/>
        <w:numPr>
          <w:ilvl w:val="0"/>
          <w:numId w:val="31"/>
        </w:numPr>
        <w:tabs>
          <w:tab w:val="left" w:pos="360"/>
          <w:tab w:val="left" w:pos="720"/>
        </w:tabs>
        <w:spacing w:after="0" w:line="276" w:lineRule="auto"/>
        <w:ind w:hanging="720"/>
        <w:rPr>
          <w:color w:val="000000"/>
          <w:lang w:val="en-US"/>
        </w:rPr>
      </w:pPr>
      <w:r>
        <w:rPr>
          <w:color w:val="000000"/>
          <w:lang w:val="en-US"/>
        </w:rPr>
        <w:t>Start Checkout as Guest.</w:t>
      </w:r>
    </w:p>
    <w:p w14:paraId="2A0DE06D" w14:textId="77777777" w:rsidR="00362DDE" w:rsidRDefault="00000000">
      <w:pPr>
        <w:keepNext w:val="0"/>
        <w:numPr>
          <w:ilvl w:val="0"/>
          <w:numId w:val="31"/>
        </w:numPr>
        <w:tabs>
          <w:tab w:val="left" w:pos="360"/>
          <w:tab w:val="left" w:pos="720"/>
        </w:tabs>
        <w:spacing w:after="0" w:line="276" w:lineRule="auto"/>
        <w:ind w:hanging="720"/>
        <w:rPr>
          <w:color w:val="000000"/>
          <w:lang w:val="en-US"/>
        </w:rPr>
      </w:pPr>
      <w:r>
        <w:rPr>
          <w:color w:val="000000"/>
          <w:lang w:val="en-US"/>
        </w:rPr>
        <w:t xml:space="preserve">On Checkout page right click on any page element and </w:t>
      </w:r>
      <w:proofErr w:type="spellStart"/>
      <w:r>
        <w:rPr>
          <w:color w:val="000000"/>
          <w:lang w:val="en-US"/>
        </w:rPr>
        <w:t>and</w:t>
      </w:r>
      <w:proofErr w:type="spellEnd"/>
      <w:r>
        <w:rPr>
          <w:color w:val="000000"/>
          <w:lang w:val="en-US"/>
        </w:rPr>
        <w:t xml:space="preserve"> choose </w:t>
      </w:r>
      <w:r>
        <w:rPr>
          <w:b/>
          <w:bCs/>
          <w:color w:val="000000"/>
          <w:lang w:val="en-US"/>
        </w:rPr>
        <w:t xml:space="preserve">Inspect </w:t>
      </w:r>
      <w:proofErr w:type="gramStart"/>
      <w:r>
        <w:rPr>
          <w:color w:val="000000"/>
          <w:lang w:val="en-US"/>
        </w:rPr>
        <w:t>in order to</w:t>
      </w:r>
      <w:proofErr w:type="gramEnd"/>
      <w:r>
        <w:rPr>
          <w:color w:val="000000"/>
          <w:lang w:val="en-US"/>
        </w:rPr>
        <w:t xml:space="preserve"> open Elements tab of browser dev tools</w:t>
      </w:r>
    </w:p>
    <w:p w14:paraId="71676BD8" w14:textId="77777777" w:rsidR="00362DDE" w:rsidRDefault="00000000">
      <w:pPr>
        <w:keepNext w:val="0"/>
        <w:numPr>
          <w:ilvl w:val="0"/>
          <w:numId w:val="31"/>
        </w:numPr>
        <w:tabs>
          <w:tab w:val="left" w:pos="360"/>
          <w:tab w:val="left" w:pos="720"/>
        </w:tabs>
        <w:spacing w:after="0" w:line="276" w:lineRule="auto"/>
        <w:ind w:hanging="720"/>
        <w:rPr>
          <w:color w:val="000000"/>
          <w:lang w:val="en-US"/>
        </w:rPr>
      </w:pPr>
      <w:r>
        <w:rPr>
          <w:color w:val="000000"/>
          <w:lang w:val="en-US"/>
        </w:rPr>
        <w:t>In Elements tab of browser dev tools search for</w:t>
      </w:r>
      <w:r>
        <w:rPr>
          <w:b/>
          <w:bCs/>
          <w:color w:val="000000"/>
          <w:lang w:val="en-US"/>
        </w:rPr>
        <w:t xml:space="preserve"> </w:t>
      </w:r>
      <w:proofErr w:type="spellStart"/>
      <w:proofErr w:type="gramStart"/>
      <w:r>
        <w:rPr>
          <w:b/>
          <w:bCs/>
          <w:color w:val="000000"/>
          <w:lang w:val="en-US"/>
        </w:rPr>
        <w:t>kaxsdc</w:t>
      </w:r>
      <w:proofErr w:type="spellEnd"/>
      <w:r>
        <w:rPr>
          <w:b/>
          <w:bCs/>
          <w:color w:val="000000"/>
          <w:lang w:val="en-US"/>
        </w:rPr>
        <w:t xml:space="preserve"> .</w:t>
      </w:r>
      <w:proofErr w:type="gramEnd"/>
      <w:r>
        <w:rPr>
          <w:b/>
          <w:bCs/>
          <w:color w:val="000000"/>
          <w:lang w:val="en-US"/>
        </w:rPr>
        <w:t xml:space="preserve"> </w:t>
      </w:r>
      <w:r>
        <w:rPr>
          <w:color w:val="000000"/>
          <w:lang w:val="en-US"/>
        </w:rPr>
        <w:t>Verify that there is an div element with class</w:t>
      </w:r>
      <w:r>
        <w:rPr>
          <w:b/>
          <w:bCs/>
          <w:color w:val="000000"/>
          <w:lang w:val="en-US"/>
        </w:rPr>
        <w:t xml:space="preserve"> </w:t>
      </w:r>
      <w:proofErr w:type="spellStart"/>
      <w:r>
        <w:rPr>
          <w:b/>
          <w:bCs/>
          <w:color w:val="000000"/>
          <w:lang w:val="en-US"/>
        </w:rPr>
        <w:t>kaxsdc</w:t>
      </w:r>
      <w:proofErr w:type="spellEnd"/>
      <w:r>
        <w:rPr>
          <w:b/>
          <w:bCs/>
          <w:color w:val="000000"/>
          <w:lang w:val="en-US"/>
        </w:rPr>
        <w:t xml:space="preserve"> </w:t>
      </w:r>
      <w:r>
        <w:rPr>
          <w:color w:val="000000"/>
          <w:lang w:val="en-US"/>
        </w:rPr>
        <w:t>and</w:t>
      </w:r>
      <w:r>
        <w:rPr>
          <w:b/>
          <w:bCs/>
          <w:color w:val="000000"/>
          <w:lang w:val="en-US"/>
        </w:rPr>
        <w:t xml:space="preserve"> </w:t>
      </w:r>
      <w:r>
        <w:rPr>
          <w:color w:val="000000"/>
          <w:lang w:val="en-US"/>
        </w:rPr>
        <w:t>data-event</w:t>
      </w:r>
      <w:proofErr w:type="gramStart"/>
      <w:r>
        <w:rPr>
          <w:color w:val="000000"/>
          <w:lang w:val="en-US"/>
        </w:rPr>
        <w:t>=“</w:t>
      </w:r>
      <w:proofErr w:type="gramEnd"/>
      <w:r>
        <w:rPr>
          <w:color w:val="000000"/>
          <w:lang w:val="en-US"/>
        </w:rPr>
        <w:t>load" attribute</w:t>
      </w:r>
    </w:p>
    <w:p w14:paraId="27A12ACA" w14:textId="77777777" w:rsidR="00362DDE" w:rsidRDefault="00000000">
      <w:pPr>
        <w:keepNext w:val="0"/>
        <w:numPr>
          <w:ilvl w:val="0"/>
          <w:numId w:val="31"/>
        </w:numPr>
        <w:tabs>
          <w:tab w:val="left" w:pos="360"/>
          <w:tab w:val="left" w:pos="720"/>
        </w:tabs>
        <w:spacing w:after="0" w:line="276" w:lineRule="auto"/>
        <w:ind w:hanging="720"/>
        <w:rPr>
          <w:color w:val="000000"/>
          <w:lang w:val="en-US"/>
        </w:rPr>
      </w:pPr>
      <w:r>
        <w:rPr>
          <w:color w:val="000000"/>
          <w:lang w:val="en-US"/>
        </w:rPr>
        <w:t xml:space="preserve">Open browser console and type </w:t>
      </w:r>
      <w:r>
        <w:rPr>
          <w:b/>
          <w:bCs/>
          <w:color w:val="000000"/>
          <w:lang w:val="en-US"/>
        </w:rPr>
        <w:t>client;</w:t>
      </w:r>
      <w:r>
        <w:rPr>
          <w:color w:val="000000"/>
          <w:lang w:val="en-US"/>
        </w:rPr>
        <w:t xml:space="preserve"> and press enter. There should not be any error and you should be able to see </w:t>
      </w:r>
      <w:r>
        <w:rPr>
          <w:b/>
          <w:bCs/>
          <w:color w:val="000000"/>
          <w:lang w:val="en-US"/>
        </w:rPr>
        <w:t>client</w:t>
      </w:r>
      <w:r>
        <w:rPr>
          <w:color w:val="000000"/>
          <w:lang w:val="en-US"/>
        </w:rPr>
        <w:t xml:space="preserve"> variable </w:t>
      </w:r>
      <w:proofErr w:type="gramStart"/>
      <w:r>
        <w:rPr>
          <w:color w:val="000000"/>
          <w:lang w:val="en-US"/>
        </w:rPr>
        <w:t>data</w:t>
      </w:r>
      <w:proofErr w:type="gramEnd"/>
    </w:p>
    <w:p w14:paraId="6CF361D2" w14:textId="77777777" w:rsidR="00362DDE" w:rsidRDefault="00362DDE">
      <w:pPr>
        <w:pStyle w:val="Heading5"/>
        <w:spacing w:line="276" w:lineRule="auto"/>
      </w:pPr>
    </w:p>
    <w:p w14:paraId="4FFC9858" w14:textId="77777777" w:rsidR="00362DDE" w:rsidRDefault="00000000">
      <w:pPr>
        <w:spacing w:line="276" w:lineRule="auto"/>
        <w:rPr>
          <w:color w:val="2F5496"/>
        </w:rPr>
      </w:pPr>
      <w:r>
        <w:br w:type="page"/>
      </w:r>
    </w:p>
    <w:p w14:paraId="286D46E8" w14:textId="77777777" w:rsidR="00362DDE" w:rsidRDefault="00000000">
      <w:pPr>
        <w:pStyle w:val="Heading5"/>
        <w:spacing w:line="276" w:lineRule="auto"/>
      </w:pPr>
      <w:bookmarkStart w:id="69" w:name="_Toc531855095"/>
      <w:proofErr w:type="spellStart"/>
      <w:r>
        <w:lastRenderedPageBreak/>
        <w:t>TestCase</w:t>
      </w:r>
      <w:proofErr w:type="spellEnd"/>
      <w:r>
        <w:t xml:space="preserve"> 4: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 </w:t>
      </w:r>
      <w:proofErr w:type="spellStart"/>
      <w:r>
        <w:t>do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collect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via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iFrame</w:t>
      </w:r>
      <w:bookmarkEnd w:id="69"/>
      <w:proofErr w:type="spellEnd"/>
    </w:p>
    <w:p w14:paraId="0345EB15" w14:textId="77777777" w:rsidR="00362DDE" w:rsidRDefault="00362DDE"/>
    <w:p w14:paraId="2C582BF8" w14:textId="77777777" w:rsidR="00362DDE" w:rsidRDefault="00000000">
      <w:pPr>
        <w:keepNext w:val="0"/>
        <w:spacing w:line="276" w:lineRule="auto"/>
        <w:rPr>
          <w:color w:val="000000"/>
          <w:lang w:val="en-US"/>
        </w:rPr>
      </w:pPr>
      <w:r>
        <w:rPr>
          <w:b/>
          <w:bCs/>
          <w:color w:val="000000"/>
          <w:lang w:val="en-US"/>
        </w:rPr>
        <w:t>Prerequisites:</w:t>
      </w:r>
    </w:p>
    <w:p w14:paraId="4D9B8A6F" w14:textId="77777777" w:rsidR="00362DDE" w:rsidRDefault="00000000">
      <w:pPr>
        <w:pStyle w:val="ListParagraph"/>
        <w:keepNext w:val="0"/>
        <w:numPr>
          <w:ilvl w:val="0"/>
          <w:numId w:val="32"/>
        </w:numPr>
        <w:tabs>
          <w:tab w:val="left" w:pos="1080"/>
          <w:tab w:val="left" w:pos="1440"/>
        </w:tabs>
        <w:spacing w:after="0" w:line="276" w:lineRule="auto"/>
        <w:rPr>
          <w:color w:val="000000"/>
          <w:lang w:val="en-US"/>
        </w:rPr>
      </w:pPr>
      <w:r>
        <w:rPr>
          <w:color w:val="000000"/>
          <w:lang w:val="en-US"/>
        </w:rPr>
        <w:t xml:space="preserve">Login to BM and choose the site to verify &gt; Site Preferences &gt; Custom Preferences &gt; </w:t>
      </w:r>
      <w:proofErr w:type="spellStart"/>
      <w:proofErr w:type="gramStart"/>
      <w:r>
        <w:rPr>
          <w:color w:val="000000"/>
          <w:lang w:val="en-US"/>
        </w:rPr>
        <w:t>Kount</w:t>
      </w:r>
      <w:proofErr w:type="spellEnd"/>
      <w:proofErr w:type="gramEnd"/>
    </w:p>
    <w:p w14:paraId="631A9DC9" w14:textId="77777777" w:rsidR="00362DDE" w:rsidRDefault="00000000">
      <w:pPr>
        <w:pStyle w:val="ListParagraph"/>
        <w:keepNext w:val="0"/>
        <w:numPr>
          <w:ilvl w:val="0"/>
          <w:numId w:val="32"/>
        </w:numPr>
        <w:tabs>
          <w:tab w:val="left" w:pos="1080"/>
          <w:tab w:val="left" w:pos="1440"/>
        </w:tabs>
        <w:spacing w:after="0" w:line="276" w:lineRule="auto"/>
        <w:rPr>
          <w:color w:val="000000"/>
          <w:lang w:val="en-US"/>
        </w:rPr>
      </w:pPr>
      <w:r>
        <w:rPr>
          <w:color w:val="000000"/>
          <w:lang w:val="en-US"/>
        </w:rPr>
        <w:t xml:space="preserve">Enter your current public IP Address to </w:t>
      </w:r>
      <w:r>
        <w:rPr>
          <w:color w:val="000000"/>
          <w:sz w:val="20"/>
          <w:szCs w:val="20"/>
          <w:lang w:val="en-US"/>
        </w:rPr>
        <w:t>Array of Internal IP Addresses to exclude from Data Collection</w:t>
      </w:r>
    </w:p>
    <w:p w14:paraId="0F242394" w14:textId="77777777" w:rsidR="00362DDE" w:rsidRDefault="00000000">
      <w:pPr>
        <w:pStyle w:val="ListParagraph"/>
        <w:keepNext w:val="0"/>
        <w:numPr>
          <w:ilvl w:val="0"/>
          <w:numId w:val="32"/>
        </w:numPr>
        <w:tabs>
          <w:tab w:val="left" w:pos="1080"/>
          <w:tab w:val="left" w:pos="1440"/>
        </w:tabs>
        <w:spacing w:after="0" w:line="276" w:lineRule="auto"/>
        <w:rPr>
          <w:color w:val="000000"/>
          <w:lang w:val="en-US"/>
        </w:rPr>
      </w:pPr>
      <w:r>
        <w:rPr>
          <w:color w:val="000000"/>
          <w:lang w:val="en-US"/>
        </w:rPr>
        <w:t xml:space="preserve">Save </w:t>
      </w:r>
      <w:proofErr w:type="gramStart"/>
      <w:r>
        <w:rPr>
          <w:color w:val="000000"/>
          <w:lang w:val="en-US"/>
        </w:rPr>
        <w:t>changes</w:t>
      </w:r>
      <w:proofErr w:type="gramEnd"/>
    </w:p>
    <w:p w14:paraId="7875AC65" w14:textId="77777777" w:rsidR="00362DDE" w:rsidRDefault="00362DDE">
      <w:pPr>
        <w:keepNext w:val="0"/>
        <w:tabs>
          <w:tab w:val="left" w:pos="1080"/>
          <w:tab w:val="left" w:pos="1440"/>
        </w:tabs>
        <w:spacing w:after="0" w:line="276" w:lineRule="auto"/>
        <w:rPr>
          <w:color w:val="000000"/>
          <w:lang w:val="en-US"/>
        </w:rPr>
      </w:pPr>
    </w:p>
    <w:p w14:paraId="55639168" w14:textId="77777777" w:rsidR="00362DDE" w:rsidRDefault="00000000">
      <w:pPr>
        <w:pStyle w:val="ListParagraph"/>
        <w:keepNext w:val="0"/>
        <w:numPr>
          <w:ilvl w:val="0"/>
          <w:numId w:val="33"/>
        </w:numPr>
        <w:tabs>
          <w:tab w:val="left" w:pos="1080"/>
          <w:tab w:val="left" w:pos="1440"/>
        </w:tabs>
        <w:spacing w:after="0" w:line="276" w:lineRule="auto"/>
        <w:rPr>
          <w:color w:val="000000"/>
          <w:lang w:val="en-US"/>
        </w:rPr>
      </w:pPr>
      <w:r>
        <w:rPr>
          <w:color w:val="000000"/>
          <w:lang w:val="en-US"/>
        </w:rPr>
        <w:t>Open Store Front instance of SFCC and place items in the cart</w:t>
      </w:r>
    </w:p>
    <w:p w14:paraId="67CE2037" w14:textId="77777777" w:rsidR="00362DDE" w:rsidRDefault="00000000">
      <w:pPr>
        <w:pStyle w:val="ListParagraph"/>
        <w:keepNext w:val="0"/>
        <w:numPr>
          <w:ilvl w:val="0"/>
          <w:numId w:val="33"/>
        </w:numPr>
        <w:tabs>
          <w:tab w:val="left" w:pos="1080"/>
          <w:tab w:val="left" w:pos="1440"/>
        </w:tabs>
        <w:spacing w:after="0" w:line="276" w:lineRule="auto"/>
        <w:rPr>
          <w:color w:val="000000"/>
          <w:lang w:val="en-US"/>
        </w:rPr>
      </w:pPr>
      <w:r>
        <w:rPr>
          <w:color w:val="000000"/>
          <w:lang w:val="en-US"/>
        </w:rPr>
        <w:t>Start Checkout as Guest</w:t>
      </w:r>
    </w:p>
    <w:p w14:paraId="69B6CB39" w14:textId="77777777" w:rsidR="00362DDE" w:rsidRDefault="00000000">
      <w:pPr>
        <w:pStyle w:val="ListParagraph"/>
        <w:keepNext w:val="0"/>
        <w:numPr>
          <w:ilvl w:val="0"/>
          <w:numId w:val="33"/>
        </w:numPr>
        <w:tabs>
          <w:tab w:val="left" w:pos="1080"/>
          <w:tab w:val="left" w:pos="1440"/>
        </w:tabs>
        <w:spacing w:after="0" w:line="276" w:lineRule="auto"/>
        <w:rPr>
          <w:color w:val="000000"/>
          <w:lang w:val="en-US"/>
        </w:rPr>
      </w:pPr>
      <w:r>
        <w:rPr>
          <w:color w:val="000000"/>
          <w:lang w:val="en-US"/>
        </w:rPr>
        <w:t xml:space="preserve">On Checkout page right click on any page element and </w:t>
      </w:r>
      <w:proofErr w:type="spellStart"/>
      <w:r>
        <w:rPr>
          <w:color w:val="000000"/>
          <w:lang w:val="en-US"/>
        </w:rPr>
        <w:t>and</w:t>
      </w:r>
      <w:proofErr w:type="spellEnd"/>
      <w:r>
        <w:rPr>
          <w:color w:val="000000"/>
          <w:lang w:val="en-US"/>
        </w:rPr>
        <w:t xml:space="preserve"> choose Inspect </w:t>
      </w:r>
      <w:proofErr w:type="gramStart"/>
      <w:r>
        <w:rPr>
          <w:color w:val="000000"/>
          <w:lang w:val="en-US"/>
        </w:rPr>
        <w:t>in order to</w:t>
      </w:r>
      <w:proofErr w:type="gramEnd"/>
      <w:r>
        <w:rPr>
          <w:color w:val="000000"/>
          <w:lang w:val="en-US"/>
        </w:rPr>
        <w:t xml:space="preserve"> open Elements tab of browser dev tools</w:t>
      </w:r>
    </w:p>
    <w:p w14:paraId="249F4378" w14:textId="77777777" w:rsidR="00362DDE" w:rsidRDefault="00000000">
      <w:pPr>
        <w:pStyle w:val="ListParagraph"/>
        <w:keepNext w:val="0"/>
        <w:numPr>
          <w:ilvl w:val="0"/>
          <w:numId w:val="33"/>
        </w:numPr>
        <w:tabs>
          <w:tab w:val="left" w:pos="1080"/>
          <w:tab w:val="left" w:pos="1440"/>
        </w:tabs>
        <w:spacing w:after="0" w:line="276" w:lineRule="auto"/>
        <w:rPr>
          <w:color w:val="000000"/>
          <w:lang w:val="en-US"/>
        </w:rPr>
      </w:pPr>
      <w:r>
        <w:rPr>
          <w:color w:val="000000"/>
          <w:lang w:val="en-US"/>
        </w:rPr>
        <w:t xml:space="preserve">In Elements tab of browser dev tools search for </w:t>
      </w:r>
      <w:proofErr w:type="spellStart"/>
      <w:proofErr w:type="gramStart"/>
      <w:r>
        <w:rPr>
          <w:color w:val="000000"/>
          <w:lang w:val="en-US"/>
        </w:rPr>
        <w:t>kaxsdc</w:t>
      </w:r>
      <w:proofErr w:type="spellEnd"/>
      <w:r>
        <w:rPr>
          <w:color w:val="000000"/>
          <w:lang w:val="en-US"/>
        </w:rPr>
        <w:t xml:space="preserve"> .</w:t>
      </w:r>
      <w:proofErr w:type="gramEnd"/>
      <w:r>
        <w:rPr>
          <w:color w:val="000000"/>
          <w:lang w:val="en-US"/>
        </w:rPr>
        <w:t xml:space="preserve"> Verify that there is </w:t>
      </w:r>
      <w:proofErr w:type="gramStart"/>
      <w:r>
        <w:rPr>
          <w:color w:val="000000"/>
          <w:lang w:val="en-US"/>
        </w:rPr>
        <w:t>no</w:t>
      </w:r>
      <w:proofErr w:type="gramEnd"/>
      <w:r>
        <w:rPr>
          <w:color w:val="000000"/>
          <w:lang w:val="en-US"/>
        </w:rPr>
        <w:t xml:space="preserve"> an div element with class </w:t>
      </w:r>
      <w:proofErr w:type="spellStart"/>
      <w:r>
        <w:rPr>
          <w:color w:val="000000"/>
          <w:lang w:val="en-US"/>
        </w:rPr>
        <w:t>kaxsdc</w:t>
      </w:r>
      <w:proofErr w:type="spellEnd"/>
    </w:p>
    <w:p w14:paraId="0CEC0C71" w14:textId="77777777" w:rsidR="00362DDE" w:rsidRDefault="00000000">
      <w:pPr>
        <w:pStyle w:val="ListParagraph"/>
        <w:keepNext w:val="0"/>
        <w:numPr>
          <w:ilvl w:val="0"/>
          <w:numId w:val="33"/>
        </w:numPr>
        <w:tabs>
          <w:tab w:val="left" w:pos="1080"/>
          <w:tab w:val="left" w:pos="1440"/>
        </w:tabs>
        <w:spacing w:after="0" w:line="276" w:lineRule="auto"/>
        <w:rPr>
          <w:color w:val="000000"/>
          <w:lang w:val="en-US"/>
        </w:rPr>
      </w:pPr>
      <w:r>
        <w:rPr>
          <w:color w:val="000000"/>
          <w:lang w:val="en-US"/>
        </w:rPr>
        <w:t xml:space="preserve">Open browser console and type client; and press enter. There should be </w:t>
      </w:r>
      <w:proofErr w:type="gramStart"/>
      <w:r>
        <w:rPr>
          <w:color w:val="000000"/>
          <w:lang w:val="en-US"/>
        </w:rPr>
        <w:t>an</w:t>
      </w:r>
      <w:proofErr w:type="gram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javascript</w:t>
      </w:r>
      <w:proofErr w:type="spellEnd"/>
      <w:r>
        <w:rPr>
          <w:color w:val="000000"/>
          <w:lang w:val="en-US"/>
        </w:rPr>
        <w:t xml:space="preserve"> error - Uncaught </w:t>
      </w:r>
      <w:proofErr w:type="spellStart"/>
      <w:r>
        <w:rPr>
          <w:color w:val="000000"/>
          <w:lang w:val="en-US"/>
        </w:rPr>
        <w:t>ReferenceError</w:t>
      </w:r>
      <w:proofErr w:type="spellEnd"/>
      <w:r>
        <w:rPr>
          <w:color w:val="000000"/>
          <w:lang w:val="en-US"/>
        </w:rPr>
        <w:t>: client is not defined</w:t>
      </w:r>
    </w:p>
    <w:p w14:paraId="56A60738" w14:textId="77777777" w:rsidR="00362DDE" w:rsidRDefault="00000000">
      <w:pPr>
        <w:pStyle w:val="ListParagraph"/>
        <w:keepNext w:val="0"/>
        <w:numPr>
          <w:ilvl w:val="0"/>
          <w:numId w:val="33"/>
        </w:numPr>
        <w:tabs>
          <w:tab w:val="left" w:pos="1080"/>
          <w:tab w:val="left" w:pos="1440"/>
        </w:tabs>
        <w:spacing w:after="0" w:line="276" w:lineRule="auto"/>
        <w:rPr>
          <w:color w:val="000000"/>
          <w:lang w:val="en-US"/>
        </w:rPr>
      </w:pPr>
      <w:r>
        <w:rPr>
          <w:color w:val="000000"/>
          <w:lang w:val="en-US"/>
        </w:rPr>
        <w:t xml:space="preserve">Enter a shipping address, select shipping method and click Continue </w:t>
      </w:r>
      <w:proofErr w:type="gramStart"/>
      <w:r>
        <w:rPr>
          <w:color w:val="000000"/>
          <w:lang w:val="en-US"/>
        </w:rPr>
        <w:t>button</w:t>
      </w:r>
      <w:proofErr w:type="gramEnd"/>
    </w:p>
    <w:p w14:paraId="3A6FC3B7" w14:textId="77777777" w:rsidR="00362DDE" w:rsidRDefault="00000000">
      <w:pPr>
        <w:pStyle w:val="ListParagraph"/>
        <w:keepNext w:val="0"/>
        <w:numPr>
          <w:ilvl w:val="0"/>
          <w:numId w:val="33"/>
        </w:numPr>
        <w:tabs>
          <w:tab w:val="left" w:pos="1080"/>
          <w:tab w:val="left" w:pos="1440"/>
        </w:tabs>
        <w:spacing w:after="0" w:line="276" w:lineRule="auto"/>
        <w:rPr>
          <w:color w:val="000000"/>
          <w:lang w:val="en-US"/>
        </w:rPr>
      </w:pPr>
      <w:r>
        <w:rPr>
          <w:color w:val="000000"/>
          <w:lang w:val="en-US"/>
        </w:rPr>
        <w:t xml:space="preserve">Select or enter a billing address, enter payment data and click Continue button, submit the </w:t>
      </w:r>
      <w:proofErr w:type="gramStart"/>
      <w:r>
        <w:rPr>
          <w:color w:val="000000"/>
          <w:lang w:val="en-US"/>
        </w:rPr>
        <w:t>order</w:t>
      </w:r>
      <w:proofErr w:type="gramEnd"/>
    </w:p>
    <w:p w14:paraId="6CB40B2F" w14:textId="77777777" w:rsidR="00362DDE" w:rsidRDefault="00000000">
      <w:pPr>
        <w:pStyle w:val="ListParagraph"/>
        <w:keepNext w:val="0"/>
        <w:numPr>
          <w:ilvl w:val="0"/>
          <w:numId w:val="33"/>
        </w:numPr>
        <w:tabs>
          <w:tab w:val="left" w:pos="1080"/>
          <w:tab w:val="left" w:pos="1440"/>
        </w:tabs>
        <w:spacing w:after="0" w:line="276" w:lineRule="auto"/>
        <w:rPr>
          <w:color w:val="000000"/>
          <w:lang w:val="en-US"/>
        </w:rPr>
      </w:pPr>
      <w:r>
        <w:rPr>
          <w:color w:val="000000"/>
          <w:lang w:val="en-US"/>
        </w:rPr>
        <w:t>Open the order within the BM (Login to BM, choose the site to verify &gt; Ordering &gt; Orders)</w:t>
      </w:r>
    </w:p>
    <w:p w14:paraId="521E03C2" w14:textId="77777777" w:rsidR="00362DDE" w:rsidRDefault="00000000">
      <w:pPr>
        <w:pStyle w:val="ListParagraph"/>
        <w:keepNext w:val="0"/>
        <w:numPr>
          <w:ilvl w:val="0"/>
          <w:numId w:val="33"/>
        </w:numPr>
        <w:tabs>
          <w:tab w:val="left" w:pos="1080"/>
          <w:tab w:val="left" w:pos="1440"/>
        </w:tabs>
        <w:spacing w:after="0" w:line="276" w:lineRule="auto"/>
        <w:rPr>
          <w:color w:val="000000"/>
          <w:lang w:val="en-US"/>
        </w:rPr>
      </w:pPr>
      <w:r>
        <w:rPr>
          <w:color w:val="000000"/>
          <w:lang w:val="en-US"/>
        </w:rPr>
        <w:t xml:space="preserve">Navigate to the Attributes tab and verify that </w:t>
      </w:r>
      <w:proofErr w:type="spellStart"/>
      <w:r>
        <w:rPr>
          <w:color w:val="000000"/>
          <w:lang w:val="en-US"/>
        </w:rPr>
        <w:t>Kount</w:t>
      </w:r>
      <w:proofErr w:type="spellEnd"/>
      <w:r>
        <w:rPr>
          <w:color w:val="000000"/>
          <w:lang w:val="en-US"/>
        </w:rPr>
        <w:t xml:space="preserve"> Order COUNTRY value is “No data </w:t>
      </w:r>
      <w:proofErr w:type="gramStart"/>
      <w:r>
        <w:rPr>
          <w:color w:val="000000"/>
          <w:lang w:val="en-US"/>
        </w:rPr>
        <w:t>available”</w:t>
      </w:r>
      <w:bookmarkStart w:id="70" w:name="_Toc531855096"/>
      <w:proofErr w:type="gramEnd"/>
    </w:p>
    <w:p w14:paraId="648302B7" w14:textId="77777777" w:rsidR="00362DDE" w:rsidRDefault="00362DDE">
      <w:pPr>
        <w:keepNext w:val="0"/>
        <w:tabs>
          <w:tab w:val="left" w:pos="1080"/>
          <w:tab w:val="left" w:pos="1440"/>
        </w:tabs>
        <w:spacing w:after="0" w:line="276" w:lineRule="auto"/>
        <w:ind w:left="360"/>
        <w:rPr>
          <w:color w:val="000000"/>
          <w:lang w:val="en-US"/>
        </w:rPr>
      </w:pPr>
    </w:p>
    <w:p w14:paraId="110C0D23" w14:textId="77777777" w:rsidR="00362DDE" w:rsidRDefault="00362DDE">
      <w:pPr>
        <w:keepNext w:val="0"/>
        <w:tabs>
          <w:tab w:val="left" w:pos="1080"/>
          <w:tab w:val="left" w:pos="1440"/>
        </w:tabs>
        <w:spacing w:after="0" w:line="276" w:lineRule="auto"/>
        <w:ind w:left="360"/>
      </w:pPr>
    </w:p>
    <w:p w14:paraId="1660A559" w14:textId="77777777" w:rsidR="00362DDE" w:rsidRDefault="00000000">
      <w:pPr>
        <w:keepNext w:val="0"/>
        <w:tabs>
          <w:tab w:val="left" w:pos="1080"/>
          <w:tab w:val="left" w:pos="1440"/>
        </w:tabs>
        <w:spacing w:after="0" w:line="276" w:lineRule="auto"/>
        <w:rPr>
          <w:color w:val="1F497D" w:themeColor="text2"/>
        </w:rPr>
      </w:pPr>
      <w:proofErr w:type="spellStart"/>
      <w:r>
        <w:rPr>
          <w:color w:val="1F497D" w:themeColor="text2"/>
        </w:rPr>
        <w:t>TestCase</w:t>
      </w:r>
      <w:proofErr w:type="spellEnd"/>
      <w:r>
        <w:rPr>
          <w:color w:val="1F497D" w:themeColor="text2"/>
        </w:rPr>
        <w:t xml:space="preserve"> 5: </w:t>
      </w:r>
      <w:proofErr w:type="spellStart"/>
      <w:r>
        <w:rPr>
          <w:color w:val="1F497D" w:themeColor="text2"/>
        </w:rPr>
        <w:t>Session</w:t>
      </w:r>
      <w:proofErr w:type="spellEnd"/>
      <w:r>
        <w:rPr>
          <w:color w:val="1F497D" w:themeColor="text2"/>
        </w:rPr>
        <w:t xml:space="preserve"> ID </w:t>
      </w:r>
      <w:proofErr w:type="spellStart"/>
      <w:r>
        <w:rPr>
          <w:color w:val="1F497D" w:themeColor="text2"/>
        </w:rPr>
        <w:t>values</w:t>
      </w:r>
      <w:proofErr w:type="spellEnd"/>
      <w:r>
        <w:rPr>
          <w:color w:val="1F497D" w:themeColor="text2"/>
        </w:rPr>
        <w:t xml:space="preserve"> </w:t>
      </w:r>
      <w:proofErr w:type="spellStart"/>
      <w:r>
        <w:rPr>
          <w:color w:val="1F497D" w:themeColor="text2"/>
        </w:rPr>
        <w:t>for</w:t>
      </w:r>
      <w:proofErr w:type="spellEnd"/>
      <w:r>
        <w:rPr>
          <w:color w:val="1F497D" w:themeColor="text2"/>
        </w:rPr>
        <w:t xml:space="preserve"> </w:t>
      </w:r>
      <w:proofErr w:type="spellStart"/>
      <w:r>
        <w:rPr>
          <w:color w:val="1F497D" w:themeColor="text2"/>
        </w:rPr>
        <w:t>both</w:t>
      </w:r>
      <w:proofErr w:type="spellEnd"/>
      <w:r>
        <w:rPr>
          <w:color w:val="1F497D" w:themeColor="text2"/>
        </w:rPr>
        <w:t xml:space="preserve"> </w:t>
      </w:r>
      <w:proofErr w:type="spellStart"/>
      <w:r>
        <w:rPr>
          <w:color w:val="1F497D" w:themeColor="text2"/>
        </w:rPr>
        <w:t>iFrame</w:t>
      </w:r>
      <w:proofErr w:type="spellEnd"/>
      <w:r>
        <w:rPr>
          <w:color w:val="1F497D" w:themeColor="text2"/>
        </w:rPr>
        <w:t xml:space="preserve"> </w:t>
      </w:r>
      <w:proofErr w:type="spellStart"/>
      <w:r>
        <w:rPr>
          <w:color w:val="1F497D" w:themeColor="text2"/>
        </w:rPr>
        <w:t>collection</w:t>
      </w:r>
      <w:proofErr w:type="spellEnd"/>
      <w:r>
        <w:rPr>
          <w:color w:val="1F497D" w:themeColor="text2"/>
        </w:rPr>
        <w:t xml:space="preserve"> </w:t>
      </w:r>
      <w:proofErr w:type="spellStart"/>
      <w:r>
        <w:rPr>
          <w:color w:val="1F497D" w:themeColor="text2"/>
        </w:rPr>
        <w:t>and</w:t>
      </w:r>
      <w:proofErr w:type="spellEnd"/>
      <w:r>
        <w:rPr>
          <w:color w:val="1F497D" w:themeColor="text2"/>
        </w:rPr>
        <w:t xml:space="preserve"> HTTPS RIS </w:t>
      </w:r>
      <w:proofErr w:type="spellStart"/>
      <w:r>
        <w:rPr>
          <w:color w:val="1F497D" w:themeColor="text2"/>
        </w:rPr>
        <w:t>post</w:t>
      </w:r>
      <w:proofErr w:type="spellEnd"/>
      <w:r>
        <w:rPr>
          <w:color w:val="1F497D" w:themeColor="text2"/>
        </w:rPr>
        <w:t xml:space="preserve"> </w:t>
      </w:r>
      <w:proofErr w:type="spellStart"/>
      <w:r>
        <w:rPr>
          <w:color w:val="1F497D" w:themeColor="text2"/>
        </w:rPr>
        <w:t>are</w:t>
      </w:r>
      <w:proofErr w:type="spellEnd"/>
      <w:r>
        <w:rPr>
          <w:color w:val="1F497D" w:themeColor="text2"/>
        </w:rPr>
        <w:t xml:space="preserve"> </w:t>
      </w:r>
      <w:proofErr w:type="spellStart"/>
      <w:r>
        <w:rPr>
          <w:color w:val="1F497D" w:themeColor="text2"/>
        </w:rPr>
        <w:t>matching</w:t>
      </w:r>
      <w:bookmarkEnd w:id="70"/>
      <w:proofErr w:type="spellEnd"/>
    </w:p>
    <w:p w14:paraId="14B41290" w14:textId="77777777" w:rsidR="00362DDE" w:rsidRDefault="00362DDE">
      <w:pPr>
        <w:keepNext w:val="0"/>
        <w:tabs>
          <w:tab w:val="left" w:pos="1080"/>
          <w:tab w:val="left" w:pos="1440"/>
        </w:tabs>
        <w:spacing w:after="0" w:line="276" w:lineRule="auto"/>
        <w:rPr>
          <w:color w:val="1F497D" w:themeColor="text2"/>
        </w:rPr>
      </w:pPr>
    </w:p>
    <w:p w14:paraId="5B38DFE0" w14:textId="77777777" w:rsidR="00362DDE" w:rsidRDefault="00000000">
      <w:pPr>
        <w:pStyle w:val="ListParagraph"/>
        <w:keepNext w:val="0"/>
        <w:numPr>
          <w:ilvl w:val="0"/>
          <w:numId w:val="34"/>
        </w:numPr>
        <w:tabs>
          <w:tab w:val="left" w:pos="1080"/>
          <w:tab w:val="left" w:pos="1440"/>
        </w:tabs>
        <w:spacing w:after="0" w:line="276" w:lineRule="auto"/>
        <w:rPr>
          <w:rFonts w:asciiTheme="majorHAnsi" w:hAnsiTheme="majorHAnsi" w:cstheme="majorHAnsi"/>
          <w:color w:val="000000" w:themeColor="text1"/>
        </w:rPr>
      </w:pPr>
      <w:proofErr w:type="spellStart"/>
      <w:r>
        <w:rPr>
          <w:rFonts w:cstheme="majorHAnsi"/>
          <w:color w:val="000000" w:themeColor="text1"/>
        </w:rPr>
        <w:t>Open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Store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Front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instance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of</w:t>
      </w:r>
      <w:proofErr w:type="spellEnd"/>
      <w:r>
        <w:rPr>
          <w:rFonts w:cstheme="majorHAnsi"/>
          <w:color w:val="000000" w:themeColor="text1"/>
        </w:rPr>
        <w:t xml:space="preserve"> SFCC </w:t>
      </w:r>
      <w:proofErr w:type="spellStart"/>
      <w:r>
        <w:rPr>
          <w:rFonts w:cstheme="majorHAnsi"/>
          <w:color w:val="000000" w:themeColor="text1"/>
        </w:rPr>
        <w:t>and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place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items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in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the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cart</w:t>
      </w:r>
      <w:proofErr w:type="spellEnd"/>
    </w:p>
    <w:p w14:paraId="2FF16BBE" w14:textId="77777777" w:rsidR="00362DDE" w:rsidRDefault="00000000">
      <w:pPr>
        <w:pStyle w:val="ListParagraph"/>
        <w:keepNext w:val="0"/>
        <w:numPr>
          <w:ilvl w:val="0"/>
          <w:numId w:val="34"/>
        </w:numPr>
        <w:tabs>
          <w:tab w:val="left" w:pos="1080"/>
          <w:tab w:val="left" w:pos="1440"/>
        </w:tabs>
        <w:spacing w:after="0" w:line="276" w:lineRule="auto"/>
        <w:rPr>
          <w:rFonts w:asciiTheme="majorHAnsi" w:hAnsiTheme="majorHAnsi" w:cstheme="majorHAnsi"/>
          <w:color w:val="000000" w:themeColor="text1"/>
        </w:rPr>
      </w:pPr>
      <w:proofErr w:type="spellStart"/>
      <w:r>
        <w:rPr>
          <w:rFonts w:cstheme="majorHAnsi"/>
          <w:color w:val="000000" w:themeColor="text1"/>
        </w:rPr>
        <w:t>Start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Checkout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as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Guest</w:t>
      </w:r>
      <w:proofErr w:type="spellEnd"/>
    </w:p>
    <w:p w14:paraId="5BBF29EB" w14:textId="77777777" w:rsidR="00362DDE" w:rsidRDefault="00000000">
      <w:pPr>
        <w:pStyle w:val="ListParagraph"/>
        <w:keepNext w:val="0"/>
        <w:numPr>
          <w:ilvl w:val="0"/>
          <w:numId w:val="34"/>
        </w:numPr>
        <w:tabs>
          <w:tab w:val="left" w:pos="1080"/>
          <w:tab w:val="left" w:pos="1440"/>
        </w:tabs>
        <w:spacing w:after="0" w:line="276" w:lineRule="auto"/>
        <w:rPr>
          <w:rFonts w:asciiTheme="majorHAnsi" w:hAnsiTheme="majorHAnsi" w:cstheme="majorHAnsi"/>
          <w:color w:val="000000" w:themeColor="text1"/>
        </w:rPr>
      </w:pPr>
      <w:proofErr w:type="spellStart"/>
      <w:r>
        <w:rPr>
          <w:rFonts w:cstheme="majorHAnsi"/>
          <w:color w:val="000000" w:themeColor="text1"/>
        </w:rPr>
        <w:t>On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Checkout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page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right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click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on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any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page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element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and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and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choose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Inspect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in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order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to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open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Elements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tab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of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browser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dev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tools</w:t>
      </w:r>
      <w:proofErr w:type="spellEnd"/>
    </w:p>
    <w:p w14:paraId="4FB80AAA" w14:textId="77777777" w:rsidR="00362DDE" w:rsidRDefault="00000000">
      <w:pPr>
        <w:pStyle w:val="ListParagraph"/>
        <w:keepNext w:val="0"/>
        <w:numPr>
          <w:ilvl w:val="0"/>
          <w:numId w:val="34"/>
        </w:numPr>
        <w:tabs>
          <w:tab w:val="left" w:pos="1080"/>
          <w:tab w:val="left" w:pos="1440"/>
        </w:tabs>
        <w:spacing w:after="0" w:line="276" w:lineRule="auto"/>
        <w:rPr>
          <w:rFonts w:asciiTheme="majorHAnsi" w:hAnsiTheme="majorHAnsi" w:cstheme="majorHAnsi"/>
          <w:color w:val="000000" w:themeColor="text1"/>
        </w:rPr>
      </w:pPr>
      <w:proofErr w:type="spellStart"/>
      <w:r>
        <w:rPr>
          <w:rFonts w:cstheme="majorHAnsi"/>
          <w:color w:val="000000" w:themeColor="text1"/>
        </w:rPr>
        <w:t>In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Elements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tab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of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browser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dev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tools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search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for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kaxsdc</w:t>
      </w:r>
      <w:proofErr w:type="spellEnd"/>
      <w:r>
        <w:rPr>
          <w:rFonts w:cstheme="majorHAnsi"/>
          <w:color w:val="000000" w:themeColor="text1"/>
        </w:rPr>
        <w:t xml:space="preserve"> . </w:t>
      </w:r>
      <w:proofErr w:type="spellStart"/>
      <w:r>
        <w:rPr>
          <w:rFonts w:cstheme="majorHAnsi"/>
          <w:color w:val="000000" w:themeColor="text1"/>
        </w:rPr>
        <w:t>Verify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that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there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is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no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an</w:t>
      </w:r>
      <w:proofErr w:type="spellEnd"/>
      <w:r>
        <w:rPr>
          <w:rFonts w:cstheme="majorHAnsi"/>
          <w:color w:val="000000" w:themeColor="text1"/>
        </w:rPr>
        <w:t xml:space="preserve"> div </w:t>
      </w:r>
      <w:proofErr w:type="spellStart"/>
      <w:r>
        <w:rPr>
          <w:rFonts w:cstheme="majorHAnsi"/>
          <w:color w:val="000000" w:themeColor="text1"/>
        </w:rPr>
        <w:t>element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with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class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kaxsdc</w:t>
      </w:r>
      <w:proofErr w:type="spellEnd"/>
    </w:p>
    <w:p w14:paraId="627E03FB" w14:textId="77777777" w:rsidR="00362DDE" w:rsidRDefault="00000000">
      <w:pPr>
        <w:pStyle w:val="ListParagraph"/>
        <w:keepNext w:val="0"/>
        <w:numPr>
          <w:ilvl w:val="0"/>
          <w:numId w:val="34"/>
        </w:numPr>
        <w:tabs>
          <w:tab w:val="left" w:pos="1080"/>
          <w:tab w:val="left" w:pos="1440"/>
        </w:tabs>
        <w:spacing w:after="0" w:line="276" w:lineRule="auto"/>
        <w:rPr>
          <w:rFonts w:asciiTheme="majorHAnsi" w:hAnsiTheme="majorHAnsi" w:cstheme="majorHAnsi"/>
          <w:color w:val="000000" w:themeColor="text1"/>
        </w:rPr>
      </w:pPr>
      <w:proofErr w:type="spellStart"/>
      <w:r>
        <w:rPr>
          <w:rFonts w:cstheme="majorHAnsi"/>
          <w:color w:val="000000" w:themeColor="text1"/>
        </w:rPr>
        <w:t>Verify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the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script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component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inside</w:t>
      </w:r>
      <w:proofErr w:type="spellEnd"/>
      <w:r>
        <w:rPr>
          <w:rFonts w:cstheme="majorHAnsi"/>
          <w:color w:val="000000" w:themeColor="text1"/>
        </w:rPr>
        <w:t xml:space="preserve"> div </w:t>
      </w:r>
      <w:proofErr w:type="spellStart"/>
      <w:r>
        <w:rPr>
          <w:rFonts w:cstheme="majorHAnsi"/>
          <w:color w:val="000000" w:themeColor="text1"/>
        </w:rPr>
        <w:t>with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kaxsdc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class</w:t>
      </w:r>
      <w:proofErr w:type="spellEnd"/>
      <w:r>
        <w:rPr>
          <w:rFonts w:cstheme="majorHAnsi"/>
          <w:color w:val="000000" w:themeColor="text1"/>
        </w:rPr>
        <w:t xml:space="preserve">  </w:t>
      </w:r>
      <w:proofErr w:type="spellStart"/>
      <w:r>
        <w:rPr>
          <w:rFonts w:cstheme="majorHAnsi"/>
          <w:color w:val="000000" w:themeColor="text1"/>
        </w:rPr>
        <w:t>src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parameter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and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collect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the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value</w:t>
      </w:r>
      <w:proofErr w:type="spellEnd"/>
      <w:r>
        <w:rPr>
          <w:rFonts w:cstheme="majorHAnsi"/>
          <w:color w:val="000000" w:themeColor="text1"/>
        </w:rPr>
        <w:t xml:space="preserve"> (</w:t>
      </w:r>
      <w:proofErr w:type="spellStart"/>
      <w:r>
        <w:rPr>
          <w:rFonts w:cstheme="majorHAnsi"/>
          <w:color w:val="000000" w:themeColor="text1"/>
        </w:rPr>
        <w:t>within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Notepad</w:t>
      </w:r>
      <w:proofErr w:type="spellEnd"/>
      <w:r>
        <w:rPr>
          <w:rFonts w:cstheme="majorHAnsi"/>
          <w:color w:val="000000" w:themeColor="text1"/>
        </w:rPr>
        <w:t xml:space="preserve">, </w:t>
      </w:r>
      <w:proofErr w:type="spellStart"/>
      <w:r>
        <w:rPr>
          <w:rFonts w:cstheme="majorHAnsi"/>
          <w:color w:val="000000" w:themeColor="text1"/>
        </w:rPr>
        <w:t>screenshot</w:t>
      </w:r>
      <w:proofErr w:type="spellEnd"/>
      <w:r>
        <w:rPr>
          <w:rFonts w:cstheme="majorHAnsi"/>
          <w:color w:val="000000" w:themeColor="text1"/>
        </w:rPr>
        <w:t xml:space="preserve">, </w:t>
      </w:r>
      <w:proofErr w:type="spellStart"/>
      <w:r>
        <w:rPr>
          <w:rFonts w:cstheme="majorHAnsi"/>
          <w:color w:val="000000" w:themeColor="text1"/>
        </w:rPr>
        <w:t>etc</w:t>
      </w:r>
      <w:proofErr w:type="spellEnd"/>
      <w:r>
        <w:rPr>
          <w:rFonts w:cstheme="majorHAnsi"/>
          <w:color w:val="000000" w:themeColor="text1"/>
        </w:rPr>
        <w:t xml:space="preserve">.) </w:t>
      </w:r>
      <w:proofErr w:type="spellStart"/>
      <w:r>
        <w:rPr>
          <w:rFonts w:cstheme="majorHAnsi"/>
          <w:color w:val="000000" w:themeColor="text1"/>
        </w:rPr>
        <w:t>after</w:t>
      </w:r>
      <w:proofErr w:type="spellEnd"/>
      <w:r>
        <w:rPr>
          <w:rFonts w:cstheme="majorHAnsi"/>
          <w:color w:val="000000" w:themeColor="text1"/>
        </w:rPr>
        <w:t xml:space="preserve"> “s=”</w:t>
      </w:r>
      <w:r>
        <w:rPr>
          <w:rFonts w:ascii="MS Gothic" w:eastAsia="MS Gothic" w:hAnsi="MS Gothic" w:cs="MS Gothic"/>
          <w:color w:val="000000" w:themeColor="text1"/>
        </w:rPr>
        <w:t> </w:t>
      </w:r>
      <w:proofErr w:type="spellStart"/>
      <w:r>
        <w:rPr>
          <w:rFonts w:cstheme="majorHAnsi"/>
          <w:color w:val="000000" w:themeColor="text1"/>
        </w:rPr>
        <w:t>an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example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would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look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like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this</w:t>
      </w:r>
      <w:proofErr w:type="spellEnd"/>
      <w:r>
        <w:rPr>
          <w:rFonts w:cstheme="majorHAnsi"/>
          <w:color w:val="000000" w:themeColor="text1"/>
        </w:rPr>
        <w:t>: s=45TaxQ66Yp5Bhn4I_EvN2pY0bc1qMiaa</w:t>
      </w:r>
    </w:p>
    <w:p w14:paraId="176BA76D" w14:textId="77777777" w:rsidR="00362DDE" w:rsidRDefault="00000000">
      <w:pPr>
        <w:pStyle w:val="ListParagraph"/>
        <w:keepNext w:val="0"/>
        <w:numPr>
          <w:ilvl w:val="0"/>
          <w:numId w:val="34"/>
        </w:numPr>
        <w:tabs>
          <w:tab w:val="left" w:pos="1080"/>
          <w:tab w:val="left" w:pos="1440"/>
        </w:tabs>
        <w:spacing w:after="0" w:line="276" w:lineRule="auto"/>
        <w:rPr>
          <w:rFonts w:asciiTheme="majorHAnsi" w:hAnsiTheme="majorHAnsi" w:cstheme="majorHAnsi"/>
          <w:color w:val="000000" w:themeColor="text1"/>
        </w:rPr>
      </w:pPr>
      <w:proofErr w:type="spellStart"/>
      <w:r>
        <w:rPr>
          <w:rFonts w:cstheme="majorHAnsi"/>
          <w:color w:val="000000" w:themeColor="text1"/>
        </w:rPr>
        <w:t>Select</w:t>
      </w:r>
      <w:proofErr w:type="spellEnd"/>
      <w:r>
        <w:rPr>
          <w:rFonts w:cstheme="majorHAnsi"/>
          <w:color w:val="000000" w:themeColor="text1"/>
        </w:rPr>
        <w:t>/</w:t>
      </w:r>
      <w:proofErr w:type="spellStart"/>
      <w:r>
        <w:rPr>
          <w:rFonts w:cstheme="majorHAnsi"/>
          <w:color w:val="000000" w:themeColor="text1"/>
        </w:rPr>
        <w:t>Enter</w:t>
      </w:r>
      <w:proofErr w:type="spellEnd"/>
      <w:r>
        <w:rPr>
          <w:rFonts w:cstheme="majorHAnsi"/>
          <w:color w:val="000000" w:themeColor="text1"/>
        </w:rPr>
        <w:t xml:space="preserve"> a </w:t>
      </w:r>
      <w:proofErr w:type="spellStart"/>
      <w:r>
        <w:rPr>
          <w:rFonts w:cstheme="majorHAnsi"/>
          <w:color w:val="000000" w:themeColor="text1"/>
        </w:rPr>
        <w:t>billing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address</w:t>
      </w:r>
      <w:proofErr w:type="spellEnd"/>
      <w:r>
        <w:rPr>
          <w:rFonts w:cstheme="majorHAnsi"/>
          <w:color w:val="000000" w:themeColor="text1"/>
        </w:rPr>
        <w:t xml:space="preserve">, </w:t>
      </w:r>
      <w:proofErr w:type="spellStart"/>
      <w:r>
        <w:rPr>
          <w:rFonts w:cstheme="majorHAnsi"/>
          <w:color w:val="000000" w:themeColor="text1"/>
        </w:rPr>
        <w:t>enter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payment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data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and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click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Continue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button</w:t>
      </w:r>
      <w:proofErr w:type="spellEnd"/>
      <w:r>
        <w:rPr>
          <w:rFonts w:cstheme="majorHAnsi"/>
          <w:color w:val="000000" w:themeColor="text1"/>
        </w:rPr>
        <w:t xml:space="preserve">. </w:t>
      </w:r>
      <w:proofErr w:type="spellStart"/>
      <w:r>
        <w:rPr>
          <w:rFonts w:cstheme="majorHAnsi"/>
          <w:color w:val="000000" w:themeColor="text1"/>
        </w:rPr>
        <w:t>Submit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the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Order</w:t>
      </w:r>
      <w:proofErr w:type="spellEnd"/>
    </w:p>
    <w:p w14:paraId="1802C203" w14:textId="77777777" w:rsidR="00362DDE" w:rsidRDefault="00000000">
      <w:pPr>
        <w:pStyle w:val="ListParagraph"/>
        <w:keepNext w:val="0"/>
        <w:numPr>
          <w:ilvl w:val="0"/>
          <w:numId w:val="34"/>
        </w:numPr>
        <w:tabs>
          <w:tab w:val="left" w:pos="1080"/>
          <w:tab w:val="left" w:pos="1440"/>
        </w:tabs>
        <w:spacing w:after="0" w:line="276" w:lineRule="auto"/>
        <w:rPr>
          <w:rFonts w:asciiTheme="majorHAnsi" w:hAnsiTheme="majorHAnsi" w:cstheme="majorHAnsi"/>
          <w:color w:val="000000" w:themeColor="text1"/>
        </w:rPr>
      </w:pPr>
      <w:proofErr w:type="spellStart"/>
      <w:r>
        <w:rPr>
          <w:rFonts w:cstheme="majorHAnsi"/>
          <w:color w:val="000000" w:themeColor="text1"/>
        </w:rPr>
        <w:t>Login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to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Kount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and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open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Reports</w:t>
      </w:r>
      <w:proofErr w:type="spellEnd"/>
      <w:r>
        <w:rPr>
          <w:rFonts w:cstheme="majorHAnsi"/>
          <w:color w:val="000000" w:themeColor="text1"/>
        </w:rPr>
        <w:t xml:space="preserve"> &gt; </w:t>
      </w:r>
      <w:proofErr w:type="spellStart"/>
      <w:r>
        <w:rPr>
          <w:rFonts w:cstheme="majorHAnsi"/>
          <w:color w:val="000000" w:themeColor="text1"/>
        </w:rPr>
        <w:t>Order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Search</w:t>
      </w:r>
      <w:proofErr w:type="spellEnd"/>
      <w:r>
        <w:rPr>
          <w:rFonts w:cstheme="majorHAnsi"/>
          <w:color w:val="000000" w:themeColor="text1"/>
        </w:rPr>
        <w:t>.</w:t>
      </w:r>
    </w:p>
    <w:p w14:paraId="3CD9B685" w14:textId="77777777" w:rsidR="00362DDE" w:rsidRDefault="00000000">
      <w:pPr>
        <w:pStyle w:val="ListParagraph"/>
        <w:keepNext w:val="0"/>
        <w:numPr>
          <w:ilvl w:val="0"/>
          <w:numId w:val="34"/>
        </w:numPr>
        <w:tabs>
          <w:tab w:val="left" w:pos="1080"/>
          <w:tab w:val="left" w:pos="1440"/>
        </w:tabs>
        <w:spacing w:after="0" w:line="276" w:lineRule="auto"/>
        <w:rPr>
          <w:rFonts w:asciiTheme="majorHAnsi" w:hAnsiTheme="majorHAnsi" w:cstheme="majorHAnsi"/>
          <w:color w:val="000000" w:themeColor="text1"/>
        </w:rPr>
      </w:pPr>
      <w:proofErr w:type="spellStart"/>
      <w:r>
        <w:rPr>
          <w:rFonts w:cstheme="majorHAnsi"/>
          <w:color w:val="000000" w:themeColor="text1"/>
        </w:rPr>
        <w:t>Using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Start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Date</w:t>
      </w:r>
      <w:proofErr w:type="spellEnd"/>
      <w:r>
        <w:rPr>
          <w:rFonts w:cstheme="majorHAnsi"/>
          <w:color w:val="000000" w:themeColor="text1"/>
        </w:rPr>
        <w:t xml:space="preserve">, </w:t>
      </w:r>
      <w:proofErr w:type="spellStart"/>
      <w:r>
        <w:rPr>
          <w:rFonts w:cstheme="majorHAnsi"/>
          <w:color w:val="000000" w:themeColor="text1"/>
        </w:rPr>
        <w:t>find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your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report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and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click</w:t>
      </w:r>
      <w:proofErr w:type="spellEnd"/>
      <w:r>
        <w:rPr>
          <w:rFonts w:cstheme="majorHAnsi"/>
          <w:color w:val="000000" w:themeColor="text1"/>
        </w:rPr>
        <w:t xml:space="preserve"> “</w:t>
      </w:r>
      <w:proofErr w:type="spellStart"/>
      <w:r>
        <w:rPr>
          <w:rFonts w:cstheme="majorHAnsi"/>
          <w:color w:val="000000" w:themeColor="text1"/>
        </w:rPr>
        <w:t>details</w:t>
      </w:r>
      <w:proofErr w:type="spellEnd"/>
      <w:r>
        <w:rPr>
          <w:rFonts w:cstheme="majorHAnsi"/>
          <w:color w:val="000000" w:themeColor="text1"/>
        </w:rPr>
        <w:t xml:space="preserve">” </w:t>
      </w:r>
      <w:proofErr w:type="spellStart"/>
      <w:r>
        <w:rPr>
          <w:rFonts w:cstheme="majorHAnsi"/>
          <w:color w:val="000000" w:themeColor="text1"/>
        </w:rPr>
        <w:t>link</w:t>
      </w:r>
      <w:proofErr w:type="spellEnd"/>
      <w:r>
        <w:rPr>
          <w:rFonts w:cstheme="majorHAnsi"/>
          <w:color w:val="000000" w:themeColor="text1"/>
        </w:rPr>
        <w:t>.</w:t>
      </w:r>
    </w:p>
    <w:p w14:paraId="073BE675" w14:textId="77777777" w:rsidR="00362DDE" w:rsidRDefault="00000000">
      <w:pPr>
        <w:pStyle w:val="ListParagraph"/>
        <w:keepNext w:val="0"/>
        <w:numPr>
          <w:ilvl w:val="0"/>
          <w:numId w:val="34"/>
        </w:numPr>
        <w:tabs>
          <w:tab w:val="left" w:pos="1080"/>
          <w:tab w:val="left" w:pos="1440"/>
        </w:tabs>
        <w:spacing w:after="0" w:line="276" w:lineRule="auto"/>
        <w:rPr>
          <w:rFonts w:asciiTheme="majorHAnsi" w:hAnsiTheme="majorHAnsi" w:cstheme="majorHAnsi"/>
          <w:color w:val="000000" w:themeColor="text1"/>
        </w:rPr>
      </w:pPr>
      <w:proofErr w:type="spellStart"/>
      <w:r>
        <w:rPr>
          <w:rFonts w:cstheme="majorHAnsi"/>
          <w:color w:val="000000" w:themeColor="text1"/>
        </w:rPr>
        <w:t>Verify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that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Session</w:t>
      </w:r>
      <w:proofErr w:type="spellEnd"/>
      <w:r>
        <w:rPr>
          <w:rFonts w:cstheme="majorHAnsi"/>
          <w:color w:val="000000" w:themeColor="text1"/>
        </w:rPr>
        <w:t xml:space="preserve"> ID, </w:t>
      </w:r>
      <w:proofErr w:type="spellStart"/>
      <w:r>
        <w:rPr>
          <w:rFonts w:cstheme="majorHAnsi"/>
          <w:color w:val="000000" w:themeColor="text1"/>
        </w:rPr>
        <w:t>which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is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in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Transaction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Summary</w:t>
      </w:r>
      <w:proofErr w:type="spellEnd"/>
      <w:r>
        <w:rPr>
          <w:rFonts w:cstheme="majorHAnsi"/>
          <w:color w:val="000000" w:themeColor="text1"/>
        </w:rPr>
        <w:t xml:space="preserve">  </w:t>
      </w:r>
      <w:proofErr w:type="spellStart"/>
      <w:r>
        <w:rPr>
          <w:rFonts w:cstheme="majorHAnsi"/>
          <w:color w:val="000000" w:themeColor="text1"/>
        </w:rPr>
        <w:t>is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as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in</w:t>
      </w:r>
      <w:proofErr w:type="spellEnd"/>
      <w:r>
        <w:rPr>
          <w:rFonts w:cstheme="majorHAnsi"/>
          <w:color w:val="000000" w:themeColor="text1"/>
        </w:rPr>
        <w:t xml:space="preserve"> </w:t>
      </w:r>
      <w:proofErr w:type="spellStart"/>
      <w:r>
        <w:rPr>
          <w:rFonts w:cstheme="majorHAnsi"/>
          <w:color w:val="000000" w:themeColor="text1"/>
        </w:rPr>
        <w:t>iframe</w:t>
      </w:r>
      <w:proofErr w:type="spellEnd"/>
      <w:r>
        <w:rPr>
          <w:rFonts w:cstheme="majorHAnsi"/>
          <w:color w:val="000000" w:themeColor="text1"/>
        </w:rPr>
        <w:t>.</w:t>
      </w:r>
    </w:p>
    <w:p w14:paraId="2004DDB0" w14:textId="77777777" w:rsidR="00362DDE" w:rsidRDefault="00000000">
      <w:pPr>
        <w:pStyle w:val="Heading5"/>
        <w:spacing w:line="240" w:lineRule="auto"/>
      </w:pPr>
      <w:bookmarkStart w:id="71" w:name="_1jlao46"/>
      <w:bookmarkStart w:id="72" w:name="_Toc531855097"/>
      <w:bookmarkEnd w:id="71"/>
      <w:proofErr w:type="spellStart"/>
      <w:r>
        <w:lastRenderedPageBreak/>
        <w:t>Test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6: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.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guest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sent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>.</w:t>
      </w:r>
      <w:bookmarkEnd w:id="72"/>
    </w:p>
    <w:p w14:paraId="75B971D7" w14:textId="77777777" w:rsidR="00362DDE" w:rsidRDefault="00362DDE"/>
    <w:p w14:paraId="66513B31" w14:textId="77777777" w:rsidR="00362DDE" w:rsidRDefault="00000000">
      <w:pPr>
        <w:widowControl w:val="0"/>
        <w:spacing w:line="240" w:lineRule="auto"/>
      </w:pPr>
      <w:proofErr w:type="spellStart"/>
      <w:r>
        <w:rPr>
          <w:b/>
        </w:rPr>
        <w:t>Steps</w:t>
      </w:r>
      <w:proofErr w:type="spellEnd"/>
      <w:r>
        <w:rPr>
          <w:b/>
        </w:rPr>
        <w:t>:</w:t>
      </w:r>
    </w:p>
    <w:p w14:paraId="5558AAD4" w14:textId="77777777" w:rsidR="00362DDE" w:rsidRDefault="00000000">
      <w:pPr>
        <w:widowControl w:val="0"/>
        <w:spacing w:line="240" w:lineRule="auto"/>
      </w:pPr>
      <w:r>
        <w:t xml:space="preserve">1.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Front</w:t>
      </w:r>
      <w:proofErr w:type="spellEnd"/>
      <w:r>
        <w:t>.</w:t>
      </w:r>
    </w:p>
    <w:p w14:paraId="459E73A9" w14:textId="77777777" w:rsidR="00362DDE" w:rsidRDefault="00000000">
      <w:pPr>
        <w:widowControl w:val="0"/>
        <w:spacing w:line="240" w:lineRule="auto"/>
      </w:pPr>
      <w:r>
        <w:t xml:space="preserve">2.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Guest</w:t>
      </w:r>
      <w:proofErr w:type="spellEnd"/>
      <w:r>
        <w:t>.</w:t>
      </w:r>
    </w:p>
    <w:p w14:paraId="6AC802C4" w14:textId="77777777" w:rsidR="00362DDE" w:rsidRDefault="00000000">
      <w:pPr>
        <w:widowControl w:val="0"/>
        <w:spacing w:line="240" w:lineRule="auto"/>
      </w:pPr>
      <w:r>
        <w:t xml:space="preserve">3. </w:t>
      </w:r>
      <w:proofErr w:type="spellStart"/>
      <w:r>
        <w:t>On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161F1A62" w14:textId="77777777" w:rsidR="00362DDE" w:rsidRDefault="00000000">
      <w:pPr>
        <w:widowControl w:val="0"/>
        <w:spacing w:line="240" w:lineRule="auto"/>
      </w:pPr>
      <w:r>
        <w:t xml:space="preserve">4.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billing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button</w:t>
      </w:r>
      <w:proofErr w:type="spellEnd"/>
      <w:r>
        <w:t>.</w:t>
      </w:r>
    </w:p>
    <w:p w14:paraId="4243DAC6" w14:textId="77777777" w:rsidR="00362DDE" w:rsidRDefault="00000000">
      <w:pPr>
        <w:widowControl w:val="0"/>
        <w:spacing w:line="240" w:lineRule="auto"/>
      </w:pPr>
      <w:r>
        <w:t xml:space="preserve">5.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Order</w:t>
      </w:r>
      <w:proofErr w:type="spellEnd"/>
      <w:r>
        <w:t>.</w:t>
      </w:r>
    </w:p>
    <w:p w14:paraId="402CA81C" w14:textId="77777777" w:rsidR="00362DDE" w:rsidRDefault="00000000">
      <w:pPr>
        <w:widowControl w:val="0"/>
        <w:spacing w:line="240" w:lineRule="auto"/>
      </w:pPr>
      <w:r>
        <w:t xml:space="preserve">6.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Reports</w:t>
      </w:r>
      <w:proofErr w:type="spellEnd"/>
      <w:r>
        <w:t xml:space="preserve"> &gt;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Search</w:t>
      </w:r>
      <w:proofErr w:type="spellEnd"/>
      <w:r>
        <w:t>.</w:t>
      </w:r>
    </w:p>
    <w:p w14:paraId="0C3A0D45" w14:textId="77777777" w:rsidR="00362DDE" w:rsidRDefault="00000000">
      <w:pPr>
        <w:widowControl w:val="0"/>
        <w:spacing w:line="240" w:lineRule="auto"/>
      </w:pPr>
      <w:r>
        <w:t xml:space="preserve">7.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,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“</w:t>
      </w:r>
      <w:proofErr w:type="spellStart"/>
      <w:r>
        <w:t>details</w:t>
      </w:r>
      <w:proofErr w:type="spellEnd"/>
      <w:r>
        <w:t xml:space="preserve">” </w:t>
      </w:r>
      <w:proofErr w:type="spellStart"/>
      <w:r>
        <w:t>link</w:t>
      </w:r>
      <w:proofErr w:type="spellEnd"/>
      <w:r>
        <w:t>.</w:t>
      </w:r>
    </w:p>
    <w:p w14:paraId="2A1BD467" w14:textId="77777777" w:rsidR="00362DDE" w:rsidRDefault="00000000">
      <w:pPr>
        <w:widowControl w:val="0"/>
        <w:spacing w:line="240" w:lineRule="auto"/>
      </w:pPr>
      <w:r>
        <w:t xml:space="preserve">8.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sent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>:</w:t>
      </w:r>
    </w:p>
    <w:p w14:paraId="08B04013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Transactional</w:t>
      </w:r>
      <w:proofErr w:type="spellEnd"/>
      <w:r>
        <w:t xml:space="preserve"> </w:t>
      </w:r>
      <w:proofErr w:type="spellStart"/>
      <w:r>
        <w:t>Summary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: </w:t>
      </w:r>
      <w:proofErr w:type="spellStart"/>
      <w:r>
        <w:t>Date</w:t>
      </w:r>
      <w:proofErr w:type="spellEnd"/>
      <w:r>
        <w:t xml:space="preserve">,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Num</w:t>
      </w:r>
      <w:proofErr w:type="spellEnd"/>
    </w:p>
    <w:p w14:paraId="6C96C568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Customer</w:t>
      </w:r>
      <w:proofErr w:type="spellEnd"/>
      <w:r>
        <w:t xml:space="preserve">: </w:t>
      </w:r>
      <w:proofErr w:type="spellStart"/>
      <w:r>
        <w:t>Created</w:t>
      </w:r>
      <w:proofErr w:type="spellEnd"/>
      <w:r>
        <w:t xml:space="preserve">,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Ship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Cust</w:t>
      </w:r>
      <w:proofErr w:type="spellEnd"/>
      <w:r>
        <w:t>. ID (</w:t>
      </w:r>
      <w:proofErr w:type="spellStart"/>
      <w:r>
        <w:t>empty</w:t>
      </w:r>
      <w:proofErr w:type="spellEnd"/>
      <w:r>
        <w:t>)</w:t>
      </w:r>
    </w:p>
    <w:p w14:paraId="6F2022EF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Payment</w:t>
      </w:r>
      <w:proofErr w:type="spellEnd"/>
      <w:r>
        <w:t xml:space="preserve">: </w:t>
      </w:r>
      <w:proofErr w:type="spellStart"/>
      <w:r>
        <w:t>Total</w:t>
      </w:r>
      <w:proofErr w:type="spellEnd"/>
      <w:r>
        <w:t xml:space="preserve">, </w:t>
      </w:r>
      <w:proofErr w:type="spellStart"/>
      <w:r>
        <w:t>Type</w:t>
      </w:r>
      <w:proofErr w:type="spellEnd"/>
    </w:p>
    <w:p w14:paraId="3EE92A47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Device</w:t>
      </w:r>
      <w:proofErr w:type="spellEnd"/>
      <w:r>
        <w:t xml:space="preserve">: </w:t>
      </w:r>
      <w:proofErr w:type="spellStart"/>
      <w:r>
        <w:t>Location</w:t>
      </w:r>
      <w:proofErr w:type="spellEnd"/>
      <w:r>
        <w:t xml:space="preserve">, IP </w:t>
      </w:r>
      <w:proofErr w:type="spellStart"/>
      <w:r>
        <w:t>Address</w:t>
      </w:r>
      <w:proofErr w:type="spellEnd"/>
      <w:r>
        <w:t xml:space="preserve"> (</w:t>
      </w:r>
      <w:proofErr w:type="spellStart"/>
      <w:r>
        <w:t>to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e.g</w:t>
      </w:r>
      <w:proofErr w:type="spellEnd"/>
      <w:r>
        <w:t xml:space="preserve">. </w:t>
      </w:r>
      <w:proofErr w:type="spellStart"/>
      <w:r>
        <w:t>can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hyperlink r:id="rId53">
        <w:r>
          <w:t>http://www.myipaddress.com</w:t>
        </w:r>
      </w:hyperlink>
      <w:r>
        <w:t>)</w:t>
      </w:r>
    </w:p>
    <w:p w14:paraId="1207BE96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Addresses</w:t>
      </w:r>
      <w:proofErr w:type="spellEnd"/>
      <w:r>
        <w:t xml:space="preserve">: </w:t>
      </w:r>
      <w:proofErr w:type="spellStart"/>
      <w:r>
        <w:t>Billing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4E273D55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: </w:t>
      </w:r>
      <w:proofErr w:type="spellStart"/>
      <w:r>
        <w:t>Billing</w:t>
      </w:r>
      <w:proofErr w:type="spellEnd"/>
      <w:r>
        <w:t xml:space="preserve"> </w:t>
      </w:r>
      <w:proofErr w:type="spellStart"/>
      <w:r>
        <w:t>Phone</w:t>
      </w:r>
      <w:proofErr w:type="spellEnd"/>
      <w:r>
        <w:t xml:space="preserve">,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Phone</w:t>
      </w:r>
      <w:proofErr w:type="spellEnd"/>
    </w:p>
    <w:p w14:paraId="5268D299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Shopping</w:t>
      </w:r>
      <w:proofErr w:type="spellEnd"/>
      <w:r>
        <w:t xml:space="preserve"> </w:t>
      </w:r>
      <w:proofErr w:type="spellStart"/>
      <w:r>
        <w:t>Cart</w:t>
      </w:r>
      <w:proofErr w:type="spellEnd"/>
    </w:p>
    <w:p w14:paraId="1A6426EE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Bank</w:t>
      </w:r>
      <w:proofErr w:type="spellEnd"/>
      <w:r>
        <w:t xml:space="preserve"> </w:t>
      </w:r>
      <w:proofErr w:type="spellStart"/>
      <w:r>
        <w:t>Information</w:t>
      </w:r>
      <w:proofErr w:type="spellEnd"/>
    </w:p>
    <w:p w14:paraId="0F3628CB" w14:textId="77777777" w:rsidR="00362DDE" w:rsidRDefault="00000000">
      <w:pPr>
        <w:pStyle w:val="Heading5"/>
        <w:spacing w:line="240" w:lineRule="auto"/>
      </w:pPr>
      <w:bookmarkStart w:id="73" w:name="_43ky6rz"/>
      <w:bookmarkStart w:id="74" w:name="_Toc531855098"/>
      <w:bookmarkEnd w:id="73"/>
      <w:proofErr w:type="spellStart"/>
      <w:r>
        <w:t>TestCase</w:t>
      </w:r>
      <w:proofErr w:type="spellEnd"/>
      <w:r>
        <w:t xml:space="preserve"> 7: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.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sent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>.</w:t>
      </w:r>
      <w:bookmarkEnd w:id="74"/>
    </w:p>
    <w:p w14:paraId="2BC7AD4B" w14:textId="77777777" w:rsidR="00362DDE" w:rsidRDefault="00000000">
      <w:pPr>
        <w:widowControl w:val="0"/>
        <w:spacing w:line="240" w:lineRule="auto"/>
      </w:pPr>
      <w:proofErr w:type="spellStart"/>
      <w:r>
        <w:rPr>
          <w:b/>
        </w:rPr>
        <w:t>Steps</w:t>
      </w:r>
      <w:proofErr w:type="spellEnd"/>
      <w:r>
        <w:rPr>
          <w:b/>
        </w:rPr>
        <w:t>:</w:t>
      </w:r>
    </w:p>
    <w:p w14:paraId="264FDCE8" w14:textId="77777777" w:rsidR="00362DDE" w:rsidRDefault="00000000">
      <w:pPr>
        <w:widowControl w:val="0"/>
        <w:spacing w:line="240" w:lineRule="auto"/>
      </w:pPr>
      <w:r>
        <w:t xml:space="preserve">1.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Front</w:t>
      </w:r>
      <w:proofErr w:type="spellEnd"/>
      <w:r>
        <w:t>.</w:t>
      </w:r>
    </w:p>
    <w:p w14:paraId="60DA6EC5" w14:textId="77777777" w:rsidR="00362DDE" w:rsidRDefault="00000000">
      <w:pPr>
        <w:widowControl w:val="0"/>
        <w:spacing w:line="240" w:lineRule="auto"/>
      </w:pPr>
      <w:r>
        <w:t xml:space="preserve">2.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(</w:t>
      </w:r>
      <w:proofErr w:type="spellStart"/>
      <w:r>
        <w:t>or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one</w:t>
      </w:r>
      <w:proofErr w:type="spellEnd"/>
      <w:r>
        <w:t>).</w:t>
      </w:r>
    </w:p>
    <w:p w14:paraId="36D86823" w14:textId="77777777" w:rsidR="00362DDE" w:rsidRDefault="00000000">
      <w:pPr>
        <w:widowControl w:val="0"/>
        <w:spacing w:line="240" w:lineRule="auto"/>
      </w:pPr>
      <w:r>
        <w:t xml:space="preserve">3.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271FE820" w14:textId="77777777" w:rsidR="00362DDE" w:rsidRDefault="00000000">
      <w:pPr>
        <w:widowControl w:val="0"/>
        <w:spacing w:line="240" w:lineRule="auto"/>
      </w:pPr>
      <w:r>
        <w:t xml:space="preserve">4. </w:t>
      </w:r>
      <w:proofErr w:type="spellStart"/>
      <w:r>
        <w:t>On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0E18CC33" w14:textId="77777777" w:rsidR="00362DDE" w:rsidRDefault="00000000">
      <w:pPr>
        <w:widowControl w:val="0"/>
        <w:spacing w:line="240" w:lineRule="auto"/>
      </w:pPr>
      <w:r>
        <w:t xml:space="preserve">5.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billing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button</w:t>
      </w:r>
      <w:proofErr w:type="spellEnd"/>
      <w:r>
        <w:t>.</w:t>
      </w:r>
    </w:p>
    <w:p w14:paraId="685E7952" w14:textId="77777777" w:rsidR="00362DDE" w:rsidRDefault="00000000">
      <w:pPr>
        <w:widowControl w:val="0"/>
        <w:spacing w:line="240" w:lineRule="auto"/>
      </w:pPr>
      <w:r>
        <w:t xml:space="preserve">6.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Order</w:t>
      </w:r>
      <w:proofErr w:type="spellEnd"/>
      <w:r>
        <w:t>.</w:t>
      </w:r>
    </w:p>
    <w:p w14:paraId="0B6132DB" w14:textId="77777777" w:rsidR="00362DDE" w:rsidRDefault="00000000">
      <w:pPr>
        <w:widowControl w:val="0"/>
        <w:spacing w:line="240" w:lineRule="auto"/>
      </w:pPr>
      <w:r>
        <w:t xml:space="preserve">7.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Reports</w:t>
      </w:r>
      <w:proofErr w:type="spellEnd"/>
      <w:r>
        <w:t xml:space="preserve"> &gt;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Search</w:t>
      </w:r>
      <w:proofErr w:type="spellEnd"/>
      <w:r>
        <w:t>.</w:t>
      </w:r>
    </w:p>
    <w:p w14:paraId="2AE8BCE6" w14:textId="77777777" w:rsidR="00362DDE" w:rsidRDefault="00000000">
      <w:pPr>
        <w:widowControl w:val="0"/>
        <w:spacing w:line="240" w:lineRule="auto"/>
      </w:pPr>
      <w:r>
        <w:t xml:space="preserve">8.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,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“</w:t>
      </w:r>
      <w:proofErr w:type="spellStart"/>
      <w:r>
        <w:t>details</w:t>
      </w:r>
      <w:proofErr w:type="spellEnd"/>
      <w:r>
        <w:t xml:space="preserve">” </w:t>
      </w:r>
      <w:proofErr w:type="spellStart"/>
      <w:r>
        <w:t>link</w:t>
      </w:r>
      <w:proofErr w:type="spellEnd"/>
      <w:r>
        <w:t>.</w:t>
      </w:r>
    </w:p>
    <w:p w14:paraId="3DA38604" w14:textId="77777777" w:rsidR="00362DDE" w:rsidRDefault="00000000">
      <w:pPr>
        <w:widowControl w:val="0"/>
        <w:spacing w:line="240" w:lineRule="auto"/>
      </w:pPr>
      <w:r>
        <w:t xml:space="preserve">9.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sent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>:</w:t>
      </w:r>
    </w:p>
    <w:p w14:paraId="455925B7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Transactional</w:t>
      </w:r>
      <w:proofErr w:type="spellEnd"/>
      <w:r>
        <w:t xml:space="preserve"> </w:t>
      </w:r>
      <w:proofErr w:type="spellStart"/>
      <w:r>
        <w:t>Summary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: </w:t>
      </w:r>
      <w:proofErr w:type="spellStart"/>
      <w:r>
        <w:t>Date</w:t>
      </w:r>
      <w:proofErr w:type="spellEnd"/>
      <w:r>
        <w:t xml:space="preserve">,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Num</w:t>
      </w:r>
      <w:proofErr w:type="spellEnd"/>
    </w:p>
    <w:p w14:paraId="0808A44B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Customer</w:t>
      </w:r>
      <w:proofErr w:type="spellEnd"/>
      <w:r>
        <w:t xml:space="preserve">: </w:t>
      </w:r>
      <w:proofErr w:type="spellStart"/>
      <w:r>
        <w:t>Created</w:t>
      </w:r>
      <w:proofErr w:type="spellEnd"/>
      <w:r>
        <w:t xml:space="preserve">,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Ship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Cust</w:t>
      </w:r>
      <w:proofErr w:type="spellEnd"/>
      <w:r>
        <w:t>. ID</w:t>
      </w:r>
    </w:p>
    <w:p w14:paraId="4E93774F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Payment</w:t>
      </w:r>
      <w:proofErr w:type="spellEnd"/>
      <w:r>
        <w:t xml:space="preserve">: </w:t>
      </w:r>
      <w:proofErr w:type="spellStart"/>
      <w:r>
        <w:t>Total</w:t>
      </w:r>
      <w:proofErr w:type="spellEnd"/>
      <w:r>
        <w:t xml:space="preserve">, </w:t>
      </w:r>
      <w:proofErr w:type="spellStart"/>
      <w:r>
        <w:t>Type</w:t>
      </w:r>
      <w:proofErr w:type="spellEnd"/>
    </w:p>
    <w:p w14:paraId="0A54F608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Device</w:t>
      </w:r>
      <w:proofErr w:type="spellEnd"/>
      <w:r>
        <w:t xml:space="preserve">: </w:t>
      </w:r>
      <w:proofErr w:type="spellStart"/>
      <w:r>
        <w:t>Location</w:t>
      </w:r>
      <w:proofErr w:type="spellEnd"/>
      <w:r>
        <w:t xml:space="preserve">, IP </w:t>
      </w:r>
      <w:proofErr w:type="spellStart"/>
      <w:r>
        <w:t>Address</w:t>
      </w:r>
      <w:proofErr w:type="spellEnd"/>
      <w:r>
        <w:t xml:space="preserve"> (</w:t>
      </w:r>
      <w:proofErr w:type="spellStart"/>
      <w:r>
        <w:t>to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e.g</w:t>
      </w:r>
      <w:proofErr w:type="spellEnd"/>
      <w:r>
        <w:t xml:space="preserve">. </w:t>
      </w:r>
      <w:proofErr w:type="spellStart"/>
      <w:r>
        <w:t>can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hyperlink r:id="rId54">
        <w:r>
          <w:t>http://www.myipaddress.com</w:t>
        </w:r>
      </w:hyperlink>
      <w:r>
        <w:t>)</w:t>
      </w:r>
    </w:p>
    <w:p w14:paraId="786F4CB2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Addresses</w:t>
      </w:r>
      <w:proofErr w:type="spellEnd"/>
      <w:r>
        <w:t xml:space="preserve">: </w:t>
      </w:r>
      <w:proofErr w:type="spellStart"/>
      <w:r>
        <w:t>Billing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60DE46EB" w14:textId="77777777" w:rsidR="00362DDE" w:rsidRDefault="00000000">
      <w:pPr>
        <w:widowControl w:val="0"/>
        <w:spacing w:line="240" w:lineRule="auto"/>
      </w:pPr>
      <w:r>
        <w:lastRenderedPageBreak/>
        <w:t xml:space="preserve">-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: </w:t>
      </w:r>
      <w:proofErr w:type="spellStart"/>
      <w:r>
        <w:t>Billing</w:t>
      </w:r>
      <w:proofErr w:type="spellEnd"/>
      <w:r>
        <w:t xml:space="preserve"> </w:t>
      </w:r>
      <w:proofErr w:type="spellStart"/>
      <w:r>
        <w:t>Phone</w:t>
      </w:r>
      <w:proofErr w:type="spellEnd"/>
      <w:r>
        <w:t xml:space="preserve">,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Phone</w:t>
      </w:r>
      <w:proofErr w:type="spellEnd"/>
    </w:p>
    <w:p w14:paraId="4A5381C2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Shopping</w:t>
      </w:r>
      <w:proofErr w:type="spellEnd"/>
      <w:r>
        <w:t xml:space="preserve"> </w:t>
      </w:r>
      <w:proofErr w:type="spellStart"/>
      <w:r>
        <w:t>Cart</w:t>
      </w:r>
      <w:proofErr w:type="spellEnd"/>
    </w:p>
    <w:p w14:paraId="00A5C7E5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Bank</w:t>
      </w:r>
      <w:proofErr w:type="spellEnd"/>
      <w:r>
        <w:t xml:space="preserve"> </w:t>
      </w:r>
      <w:proofErr w:type="spellStart"/>
      <w:r>
        <w:t>Information</w:t>
      </w:r>
      <w:proofErr w:type="spellEnd"/>
    </w:p>
    <w:p w14:paraId="72F25C8D" w14:textId="77777777" w:rsidR="00362DDE" w:rsidRDefault="00000000">
      <w:pPr>
        <w:pStyle w:val="Heading5"/>
        <w:spacing w:line="240" w:lineRule="auto"/>
      </w:pPr>
      <w:bookmarkStart w:id="75" w:name="_2iq8gzs"/>
      <w:bookmarkStart w:id="76" w:name="_Toc531855099"/>
      <w:bookmarkEnd w:id="75"/>
      <w:proofErr w:type="spellStart"/>
      <w:r>
        <w:t>TestCase</w:t>
      </w:r>
      <w:proofErr w:type="spellEnd"/>
      <w:r>
        <w:t xml:space="preserve"> 8.: </w:t>
      </w:r>
      <w:proofErr w:type="spellStart"/>
      <w:r>
        <w:t>Decline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.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declined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billing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proper</w:t>
      </w:r>
      <w:proofErr w:type="spellEnd"/>
      <w:r>
        <w:t xml:space="preserve"> </w:t>
      </w:r>
      <w:proofErr w:type="spellStart"/>
      <w:r>
        <w:t>message</w:t>
      </w:r>
      <w:proofErr w:type="spellEnd"/>
      <w:r>
        <w:t>.</w:t>
      </w:r>
      <w:bookmarkEnd w:id="76"/>
    </w:p>
    <w:p w14:paraId="56D58E8D" w14:textId="77777777" w:rsidR="00362DDE" w:rsidRDefault="00000000">
      <w:pPr>
        <w:widowControl w:val="0"/>
        <w:spacing w:line="240" w:lineRule="auto"/>
      </w:pPr>
      <w:proofErr w:type="spellStart"/>
      <w:r>
        <w:rPr>
          <w:b/>
        </w:rPr>
        <w:t>Prerequisites</w:t>
      </w:r>
      <w:proofErr w:type="spellEnd"/>
      <w:r>
        <w:rPr>
          <w:b/>
        </w:rPr>
        <w:t>:</w:t>
      </w:r>
    </w:p>
    <w:p w14:paraId="59CA89DE" w14:textId="77777777" w:rsidR="00362DDE" w:rsidRDefault="00000000">
      <w:pPr>
        <w:widowControl w:val="0"/>
        <w:spacing w:line="240" w:lineRule="auto"/>
      </w:pPr>
      <w:proofErr w:type="spellStart"/>
      <w:r>
        <w:t>Set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decline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 : </w:t>
      </w:r>
    </w:p>
    <w:p w14:paraId="4A17F0E6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</w:p>
    <w:p w14:paraId="13818CF0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Fraud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-&gt;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Sets</w:t>
      </w:r>
      <w:proofErr w:type="spellEnd"/>
      <w:r>
        <w:t xml:space="preserve"> </w:t>
      </w:r>
    </w:p>
    <w:p w14:paraId="6C087D72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Copy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Declined</w:t>
      </w:r>
      <w:proofErr w:type="spellEnd"/>
      <w:r>
        <w:t xml:space="preserve">. </w:t>
      </w:r>
    </w:p>
    <w:p w14:paraId="1CC16957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Activate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Set</w:t>
      </w:r>
      <w:proofErr w:type="spellEnd"/>
      <w:r>
        <w:t>.</w:t>
      </w:r>
    </w:p>
    <w:p w14:paraId="42F2E9E0" w14:textId="77777777" w:rsidR="00362DDE" w:rsidRDefault="00000000">
      <w:pPr>
        <w:widowControl w:val="0"/>
        <w:spacing w:line="240" w:lineRule="auto"/>
      </w:pPr>
      <w:proofErr w:type="spellStart"/>
      <w:r>
        <w:t>So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come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Declined</w:t>
      </w:r>
      <w:proofErr w:type="spellEnd"/>
      <w:r>
        <w:t>.</w:t>
      </w:r>
    </w:p>
    <w:p w14:paraId="7C0303D9" w14:textId="77777777" w:rsidR="00362DDE" w:rsidRDefault="00362DDE">
      <w:pPr>
        <w:widowControl w:val="0"/>
        <w:spacing w:line="240" w:lineRule="auto"/>
      </w:pPr>
    </w:p>
    <w:p w14:paraId="1AB794FE" w14:textId="77777777" w:rsidR="00362DDE" w:rsidRDefault="00000000">
      <w:pPr>
        <w:widowControl w:val="0"/>
        <w:spacing w:line="240" w:lineRule="auto"/>
      </w:pPr>
      <w:proofErr w:type="spellStart"/>
      <w:r>
        <w:rPr>
          <w:b/>
        </w:rPr>
        <w:t>Steps</w:t>
      </w:r>
      <w:proofErr w:type="spellEnd"/>
      <w:r>
        <w:rPr>
          <w:b/>
        </w:rPr>
        <w:t>:</w:t>
      </w:r>
    </w:p>
    <w:p w14:paraId="0FDBA32D" w14:textId="77777777" w:rsidR="00362DDE" w:rsidRDefault="00000000">
      <w:pPr>
        <w:widowControl w:val="0"/>
        <w:spacing w:line="240" w:lineRule="auto"/>
      </w:pPr>
      <w:r>
        <w:t xml:space="preserve">1.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Front</w:t>
      </w:r>
      <w:proofErr w:type="spellEnd"/>
      <w:r>
        <w:t>.</w:t>
      </w:r>
    </w:p>
    <w:p w14:paraId="780FB316" w14:textId="77777777" w:rsidR="00362DDE" w:rsidRDefault="00000000">
      <w:pPr>
        <w:widowControl w:val="0"/>
        <w:spacing w:line="240" w:lineRule="auto"/>
      </w:pPr>
      <w:r>
        <w:t xml:space="preserve">2.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(</w:t>
      </w:r>
      <w:proofErr w:type="spellStart"/>
      <w:r>
        <w:t>or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one</w:t>
      </w:r>
      <w:proofErr w:type="spellEnd"/>
      <w:r>
        <w:t>).</w:t>
      </w:r>
    </w:p>
    <w:p w14:paraId="0D56469C" w14:textId="77777777" w:rsidR="00362DDE" w:rsidRDefault="00000000">
      <w:pPr>
        <w:widowControl w:val="0"/>
        <w:spacing w:line="240" w:lineRule="auto"/>
      </w:pPr>
      <w:r>
        <w:t xml:space="preserve">3.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41DF8CA3" w14:textId="77777777" w:rsidR="00362DDE" w:rsidRDefault="00000000">
      <w:pPr>
        <w:widowControl w:val="0"/>
        <w:spacing w:line="240" w:lineRule="auto"/>
      </w:pPr>
      <w:r>
        <w:t xml:space="preserve">4. </w:t>
      </w:r>
      <w:proofErr w:type="spellStart"/>
      <w:r>
        <w:t>On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38232B5F" w14:textId="77777777" w:rsidR="00362DDE" w:rsidRDefault="00000000">
      <w:pPr>
        <w:widowControl w:val="0"/>
        <w:spacing w:line="240" w:lineRule="auto"/>
      </w:pPr>
      <w:r>
        <w:t xml:space="preserve">5.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billing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button</w:t>
      </w:r>
      <w:proofErr w:type="spellEnd"/>
      <w:r>
        <w:t>.</w:t>
      </w:r>
    </w:p>
    <w:p w14:paraId="3843B367" w14:textId="77777777" w:rsidR="00362DDE" w:rsidRDefault="00000000">
      <w:pPr>
        <w:widowControl w:val="0"/>
        <w:spacing w:line="240" w:lineRule="auto"/>
      </w:pPr>
      <w:r>
        <w:t xml:space="preserve">6.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Order</w:t>
      </w:r>
      <w:proofErr w:type="spellEnd"/>
      <w:r>
        <w:t>.</w:t>
      </w:r>
    </w:p>
    <w:p w14:paraId="184652BB" w14:textId="77777777" w:rsidR="00362DDE" w:rsidRDefault="00000000">
      <w:pPr>
        <w:widowControl w:val="0"/>
        <w:spacing w:line="240" w:lineRule="auto"/>
      </w:pPr>
      <w:r>
        <w:t xml:space="preserve">7.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redirected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billing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“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transaction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contact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support</w:t>
      </w:r>
      <w:proofErr w:type="spellEnd"/>
      <w:r>
        <w:t xml:space="preserve">.”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>.</w:t>
      </w:r>
      <w:r>
        <w:tab/>
        <w:t xml:space="preserve"> </w:t>
      </w:r>
    </w:p>
    <w:p w14:paraId="5CE0A161" w14:textId="77777777" w:rsidR="00362DDE" w:rsidRDefault="00000000">
      <w:pPr>
        <w:widowControl w:val="0"/>
        <w:spacing w:line="240" w:lineRule="auto"/>
      </w:pPr>
      <w:r>
        <w:tab/>
      </w:r>
      <w:r>
        <w:tab/>
      </w:r>
    </w:p>
    <w:p w14:paraId="309BF116" w14:textId="77777777" w:rsidR="00362DDE" w:rsidRDefault="00000000">
      <w:pPr>
        <w:pStyle w:val="Heading5"/>
        <w:spacing w:line="240" w:lineRule="auto"/>
      </w:pPr>
      <w:bookmarkStart w:id="77" w:name="_xvir7l"/>
      <w:bookmarkStart w:id="78" w:name="_Toc531855100"/>
      <w:bookmarkEnd w:id="77"/>
      <w:proofErr w:type="spellStart"/>
      <w:r>
        <w:t>TestCase</w:t>
      </w:r>
      <w:proofErr w:type="spellEnd"/>
      <w:r>
        <w:t xml:space="preserve"> 9: </w:t>
      </w:r>
      <w:proofErr w:type="spellStart"/>
      <w:r>
        <w:t>Workflow</w:t>
      </w:r>
      <w:proofErr w:type="spellEnd"/>
      <w:r>
        <w:t xml:space="preserve"> </w:t>
      </w:r>
      <w:proofErr w:type="spellStart"/>
      <w:r>
        <w:t>Reevaluate</w:t>
      </w:r>
      <w:proofErr w:type="spellEnd"/>
      <w:r>
        <w:t xml:space="preserve">.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OMS (BM),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Kount</w:t>
      </w:r>
      <w:proofErr w:type="spellEnd"/>
      <w:r>
        <w:t>.</w:t>
      </w:r>
      <w:bookmarkEnd w:id="78"/>
    </w:p>
    <w:p w14:paraId="697CB394" w14:textId="77777777" w:rsidR="00362DDE" w:rsidRDefault="00000000">
      <w:pPr>
        <w:widowControl w:val="0"/>
        <w:spacing w:line="240" w:lineRule="auto"/>
      </w:pPr>
      <w:proofErr w:type="spellStart"/>
      <w:r>
        <w:rPr>
          <w:b/>
        </w:rPr>
        <w:t>Prerequisites</w:t>
      </w:r>
      <w:proofErr w:type="spellEnd"/>
      <w:r>
        <w:rPr>
          <w:b/>
        </w:rPr>
        <w:t>:</w:t>
      </w:r>
    </w:p>
    <w:p w14:paraId="700225C1" w14:textId="77777777" w:rsidR="00362DDE" w:rsidRDefault="00000000">
      <w:pPr>
        <w:widowControl w:val="0"/>
        <w:spacing w:line="240" w:lineRule="auto"/>
      </w:pP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ENS:</w:t>
      </w:r>
    </w:p>
    <w:p w14:paraId="1D6F5A05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BM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&gt; </w:t>
      </w:r>
      <w:proofErr w:type="spellStart"/>
      <w:r>
        <w:t>Site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&gt;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&gt; </w:t>
      </w:r>
      <w:proofErr w:type="spellStart"/>
      <w:r>
        <w:t>Kount</w:t>
      </w:r>
      <w:proofErr w:type="spellEnd"/>
      <w:r>
        <w:t>.</w:t>
      </w:r>
    </w:p>
    <w:p w14:paraId="53DD43DD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checkbox</w:t>
      </w:r>
      <w:proofErr w:type="spellEnd"/>
      <w:r>
        <w:t>.</w:t>
      </w:r>
    </w:p>
    <w:p w14:paraId="6A814B27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Apply</w:t>
      </w:r>
      <w:proofErr w:type="spellEnd"/>
      <w:r>
        <w:t xml:space="preserve"> </w:t>
      </w:r>
      <w:proofErr w:type="spellStart"/>
      <w:r>
        <w:t>changes</w:t>
      </w:r>
      <w:proofErr w:type="spellEnd"/>
      <w:r>
        <w:t>.</w:t>
      </w:r>
    </w:p>
    <w:p w14:paraId="7D2CF726" w14:textId="77777777" w:rsidR="00362DDE" w:rsidRDefault="00362DDE">
      <w:pPr>
        <w:widowControl w:val="0"/>
        <w:spacing w:line="240" w:lineRule="auto"/>
      </w:pPr>
    </w:p>
    <w:p w14:paraId="411260CB" w14:textId="77777777" w:rsidR="00362DDE" w:rsidRDefault="00000000">
      <w:pPr>
        <w:widowControl w:val="0"/>
        <w:spacing w:line="240" w:lineRule="auto"/>
      </w:pPr>
      <w:proofErr w:type="spellStart"/>
      <w:r>
        <w:rPr>
          <w:b/>
        </w:rPr>
        <w:t>Steps</w:t>
      </w:r>
      <w:proofErr w:type="spellEnd"/>
      <w:r>
        <w:rPr>
          <w:b/>
        </w:rPr>
        <w:t>:</w:t>
      </w:r>
    </w:p>
    <w:p w14:paraId="79182C7A" w14:textId="77777777" w:rsidR="00362DDE" w:rsidRDefault="00000000">
      <w:pPr>
        <w:widowControl w:val="0"/>
        <w:spacing w:line="240" w:lineRule="auto"/>
      </w:pPr>
      <w:r>
        <w:t xml:space="preserve">1.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Front</w:t>
      </w:r>
      <w:proofErr w:type="spellEnd"/>
      <w:r>
        <w:t>.</w:t>
      </w:r>
    </w:p>
    <w:p w14:paraId="2F6F3144" w14:textId="77777777" w:rsidR="00362DDE" w:rsidRDefault="00000000">
      <w:pPr>
        <w:widowControl w:val="0"/>
        <w:spacing w:line="240" w:lineRule="auto"/>
      </w:pPr>
      <w:r>
        <w:t xml:space="preserve">2.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(</w:t>
      </w:r>
      <w:proofErr w:type="spellStart"/>
      <w:r>
        <w:t>or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one</w:t>
      </w:r>
      <w:proofErr w:type="spellEnd"/>
      <w:r>
        <w:t>).</w:t>
      </w:r>
    </w:p>
    <w:p w14:paraId="57C1DBBD" w14:textId="77777777" w:rsidR="00362DDE" w:rsidRDefault="00000000">
      <w:pPr>
        <w:widowControl w:val="0"/>
        <w:spacing w:line="240" w:lineRule="auto"/>
      </w:pPr>
      <w:r>
        <w:t xml:space="preserve">3.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4317B9ED" w14:textId="77777777" w:rsidR="00362DDE" w:rsidRDefault="00000000">
      <w:pPr>
        <w:widowControl w:val="0"/>
        <w:spacing w:line="240" w:lineRule="auto"/>
      </w:pPr>
      <w:r>
        <w:t xml:space="preserve">4. </w:t>
      </w:r>
      <w:proofErr w:type="spellStart"/>
      <w:r>
        <w:t>On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004491E4" w14:textId="77777777" w:rsidR="00362DDE" w:rsidRDefault="00000000">
      <w:pPr>
        <w:widowControl w:val="0"/>
        <w:spacing w:line="240" w:lineRule="auto"/>
      </w:pPr>
      <w:r>
        <w:t xml:space="preserve">5.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billing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button</w:t>
      </w:r>
      <w:proofErr w:type="spellEnd"/>
      <w:r>
        <w:t>.</w:t>
      </w:r>
    </w:p>
    <w:p w14:paraId="619D94AB" w14:textId="77777777" w:rsidR="00362DDE" w:rsidRDefault="00000000">
      <w:pPr>
        <w:widowControl w:val="0"/>
        <w:spacing w:line="240" w:lineRule="auto"/>
      </w:pPr>
      <w:r>
        <w:lastRenderedPageBreak/>
        <w:t xml:space="preserve">6.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Order</w:t>
      </w:r>
      <w:proofErr w:type="spellEnd"/>
      <w:r>
        <w:t>.</w:t>
      </w:r>
    </w:p>
    <w:p w14:paraId="755D50D7" w14:textId="77777777" w:rsidR="00362DDE" w:rsidRDefault="00000000">
      <w:pPr>
        <w:widowControl w:val="0"/>
        <w:spacing w:line="240" w:lineRule="auto"/>
      </w:pPr>
      <w:r>
        <w:t xml:space="preserve">7.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Reports</w:t>
      </w:r>
      <w:proofErr w:type="spellEnd"/>
      <w:r>
        <w:t xml:space="preserve"> &gt;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Search</w:t>
      </w:r>
      <w:proofErr w:type="spellEnd"/>
      <w:r>
        <w:t>.</w:t>
      </w:r>
    </w:p>
    <w:p w14:paraId="17F345D7" w14:textId="77777777" w:rsidR="00362DDE" w:rsidRDefault="00000000">
      <w:pPr>
        <w:widowControl w:val="0"/>
        <w:spacing w:line="240" w:lineRule="auto"/>
      </w:pPr>
      <w:r>
        <w:t xml:space="preserve">8.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,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“</w:t>
      </w:r>
      <w:proofErr w:type="spellStart"/>
      <w:r>
        <w:t>details</w:t>
      </w:r>
      <w:proofErr w:type="spellEnd"/>
      <w:r>
        <w:t xml:space="preserve">” </w:t>
      </w:r>
      <w:proofErr w:type="spellStart"/>
      <w:r>
        <w:t>link</w:t>
      </w:r>
      <w:proofErr w:type="spellEnd"/>
      <w:r>
        <w:t>.</w:t>
      </w:r>
    </w:p>
    <w:p w14:paraId="6ACAF4C9" w14:textId="77777777" w:rsidR="00362DDE" w:rsidRDefault="00000000">
      <w:pPr>
        <w:widowControl w:val="0"/>
        <w:spacing w:line="240" w:lineRule="auto"/>
      </w:pPr>
      <w:r>
        <w:t xml:space="preserve">9.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Transaction</w:t>
      </w:r>
      <w:proofErr w:type="spellEnd"/>
      <w:r>
        <w:t xml:space="preserve"> ID.</w:t>
      </w:r>
    </w:p>
    <w:p w14:paraId="071DBF41" w14:textId="77777777" w:rsidR="00362DDE" w:rsidRDefault="00000000">
      <w:pPr>
        <w:widowControl w:val="0"/>
        <w:spacing w:line="240" w:lineRule="auto"/>
      </w:pPr>
      <w:r>
        <w:t xml:space="preserve">10.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BM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&gt; </w:t>
      </w:r>
      <w:proofErr w:type="spellStart"/>
      <w:r>
        <w:t>Ordering</w:t>
      </w:r>
      <w:proofErr w:type="spellEnd"/>
      <w:r>
        <w:t xml:space="preserve"> &gt; </w:t>
      </w:r>
      <w:proofErr w:type="spellStart"/>
      <w:r>
        <w:t>Orders</w:t>
      </w:r>
      <w:proofErr w:type="spellEnd"/>
      <w:r>
        <w:t xml:space="preserve"> &gt;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order</w:t>
      </w:r>
      <w:proofErr w:type="spellEnd"/>
      <w:r>
        <w:t>.</w:t>
      </w:r>
    </w:p>
    <w:p w14:paraId="1B3EDA63" w14:textId="77777777" w:rsidR="00362DDE" w:rsidRDefault="00000000">
      <w:pPr>
        <w:widowControl w:val="0"/>
        <w:spacing w:line="240" w:lineRule="auto"/>
      </w:pPr>
      <w:r>
        <w:t xml:space="preserve">11.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Attributes</w:t>
      </w:r>
      <w:proofErr w:type="spellEnd"/>
      <w:r>
        <w:t xml:space="preserve"> </w:t>
      </w:r>
      <w:proofErr w:type="spellStart"/>
      <w:r>
        <w:t>tab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, </w:t>
      </w:r>
      <w:proofErr w:type="spellStart"/>
      <w:r>
        <w:t>Transaction</w:t>
      </w:r>
      <w:proofErr w:type="spellEnd"/>
      <w:r>
        <w:t xml:space="preserve"> ID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Kount</w:t>
      </w:r>
      <w:proofErr w:type="spellEnd"/>
      <w:r>
        <w:t>.</w:t>
      </w:r>
    </w:p>
    <w:p w14:paraId="554CBD2A" w14:textId="77777777" w:rsidR="00362DDE" w:rsidRDefault="00000000">
      <w:pPr>
        <w:widowControl w:val="0"/>
        <w:spacing w:line="240" w:lineRule="auto"/>
      </w:pPr>
      <w:r>
        <w:t xml:space="preserve">12.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bottom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page</w:t>
      </w:r>
      <w:proofErr w:type="spellEnd"/>
      <w:r>
        <w:t>.</w:t>
      </w:r>
    </w:p>
    <w:p w14:paraId="7C01CCBF" w14:textId="77777777" w:rsidR="00362DDE" w:rsidRDefault="00000000">
      <w:pPr>
        <w:widowControl w:val="0"/>
        <w:spacing w:line="240" w:lineRule="auto"/>
      </w:pPr>
      <w:r>
        <w:t xml:space="preserve">13.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processENSQueue</w:t>
      </w:r>
      <w:proofErr w:type="spellEnd"/>
      <w:r>
        <w:t xml:space="preserve"> </w:t>
      </w:r>
      <w:proofErr w:type="spellStart"/>
      <w:r>
        <w:t>job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schedule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trigger</w:t>
      </w:r>
      <w:proofErr w:type="spellEnd"/>
      <w:r>
        <w:t xml:space="preserve"> </w:t>
      </w:r>
      <w:proofErr w:type="spellStart"/>
      <w:r>
        <w:t>manually</w:t>
      </w:r>
      <w:proofErr w:type="spellEnd"/>
      <w:r>
        <w:t>.</w:t>
      </w:r>
    </w:p>
    <w:p w14:paraId="6C18A914" w14:textId="77777777" w:rsidR="00362DDE" w:rsidRDefault="00000000">
      <w:pPr>
        <w:widowControl w:val="0"/>
        <w:spacing w:line="240" w:lineRule="auto"/>
      </w:pPr>
      <w:r>
        <w:t xml:space="preserve">14.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BM </w:t>
      </w:r>
      <w:proofErr w:type="spellStart"/>
      <w:r>
        <w:t>and</w:t>
      </w:r>
      <w:proofErr w:type="spellEnd"/>
      <w:r>
        <w:t xml:space="preserve">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. </w:t>
      </w:r>
    </w:p>
    <w:p w14:paraId="091B6179" w14:textId="77777777" w:rsidR="00362DDE" w:rsidRDefault="00000000">
      <w:pPr>
        <w:pStyle w:val="Heading5"/>
        <w:spacing w:line="240" w:lineRule="auto"/>
      </w:pPr>
      <w:bookmarkStart w:id="79" w:name="_3hv69ve"/>
      <w:bookmarkStart w:id="80" w:name="_Toc531855101"/>
      <w:bookmarkEnd w:id="79"/>
      <w:proofErr w:type="spellStart"/>
      <w:r>
        <w:t>TestCase</w:t>
      </w:r>
      <w:proofErr w:type="spellEnd"/>
      <w:r>
        <w:t xml:space="preserve"> 10: </w:t>
      </w:r>
      <w:proofErr w:type="spellStart"/>
      <w:r>
        <w:t>Risk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Score</w:t>
      </w:r>
      <w:proofErr w:type="spellEnd"/>
      <w:r>
        <w:t xml:space="preserve">.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risk</w:t>
      </w:r>
      <w:proofErr w:type="spellEnd"/>
      <w:r>
        <w:t xml:space="preserve"> </w:t>
      </w:r>
      <w:proofErr w:type="spellStart"/>
      <w:r>
        <w:t>evaluation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OMS (BM),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Kount</w:t>
      </w:r>
      <w:proofErr w:type="spellEnd"/>
      <w:r>
        <w:t>.</w:t>
      </w:r>
      <w:bookmarkEnd w:id="80"/>
      <w:r>
        <w:t xml:space="preserve"> </w:t>
      </w:r>
    </w:p>
    <w:p w14:paraId="7A772683" w14:textId="77777777" w:rsidR="00362DDE" w:rsidRDefault="00000000">
      <w:pPr>
        <w:widowControl w:val="0"/>
        <w:spacing w:line="240" w:lineRule="auto"/>
      </w:pPr>
      <w:proofErr w:type="spellStart"/>
      <w:r>
        <w:rPr>
          <w:b/>
        </w:rPr>
        <w:t>Prerequisites</w:t>
      </w:r>
      <w:proofErr w:type="spellEnd"/>
      <w:r>
        <w:rPr>
          <w:b/>
        </w:rPr>
        <w:t>:</w:t>
      </w:r>
      <w:r>
        <w:t xml:space="preserve"> </w:t>
      </w:r>
    </w:p>
    <w:p w14:paraId="480D5B56" w14:textId="77777777" w:rsidR="00362DDE" w:rsidRDefault="00000000">
      <w:pPr>
        <w:widowControl w:val="0"/>
        <w:spacing w:line="240" w:lineRule="auto"/>
      </w:pP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ENS:</w:t>
      </w:r>
    </w:p>
    <w:p w14:paraId="4375D3E0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BM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&gt; </w:t>
      </w:r>
      <w:proofErr w:type="spellStart"/>
      <w:r>
        <w:t>Site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&gt;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&gt; </w:t>
      </w:r>
      <w:proofErr w:type="spellStart"/>
      <w:r>
        <w:t>Kount</w:t>
      </w:r>
      <w:proofErr w:type="spellEnd"/>
      <w:r>
        <w:t>.</w:t>
      </w:r>
    </w:p>
    <w:p w14:paraId="1A4E05DA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checkbox</w:t>
      </w:r>
      <w:proofErr w:type="spellEnd"/>
      <w:r>
        <w:t>.</w:t>
      </w:r>
    </w:p>
    <w:p w14:paraId="3E434EFE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Apply</w:t>
      </w:r>
      <w:proofErr w:type="spellEnd"/>
      <w:r>
        <w:t xml:space="preserve"> </w:t>
      </w:r>
      <w:proofErr w:type="spellStart"/>
      <w:r>
        <w:t>changes</w:t>
      </w:r>
      <w:proofErr w:type="spellEnd"/>
      <w:r>
        <w:t>.</w:t>
      </w:r>
    </w:p>
    <w:p w14:paraId="373A3519" w14:textId="77777777" w:rsidR="00362DDE" w:rsidRDefault="00362DDE">
      <w:pPr>
        <w:widowControl w:val="0"/>
        <w:spacing w:line="240" w:lineRule="auto"/>
      </w:pPr>
    </w:p>
    <w:p w14:paraId="4F13DD38" w14:textId="77777777" w:rsidR="00362DDE" w:rsidRDefault="00000000">
      <w:pPr>
        <w:widowControl w:val="0"/>
        <w:spacing w:line="240" w:lineRule="auto"/>
      </w:pPr>
      <w:proofErr w:type="spellStart"/>
      <w:r>
        <w:rPr>
          <w:b/>
        </w:rPr>
        <w:t>Steps</w:t>
      </w:r>
      <w:proofErr w:type="spellEnd"/>
      <w:r>
        <w:rPr>
          <w:b/>
        </w:rPr>
        <w:t>:</w:t>
      </w:r>
    </w:p>
    <w:p w14:paraId="481A7EB7" w14:textId="77777777" w:rsidR="00362DDE" w:rsidRDefault="00000000">
      <w:pPr>
        <w:widowControl w:val="0"/>
        <w:spacing w:line="240" w:lineRule="auto"/>
      </w:pPr>
      <w:r>
        <w:t xml:space="preserve">1.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Front</w:t>
      </w:r>
      <w:proofErr w:type="spellEnd"/>
      <w:r>
        <w:t>.</w:t>
      </w:r>
    </w:p>
    <w:p w14:paraId="3B7C165C" w14:textId="77777777" w:rsidR="00362DDE" w:rsidRDefault="00000000">
      <w:pPr>
        <w:widowControl w:val="0"/>
        <w:spacing w:line="240" w:lineRule="auto"/>
      </w:pPr>
      <w:r>
        <w:t xml:space="preserve">2.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(</w:t>
      </w:r>
      <w:proofErr w:type="spellStart"/>
      <w:r>
        <w:t>or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one</w:t>
      </w:r>
      <w:proofErr w:type="spellEnd"/>
      <w:r>
        <w:t>).</w:t>
      </w:r>
    </w:p>
    <w:p w14:paraId="2272A622" w14:textId="77777777" w:rsidR="00362DDE" w:rsidRDefault="00000000">
      <w:pPr>
        <w:widowControl w:val="0"/>
        <w:spacing w:line="240" w:lineRule="auto"/>
      </w:pPr>
      <w:r>
        <w:t xml:space="preserve">3.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235C309C" w14:textId="77777777" w:rsidR="00362DDE" w:rsidRDefault="00000000">
      <w:pPr>
        <w:widowControl w:val="0"/>
        <w:spacing w:line="240" w:lineRule="auto"/>
      </w:pPr>
      <w:r>
        <w:t xml:space="preserve">4. </w:t>
      </w:r>
      <w:proofErr w:type="spellStart"/>
      <w:r>
        <w:t>On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22C18460" w14:textId="77777777" w:rsidR="00362DDE" w:rsidRDefault="00000000">
      <w:pPr>
        <w:widowControl w:val="0"/>
        <w:spacing w:line="240" w:lineRule="auto"/>
      </w:pPr>
      <w:r>
        <w:t xml:space="preserve">5.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billing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button</w:t>
      </w:r>
      <w:proofErr w:type="spellEnd"/>
      <w:r>
        <w:t>.</w:t>
      </w:r>
    </w:p>
    <w:p w14:paraId="75001716" w14:textId="77777777" w:rsidR="00362DDE" w:rsidRDefault="00000000">
      <w:pPr>
        <w:widowControl w:val="0"/>
        <w:spacing w:line="240" w:lineRule="auto"/>
      </w:pPr>
      <w:r>
        <w:t xml:space="preserve">6.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Order</w:t>
      </w:r>
      <w:proofErr w:type="spellEnd"/>
      <w:r>
        <w:t>.</w:t>
      </w:r>
    </w:p>
    <w:p w14:paraId="1F829A62" w14:textId="77777777" w:rsidR="00362DDE" w:rsidRDefault="00000000">
      <w:pPr>
        <w:widowControl w:val="0"/>
        <w:spacing w:line="240" w:lineRule="auto"/>
      </w:pPr>
      <w:r>
        <w:t xml:space="preserve">7.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Reports</w:t>
      </w:r>
      <w:proofErr w:type="spellEnd"/>
      <w:r>
        <w:t xml:space="preserve"> &gt;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Search</w:t>
      </w:r>
      <w:proofErr w:type="spellEnd"/>
    </w:p>
    <w:p w14:paraId="706970F3" w14:textId="77777777" w:rsidR="00362DDE" w:rsidRDefault="00000000">
      <w:pPr>
        <w:widowControl w:val="0"/>
        <w:spacing w:line="240" w:lineRule="auto"/>
      </w:pPr>
      <w:r>
        <w:t xml:space="preserve">8.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,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 </w:t>
      </w:r>
    </w:p>
    <w:p w14:paraId="181F01D5" w14:textId="77777777" w:rsidR="00362DDE" w:rsidRDefault="00000000">
      <w:pPr>
        <w:widowControl w:val="0"/>
        <w:spacing w:line="240" w:lineRule="auto"/>
      </w:pPr>
      <w:r>
        <w:t xml:space="preserve">9. </w:t>
      </w:r>
      <w:proofErr w:type="spellStart"/>
      <w:r>
        <w:t>Click</w:t>
      </w:r>
      <w:proofErr w:type="spellEnd"/>
      <w:r>
        <w:t xml:space="preserve"> “</w:t>
      </w:r>
      <w:proofErr w:type="spellStart"/>
      <w:r>
        <w:t>details</w:t>
      </w:r>
      <w:proofErr w:type="spellEnd"/>
      <w:r>
        <w:t xml:space="preserve">” </w:t>
      </w:r>
      <w:proofErr w:type="spellStart"/>
      <w:r>
        <w:t>link</w:t>
      </w:r>
      <w:proofErr w:type="spellEnd"/>
      <w:r>
        <w:t>.</w:t>
      </w:r>
    </w:p>
    <w:p w14:paraId="7895FD0D" w14:textId="77777777" w:rsidR="00362DDE" w:rsidRDefault="00000000">
      <w:pPr>
        <w:widowControl w:val="0"/>
        <w:spacing w:line="240" w:lineRule="auto"/>
      </w:pPr>
      <w:r>
        <w:t xml:space="preserve">10.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Risk</w:t>
      </w:r>
      <w:proofErr w:type="spellEnd"/>
      <w:r>
        <w:t xml:space="preserve"> </w:t>
      </w:r>
      <w:proofErr w:type="spellStart"/>
      <w:r>
        <w:t>Evaluation</w:t>
      </w:r>
      <w:proofErr w:type="spellEnd"/>
      <w:r>
        <w:t xml:space="preserve"> </w:t>
      </w:r>
      <w:proofErr w:type="spellStart"/>
      <w:r>
        <w:t>block</w:t>
      </w:r>
      <w:proofErr w:type="spellEnd"/>
      <w:r>
        <w:t>.</w:t>
      </w:r>
    </w:p>
    <w:p w14:paraId="2D19D02A" w14:textId="77777777" w:rsidR="00362DDE" w:rsidRDefault="00000000">
      <w:pPr>
        <w:widowControl w:val="0"/>
        <w:spacing w:line="240" w:lineRule="auto"/>
      </w:pPr>
      <w:r>
        <w:t xml:space="preserve">11.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BM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&gt; </w:t>
      </w:r>
      <w:proofErr w:type="spellStart"/>
      <w:r>
        <w:t>Ordering</w:t>
      </w:r>
      <w:proofErr w:type="spellEnd"/>
      <w:r>
        <w:t xml:space="preserve"> &gt; </w:t>
      </w:r>
      <w:proofErr w:type="spellStart"/>
      <w:r>
        <w:t>Orders</w:t>
      </w:r>
      <w:proofErr w:type="spellEnd"/>
      <w:r>
        <w:t xml:space="preserve"> &gt;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order</w:t>
      </w:r>
      <w:proofErr w:type="spellEnd"/>
      <w:r>
        <w:t>.</w:t>
      </w:r>
    </w:p>
    <w:p w14:paraId="52539939" w14:textId="77777777" w:rsidR="00362DDE" w:rsidRDefault="00000000">
      <w:pPr>
        <w:widowControl w:val="0"/>
        <w:spacing w:line="240" w:lineRule="auto"/>
      </w:pPr>
      <w:r>
        <w:t xml:space="preserve">12.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Attributes</w:t>
      </w:r>
      <w:proofErr w:type="spellEnd"/>
      <w:r>
        <w:t xml:space="preserve"> </w:t>
      </w:r>
      <w:proofErr w:type="spellStart"/>
      <w:r>
        <w:t>tab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, </w:t>
      </w:r>
      <w:proofErr w:type="spellStart"/>
      <w:r>
        <w:t>Transaction</w:t>
      </w:r>
      <w:proofErr w:type="spellEnd"/>
      <w:r>
        <w:t xml:space="preserve"> ID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Kount</w:t>
      </w:r>
      <w:proofErr w:type="spellEnd"/>
      <w:r>
        <w:t>.</w:t>
      </w:r>
    </w:p>
    <w:p w14:paraId="6C2A01DC" w14:textId="77777777" w:rsidR="00362DDE" w:rsidRDefault="00000000">
      <w:pPr>
        <w:widowControl w:val="0"/>
        <w:spacing w:line="240" w:lineRule="auto"/>
      </w:pPr>
      <w:r>
        <w:t xml:space="preserve">13.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XML </w:t>
      </w:r>
      <w:proofErr w:type="spellStart"/>
      <w:r>
        <w:t>posts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RISK EVENT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Reevaluate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events</w:t>
      </w:r>
      <w:proofErr w:type="spellEnd"/>
      <w:r>
        <w:t>.</w:t>
      </w:r>
    </w:p>
    <w:p w14:paraId="2296532E" w14:textId="77777777" w:rsidR="00362DDE" w:rsidRDefault="00000000">
      <w:pPr>
        <w:widowControl w:val="0"/>
        <w:spacing w:line="240" w:lineRule="auto"/>
      </w:pPr>
      <w:r>
        <w:t xml:space="preserve">14.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processENSQueue</w:t>
      </w:r>
      <w:proofErr w:type="spellEnd"/>
      <w:r>
        <w:t xml:space="preserve"> </w:t>
      </w:r>
      <w:proofErr w:type="spellStart"/>
      <w:r>
        <w:t>job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schedule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trigger</w:t>
      </w:r>
      <w:proofErr w:type="spellEnd"/>
      <w:r>
        <w:t xml:space="preserve"> </w:t>
      </w:r>
      <w:proofErr w:type="spellStart"/>
      <w:r>
        <w:t>manually</w:t>
      </w:r>
      <w:proofErr w:type="spellEnd"/>
      <w:r>
        <w:t>.</w:t>
      </w:r>
    </w:p>
    <w:p w14:paraId="7C01C1BB" w14:textId="77777777" w:rsidR="00362DDE" w:rsidRDefault="00000000">
      <w:pPr>
        <w:widowControl w:val="0"/>
        <w:spacing w:line="240" w:lineRule="auto"/>
      </w:pPr>
      <w:r>
        <w:t xml:space="preserve">15.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BM </w:t>
      </w:r>
      <w:proofErr w:type="spellStart"/>
      <w:r>
        <w:t>and</w:t>
      </w:r>
      <w:proofErr w:type="spellEnd"/>
      <w:r>
        <w:t xml:space="preserve">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RISK EVENT </w:t>
      </w:r>
      <w:proofErr w:type="spellStart"/>
      <w:r>
        <w:t>attribute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. </w:t>
      </w:r>
    </w:p>
    <w:p w14:paraId="6A7221B6" w14:textId="77777777" w:rsidR="00362DDE" w:rsidRDefault="00000000">
      <w:pPr>
        <w:pStyle w:val="Heading5"/>
        <w:spacing w:line="240" w:lineRule="auto"/>
      </w:pPr>
      <w:bookmarkStart w:id="81" w:name="_1x0gk37"/>
      <w:bookmarkStart w:id="82" w:name="_Toc531855102"/>
      <w:bookmarkEnd w:id="81"/>
      <w:proofErr w:type="spellStart"/>
      <w:r>
        <w:t>TestCase</w:t>
      </w:r>
      <w:proofErr w:type="spellEnd"/>
      <w:r>
        <w:t xml:space="preserve"> 11.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 </w:t>
      </w:r>
      <w:proofErr w:type="spellStart"/>
      <w:r>
        <w:t>verification</w:t>
      </w:r>
      <w:bookmarkEnd w:id="82"/>
      <w:proofErr w:type="spellEnd"/>
    </w:p>
    <w:p w14:paraId="378429D8" w14:textId="77777777" w:rsidR="00362DDE" w:rsidRDefault="00000000">
      <w:pPr>
        <w:widowControl w:val="0"/>
        <w:spacing w:line="240" w:lineRule="auto"/>
      </w:pPr>
      <w:r>
        <w:t xml:space="preserve">1.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Front</w:t>
      </w:r>
      <w:proofErr w:type="spellEnd"/>
      <w:r>
        <w:t>.</w:t>
      </w:r>
    </w:p>
    <w:p w14:paraId="64461E6E" w14:textId="77777777" w:rsidR="00362DDE" w:rsidRDefault="00000000">
      <w:pPr>
        <w:widowControl w:val="0"/>
        <w:spacing w:line="240" w:lineRule="auto"/>
      </w:pPr>
      <w:r>
        <w:lastRenderedPageBreak/>
        <w:t xml:space="preserve">2.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Guest</w:t>
      </w:r>
      <w:proofErr w:type="spellEnd"/>
      <w:r>
        <w:t>.</w:t>
      </w:r>
    </w:p>
    <w:p w14:paraId="710A4F6E" w14:textId="77777777" w:rsidR="00362DDE" w:rsidRDefault="00000000">
      <w:pPr>
        <w:widowControl w:val="0"/>
        <w:spacing w:line="240" w:lineRule="auto"/>
      </w:pPr>
      <w:r>
        <w:t xml:space="preserve">3. </w:t>
      </w:r>
      <w:proofErr w:type="spellStart"/>
      <w:r>
        <w:t>On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33961743" w14:textId="77777777" w:rsidR="00362DDE" w:rsidRDefault="00000000">
      <w:pPr>
        <w:widowControl w:val="0"/>
        <w:spacing w:line="240" w:lineRule="auto"/>
      </w:pPr>
      <w:r>
        <w:t xml:space="preserve">4.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billing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, </w:t>
      </w:r>
      <w:proofErr w:type="spellStart"/>
      <w:r>
        <w:t>fill</w:t>
      </w:r>
      <w:proofErr w:type="spellEnd"/>
      <w:r>
        <w:t xml:space="preserve"> </w:t>
      </w:r>
      <w:proofErr w:type="spellStart"/>
      <w:r>
        <w:t>correct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(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PayPal</w:t>
      </w:r>
      <w:proofErr w:type="spellEnd"/>
      <w:r>
        <w:t xml:space="preserve">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button</w:t>
      </w:r>
      <w:proofErr w:type="spellEnd"/>
      <w:r>
        <w:t>.</w:t>
      </w:r>
    </w:p>
    <w:p w14:paraId="20073930" w14:textId="77777777" w:rsidR="00362DDE" w:rsidRDefault="00000000">
      <w:pPr>
        <w:widowControl w:val="0"/>
        <w:spacing w:line="240" w:lineRule="auto"/>
      </w:pPr>
      <w:r>
        <w:t xml:space="preserve">5.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Order</w:t>
      </w:r>
      <w:proofErr w:type="spellEnd"/>
      <w:r>
        <w:t>.</w:t>
      </w:r>
    </w:p>
    <w:p w14:paraId="5029A3BA" w14:textId="77777777" w:rsidR="00362DDE" w:rsidRDefault="00000000">
      <w:pPr>
        <w:widowControl w:val="0"/>
        <w:spacing w:line="240" w:lineRule="auto"/>
      </w:pPr>
      <w:r>
        <w:t xml:space="preserve">6.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Reports</w:t>
      </w:r>
      <w:proofErr w:type="spellEnd"/>
      <w:r>
        <w:t xml:space="preserve"> &gt;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Search</w:t>
      </w:r>
      <w:proofErr w:type="spellEnd"/>
      <w:r>
        <w:t>.</w:t>
      </w:r>
    </w:p>
    <w:p w14:paraId="687B06BC" w14:textId="77777777" w:rsidR="00362DDE" w:rsidRDefault="00000000">
      <w:pPr>
        <w:widowControl w:val="0"/>
        <w:spacing w:line="240" w:lineRule="auto"/>
      </w:pPr>
      <w:r>
        <w:t xml:space="preserve">7.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,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“</w:t>
      </w:r>
      <w:proofErr w:type="spellStart"/>
      <w:r>
        <w:t>details</w:t>
      </w:r>
      <w:proofErr w:type="spellEnd"/>
      <w:r>
        <w:t xml:space="preserve">” </w:t>
      </w:r>
      <w:proofErr w:type="spellStart"/>
      <w:r>
        <w:t>link</w:t>
      </w:r>
      <w:proofErr w:type="spellEnd"/>
      <w:r>
        <w:t>.</w:t>
      </w:r>
    </w:p>
    <w:p w14:paraId="52BE5747" w14:textId="77777777" w:rsidR="00362DDE" w:rsidRDefault="00000000">
      <w:pPr>
        <w:widowControl w:val="0"/>
        <w:spacing w:line="240" w:lineRule="auto"/>
      </w:pPr>
      <w:r>
        <w:t xml:space="preserve">8.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sent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>:</w:t>
      </w:r>
    </w:p>
    <w:p w14:paraId="6B2717BB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In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PayPal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– </w:t>
      </w:r>
      <w:proofErr w:type="spellStart"/>
      <w:r>
        <w:t>on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PayPal</w:t>
      </w:r>
      <w:proofErr w:type="spellEnd"/>
    </w:p>
    <w:p w14:paraId="55C65213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In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Credit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– </w:t>
      </w:r>
      <w:proofErr w:type="spellStart"/>
      <w:r>
        <w:t>on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Credit</w:t>
      </w:r>
      <w:proofErr w:type="spellEnd"/>
      <w:r>
        <w:t xml:space="preserve"> </w:t>
      </w:r>
      <w:proofErr w:type="spellStart"/>
      <w:r>
        <w:t>Card</w:t>
      </w:r>
      <w:proofErr w:type="spellEnd"/>
    </w:p>
    <w:p w14:paraId="34478788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In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Gift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– </w:t>
      </w:r>
      <w:proofErr w:type="spellStart"/>
      <w:r>
        <w:t>on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Gift</w:t>
      </w:r>
      <w:proofErr w:type="spellEnd"/>
      <w:r>
        <w:t xml:space="preserve"> </w:t>
      </w:r>
      <w:proofErr w:type="spellStart"/>
      <w:r>
        <w:t>card</w:t>
      </w:r>
      <w:proofErr w:type="spellEnd"/>
    </w:p>
    <w:p w14:paraId="37274413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In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Gift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+ </w:t>
      </w:r>
      <w:proofErr w:type="spellStart"/>
      <w:r>
        <w:t>Credit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– </w:t>
      </w:r>
      <w:proofErr w:type="spellStart"/>
      <w:r>
        <w:t>on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Credit</w:t>
      </w:r>
      <w:proofErr w:type="spellEnd"/>
      <w:r>
        <w:t xml:space="preserve"> </w:t>
      </w:r>
      <w:proofErr w:type="spellStart"/>
      <w:r>
        <w:t>Card</w:t>
      </w:r>
      <w:proofErr w:type="spellEnd"/>
    </w:p>
    <w:p w14:paraId="786B544E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In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Gift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+ </w:t>
      </w:r>
      <w:proofErr w:type="spellStart"/>
      <w:r>
        <w:t>Pay</w:t>
      </w:r>
      <w:proofErr w:type="spellEnd"/>
      <w:r>
        <w:t xml:space="preserve"> </w:t>
      </w:r>
      <w:proofErr w:type="spellStart"/>
      <w:r>
        <w:t>Pal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– </w:t>
      </w:r>
      <w:proofErr w:type="spellStart"/>
      <w:r>
        <w:t>on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PayPal</w:t>
      </w:r>
      <w:proofErr w:type="spellEnd"/>
    </w:p>
    <w:p w14:paraId="488E3882" w14:textId="77777777" w:rsidR="00362DDE" w:rsidRDefault="00000000">
      <w:pPr>
        <w:pStyle w:val="Heading5"/>
        <w:spacing w:line="240" w:lineRule="auto"/>
      </w:pPr>
      <w:bookmarkStart w:id="83" w:name="_4h042r0"/>
      <w:bookmarkStart w:id="84" w:name="_Toc531855103"/>
      <w:bookmarkEnd w:id="83"/>
      <w:proofErr w:type="spellStart"/>
      <w:r>
        <w:t>TestCase</w:t>
      </w:r>
      <w:proofErr w:type="spellEnd"/>
      <w:r>
        <w:t xml:space="preserve"> 12. User </w:t>
      </w:r>
      <w:proofErr w:type="spellStart"/>
      <w:r>
        <w:t>Defined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verification</w:t>
      </w:r>
      <w:bookmarkEnd w:id="84"/>
      <w:proofErr w:type="spellEnd"/>
    </w:p>
    <w:p w14:paraId="131ABCF4" w14:textId="77777777" w:rsidR="00362DDE" w:rsidRDefault="00000000">
      <w:pPr>
        <w:widowControl w:val="0"/>
        <w:spacing w:line="240" w:lineRule="auto"/>
      </w:pPr>
      <w:r>
        <w:t xml:space="preserve">1.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BM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&gt; </w:t>
      </w:r>
      <w:proofErr w:type="spellStart"/>
      <w:r>
        <w:t>Site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&gt;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&gt; </w:t>
      </w:r>
      <w:proofErr w:type="spellStart"/>
      <w:r>
        <w:t>Kount</w:t>
      </w:r>
      <w:proofErr w:type="spellEnd"/>
    </w:p>
    <w:p w14:paraId="03CF9B6F" w14:textId="77777777" w:rsidR="00362DDE" w:rsidRDefault="00000000">
      <w:pPr>
        <w:widowControl w:val="0"/>
        <w:spacing w:line="240" w:lineRule="auto"/>
      </w:pPr>
      <w:r>
        <w:t xml:space="preserve">2. </w:t>
      </w:r>
      <w:proofErr w:type="spellStart"/>
      <w:r>
        <w:t>Setup</w:t>
      </w:r>
      <w:proofErr w:type="spellEnd"/>
      <w:r>
        <w:t xml:space="preserve"> UDF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SFCC </w:t>
      </w:r>
      <w:proofErr w:type="spellStart"/>
      <w:r>
        <w:t>instance</w:t>
      </w:r>
      <w:proofErr w:type="spellEnd"/>
      <w:r>
        <w:t xml:space="preserve">. </w:t>
      </w:r>
      <w:proofErr w:type="spellStart"/>
      <w:r>
        <w:t>Fill</w:t>
      </w:r>
      <w:proofErr w:type="spellEnd"/>
      <w:r>
        <w:t xml:space="preserve"> '</w:t>
      </w:r>
      <w:proofErr w:type="spellStart"/>
      <w:r>
        <w:t>Kount</w:t>
      </w:r>
      <w:proofErr w:type="spellEnd"/>
      <w:r>
        <w:t xml:space="preserve"> UDF </w:t>
      </w:r>
      <w:proofErr w:type="spellStart"/>
      <w:r>
        <w:t>fields</w:t>
      </w:r>
      <w:proofErr w:type="spellEnd"/>
      <w:r>
        <w:t xml:space="preserve">'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3 </w:t>
      </w:r>
      <w:proofErr w:type="spellStart"/>
      <w:r>
        <w:t>values</w:t>
      </w:r>
      <w:proofErr w:type="spellEnd"/>
      <w:r>
        <w:t>:</w:t>
      </w:r>
      <w:r>
        <w:br/>
        <w:t xml:space="preserve">-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DW </w:t>
      </w:r>
      <w:proofErr w:type="spellStart"/>
      <w:r>
        <w:t>object</w:t>
      </w:r>
      <w:proofErr w:type="spellEnd"/>
      <w:r>
        <w:t xml:space="preserve"> (</w:t>
      </w:r>
      <w:proofErr w:type="spellStart"/>
      <w:r>
        <w:t>e.g</w:t>
      </w:r>
      <w:proofErr w:type="spellEnd"/>
      <w:r>
        <w:t xml:space="preserve">. TESTUDF1|order.Order </w:t>
      </w:r>
      <w:proofErr w:type="spellStart"/>
      <w:r>
        <w:t>Attribute</w:t>
      </w:r>
      <w:proofErr w:type="spellEnd"/>
      <w:r>
        <w:t xml:space="preserve"> </w:t>
      </w:r>
      <w:proofErr w:type="spellStart"/>
      <w:r>
        <w:t>Definition</w:t>
      </w:r>
      <w:proofErr w:type="spellEnd"/>
      <w:r>
        <w:t xml:space="preserve"> ID)</w:t>
      </w:r>
      <w:r>
        <w:br/>
        <w:t xml:space="preserve">-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OrderAddress</w:t>
      </w:r>
      <w:proofErr w:type="spellEnd"/>
      <w:r>
        <w:t xml:space="preserve"> DW </w:t>
      </w:r>
      <w:proofErr w:type="spellStart"/>
      <w:r>
        <w:t>object</w:t>
      </w:r>
      <w:proofErr w:type="spellEnd"/>
      <w:r>
        <w:t xml:space="preserve"> (</w:t>
      </w:r>
      <w:proofErr w:type="spellStart"/>
      <w:r>
        <w:t>e.g</w:t>
      </w:r>
      <w:proofErr w:type="spellEnd"/>
      <w:r>
        <w:t xml:space="preserve">. TESTUDF2|shippingaddress.OrderAddress </w:t>
      </w:r>
      <w:proofErr w:type="spellStart"/>
      <w:r>
        <w:t>Attribute</w:t>
      </w:r>
      <w:proofErr w:type="spellEnd"/>
      <w:r>
        <w:t xml:space="preserve"> </w:t>
      </w:r>
      <w:proofErr w:type="spellStart"/>
      <w:r>
        <w:t>Definition</w:t>
      </w:r>
      <w:proofErr w:type="spellEnd"/>
      <w:r>
        <w:t xml:space="preserve"> ID)</w:t>
      </w:r>
      <w:r>
        <w:br/>
        <w:t xml:space="preserve">-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 DW </w:t>
      </w:r>
      <w:proofErr w:type="spellStart"/>
      <w:r>
        <w:t>object</w:t>
      </w:r>
      <w:proofErr w:type="spellEnd"/>
      <w:r>
        <w:t xml:space="preserve"> (</w:t>
      </w:r>
      <w:proofErr w:type="spellStart"/>
      <w:r>
        <w:t>e.g</w:t>
      </w:r>
      <w:proofErr w:type="spellEnd"/>
      <w:r>
        <w:t xml:space="preserve">. TESTUDF3|profile.Profile </w:t>
      </w:r>
      <w:proofErr w:type="spellStart"/>
      <w:r>
        <w:t>Attribute</w:t>
      </w:r>
      <w:proofErr w:type="spellEnd"/>
      <w:r>
        <w:t xml:space="preserve"> </w:t>
      </w:r>
      <w:proofErr w:type="spellStart"/>
      <w:r>
        <w:t>Definition</w:t>
      </w:r>
      <w:proofErr w:type="spellEnd"/>
      <w:r>
        <w:t xml:space="preserve"> ID)</w:t>
      </w:r>
    </w:p>
    <w:p w14:paraId="4E8AAD0B" w14:textId="77777777" w:rsidR="00362DDE" w:rsidRDefault="00000000">
      <w:pPr>
        <w:widowControl w:val="0"/>
        <w:spacing w:line="240" w:lineRule="auto"/>
      </w:pPr>
      <w:r>
        <w:t xml:space="preserve">3. </w:t>
      </w:r>
      <w:proofErr w:type="spellStart"/>
      <w:r>
        <w:t>In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3 UDF </w:t>
      </w:r>
      <w:proofErr w:type="spellStart"/>
      <w:r>
        <w:t>fields</w:t>
      </w:r>
      <w:proofErr w:type="spellEnd"/>
      <w:r>
        <w:t xml:space="preserve"> (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#2) </w:t>
      </w:r>
    </w:p>
    <w:p w14:paraId="391D4FEB" w14:textId="77777777" w:rsidR="00362DDE" w:rsidRDefault="00000000">
      <w:pPr>
        <w:widowControl w:val="0"/>
        <w:spacing w:line="240" w:lineRule="auto"/>
      </w:pPr>
      <w:r>
        <w:t xml:space="preserve">4.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Front</w:t>
      </w:r>
      <w:proofErr w:type="spellEnd"/>
      <w:r>
        <w:t>.</w:t>
      </w:r>
    </w:p>
    <w:p w14:paraId="348FCACE" w14:textId="77777777" w:rsidR="00362DDE" w:rsidRDefault="00000000">
      <w:pPr>
        <w:widowControl w:val="0"/>
        <w:spacing w:line="240" w:lineRule="auto"/>
      </w:pPr>
      <w:r>
        <w:t xml:space="preserve">5.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0B6411E9" w14:textId="77777777" w:rsidR="00362DDE" w:rsidRDefault="00000000">
      <w:pPr>
        <w:widowControl w:val="0"/>
        <w:spacing w:line="240" w:lineRule="auto"/>
      </w:pPr>
      <w:r>
        <w:t xml:space="preserve">6. </w:t>
      </w:r>
      <w:proofErr w:type="spellStart"/>
      <w:r>
        <w:t>On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190FDFA7" w14:textId="77777777" w:rsidR="00362DDE" w:rsidRDefault="00000000">
      <w:pPr>
        <w:widowControl w:val="0"/>
        <w:spacing w:line="240" w:lineRule="auto"/>
      </w:pPr>
      <w:r>
        <w:t xml:space="preserve">7.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billing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button</w:t>
      </w:r>
      <w:proofErr w:type="spellEnd"/>
      <w:r>
        <w:t>.</w:t>
      </w:r>
    </w:p>
    <w:p w14:paraId="1103D280" w14:textId="77777777" w:rsidR="00362DDE" w:rsidRDefault="00000000">
      <w:pPr>
        <w:widowControl w:val="0"/>
        <w:spacing w:line="240" w:lineRule="auto"/>
      </w:pPr>
      <w:r>
        <w:t xml:space="preserve">8.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Order</w:t>
      </w:r>
      <w:proofErr w:type="spellEnd"/>
      <w:r>
        <w:t>.</w:t>
      </w:r>
    </w:p>
    <w:p w14:paraId="5AAF4141" w14:textId="77777777" w:rsidR="00362DDE" w:rsidRDefault="00000000">
      <w:pPr>
        <w:widowControl w:val="0"/>
        <w:spacing w:line="240" w:lineRule="auto"/>
      </w:pPr>
      <w:r>
        <w:t xml:space="preserve">9. </w:t>
      </w:r>
      <w:proofErr w:type="spellStart"/>
      <w:r>
        <w:t>In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verify</w:t>
      </w:r>
      <w:proofErr w:type="spellEnd"/>
      <w:r>
        <w:t xml:space="preserve"> UDF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order</w:t>
      </w:r>
      <w:proofErr w:type="spellEnd"/>
      <w:r>
        <w:t>.</w:t>
      </w:r>
    </w:p>
    <w:p w14:paraId="106742C4" w14:textId="77777777" w:rsidR="00362DDE" w:rsidRDefault="00000000">
      <w:pPr>
        <w:widowControl w:val="0"/>
        <w:spacing w:line="240" w:lineRule="auto"/>
      </w:pPr>
      <w:r>
        <w:t xml:space="preserve">10.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BM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&gt; </w:t>
      </w:r>
      <w:proofErr w:type="spellStart"/>
      <w:r>
        <w:t>Site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&gt;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&gt; </w:t>
      </w:r>
      <w:proofErr w:type="spellStart"/>
      <w:r>
        <w:t>Kount</w:t>
      </w:r>
      <w:proofErr w:type="spellEnd"/>
    </w:p>
    <w:p w14:paraId="64791F1C" w14:textId="77777777" w:rsidR="00362DDE" w:rsidRDefault="00000000">
      <w:pPr>
        <w:widowControl w:val="0"/>
        <w:spacing w:line="240" w:lineRule="auto"/>
      </w:pPr>
      <w:r>
        <w:t xml:space="preserve">11. </w:t>
      </w:r>
      <w:proofErr w:type="spellStart"/>
      <w:r>
        <w:t>Change</w:t>
      </w:r>
      <w:proofErr w:type="spellEnd"/>
      <w:r>
        <w:t xml:space="preserve"> UDF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correct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. </w:t>
      </w:r>
    </w:p>
    <w:p w14:paraId="15AB6112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DW </w:t>
      </w:r>
      <w:proofErr w:type="spellStart"/>
      <w:r>
        <w:t>object</w:t>
      </w:r>
      <w:proofErr w:type="spellEnd"/>
      <w:r>
        <w:t xml:space="preserve"> (</w:t>
      </w:r>
      <w:proofErr w:type="spellStart"/>
      <w:r>
        <w:t>e.g</w:t>
      </w:r>
      <w:proofErr w:type="spellEnd"/>
      <w:r>
        <w:t xml:space="preserve">. TESTUDF1|xxx.Order </w:t>
      </w:r>
      <w:proofErr w:type="spellStart"/>
      <w:r>
        <w:t>Attribute</w:t>
      </w:r>
      <w:proofErr w:type="spellEnd"/>
      <w:r>
        <w:t xml:space="preserve"> </w:t>
      </w:r>
      <w:proofErr w:type="spellStart"/>
      <w:r>
        <w:t>Definition</w:t>
      </w:r>
      <w:proofErr w:type="spellEnd"/>
      <w:r>
        <w:t xml:space="preserve"> ID)</w:t>
      </w:r>
    </w:p>
    <w:p w14:paraId="6AB7B898" w14:textId="77777777" w:rsidR="00362DDE" w:rsidRDefault="00000000">
      <w:pPr>
        <w:widowControl w:val="0"/>
        <w:spacing w:line="240" w:lineRule="auto"/>
      </w:pPr>
      <w:r>
        <w:t xml:space="preserve">12.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Front</w:t>
      </w:r>
      <w:proofErr w:type="spellEnd"/>
      <w:r>
        <w:t>.</w:t>
      </w:r>
    </w:p>
    <w:p w14:paraId="25317CE2" w14:textId="77777777" w:rsidR="00362DDE" w:rsidRDefault="00000000">
      <w:pPr>
        <w:widowControl w:val="0"/>
        <w:spacing w:line="240" w:lineRule="auto"/>
      </w:pPr>
      <w:r>
        <w:t xml:space="preserve">13.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76909F86" w14:textId="77777777" w:rsidR="00362DDE" w:rsidRDefault="00000000">
      <w:pPr>
        <w:widowControl w:val="0"/>
        <w:spacing w:line="240" w:lineRule="auto"/>
      </w:pPr>
      <w:r>
        <w:t xml:space="preserve">14. </w:t>
      </w:r>
      <w:proofErr w:type="spellStart"/>
      <w:r>
        <w:t>On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2544C514" w14:textId="77777777" w:rsidR="00362DDE" w:rsidRDefault="00000000">
      <w:pPr>
        <w:widowControl w:val="0"/>
        <w:spacing w:line="240" w:lineRule="auto"/>
      </w:pPr>
      <w:r>
        <w:t xml:space="preserve">15.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billing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button</w:t>
      </w:r>
      <w:proofErr w:type="spellEnd"/>
      <w:r>
        <w:t>.</w:t>
      </w:r>
    </w:p>
    <w:p w14:paraId="5A494B3C" w14:textId="77777777" w:rsidR="00362DDE" w:rsidRDefault="00000000">
      <w:pPr>
        <w:widowControl w:val="0"/>
        <w:spacing w:line="240" w:lineRule="auto"/>
      </w:pPr>
      <w:r>
        <w:t xml:space="preserve">16.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Order</w:t>
      </w:r>
      <w:proofErr w:type="spellEnd"/>
      <w:r>
        <w:t>.</w:t>
      </w:r>
    </w:p>
    <w:p w14:paraId="48D814C3" w14:textId="77777777" w:rsidR="00362DDE" w:rsidRDefault="00000000">
      <w:pPr>
        <w:widowControl w:val="0"/>
        <w:spacing w:line="240" w:lineRule="auto"/>
      </w:pPr>
      <w:r>
        <w:t xml:space="preserve">17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incorrect</w:t>
      </w:r>
      <w:proofErr w:type="spellEnd"/>
      <w:r>
        <w:t xml:space="preserve"> UDF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sent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>.</w:t>
      </w:r>
    </w:p>
    <w:p w14:paraId="24A1601F" w14:textId="77777777" w:rsidR="00362DDE" w:rsidRDefault="00000000">
      <w:pPr>
        <w:widowControl w:val="0"/>
        <w:spacing w:line="240" w:lineRule="auto"/>
      </w:pPr>
      <w:r>
        <w:t xml:space="preserve">18.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occured</w:t>
      </w:r>
      <w:proofErr w:type="spellEnd"/>
      <w:r>
        <w:t xml:space="preserve">, </w:t>
      </w:r>
      <w:proofErr w:type="spellStart"/>
      <w:r>
        <w:t>Log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appropriate</w:t>
      </w:r>
      <w:proofErr w:type="spellEnd"/>
      <w:r>
        <w:t xml:space="preserve"> </w:t>
      </w:r>
      <w:proofErr w:type="spellStart"/>
      <w:r>
        <w:t>info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custom</w:t>
      </w:r>
      <w:proofErr w:type="spellEnd"/>
      <w:r>
        <w:t xml:space="preserve"> - &lt;</w:t>
      </w:r>
      <w:proofErr w:type="spellStart"/>
      <w:r>
        <w:t>kount</w:t>
      </w:r>
      <w:proofErr w:type="spellEnd"/>
      <w:r>
        <w:t>&gt; - &lt;</w:t>
      </w:r>
      <w:proofErr w:type="spellStart"/>
      <w:r>
        <w:t>hostname</w:t>
      </w:r>
      <w:proofErr w:type="spellEnd"/>
      <w:r>
        <w:t xml:space="preserve">&gt; - </w:t>
      </w:r>
      <w:proofErr w:type="spellStart"/>
      <w:r>
        <w:t>appserver</w:t>
      </w:r>
      <w:proofErr w:type="spellEnd"/>
      <w:r>
        <w:t xml:space="preserve"> - &lt;</w:t>
      </w:r>
      <w:proofErr w:type="spellStart"/>
      <w:r>
        <w:t>creation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GMT&gt;.</w:t>
      </w:r>
      <w:proofErr w:type="spellStart"/>
      <w:r>
        <w:t>log</w:t>
      </w:r>
      <w:proofErr w:type="spellEnd"/>
    </w:p>
    <w:p w14:paraId="5DF15296" w14:textId="77777777" w:rsidR="00362DDE" w:rsidRDefault="00000000">
      <w:pPr>
        <w:widowControl w:val="0"/>
        <w:spacing w:line="240" w:lineRule="auto"/>
      </w:pPr>
      <w:r>
        <w:t xml:space="preserve">19.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BM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&gt; </w:t>
      </w:r>
      <w:proofErr w:type="spellStart"/>
      <w:r>
        <w:t>Site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&gt;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&gt; </w:t>
      </w:r>
      <w:proofErr w:type="spellStart"/>
      <w:r>
        <w:t>Kount</w:t>
      </w:r>
      <w:proofErr w:type="spellEnd"/>
    </w:p>
    <w:p w14:paraId="0DFA2FB8" w14:textId="77777777" w:rsidR="00362DDE" w:rsidRDefault="00000000">
      <w:pPr>
        <w:widowControl w:val="0"/>
        <w:spacing w:line="240" w:lineRule="auto"/>
      </w:pPr>
      <w:r>
        <w:lastRenderedPageBreak/>
        <w:t xml:space="preserve">20. </w:t>
      </w:r>
      <w:proofErr w:type="spellStart"/>
      <w:r>
        <w:t>Change</w:t>
      </w:r>
      <w:proofErr w:type="spellEnd"/>
      <w:r>
        <w:t xml:space="preserve"> UDF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correct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. </w:t>
      </w:r>
    </w:p>
    <w:p w14:paraId="5205568C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DW </w:t>
      </w:r>
      <w:proofErr w:type="spellStart"/>
      <w:r>
        <w:t>object</w:t>
      </w:r>
      <w:proofErr w:type="spellEnd"/>
      <w:r>
        <w:t xml:space="preserve"> (</w:t>
      </w:r>
      <w:proofErr w:type="spellStart"/>
      <w:r>
        <w:t>e.g</w:t>
      </w:r>
      <w:proofErr w:type="spellEnd"/>
      <w:r>
        <w:t xml:space="preserve">. TESTUDF1|order.Order </w:t>
      </w:r>
      <w:proofErr w:type="spellStart"/>
      <w:r>
        <w:t>Attribute</w:t>
      </w:r>
      <w:proofErr w:type="spellEnd"/>
      <w:r>
        <w:t xml:space="preserve"> </w:t>
      </w:r>
      <w:proofErr w:type="spellStart"/>
      <w:r>
        <w:t>Definition</w:t>
      </w:r>
      <w:proofErr w:type="spellEnd"/>
      <w:r>
        <w:t xml:space="preserve"> ID)</w:t>
      </w:r>
    </w:p>
    <w:p w14:paraId="31D6153F" w14:textId="77777777" w:rsidR="00362DDE" w:rsidRDefault="00000000">
      <w:pPr>
        <w:widowControl w:val="0"/>
        <w:spacing w:line="240" w:lineRule="auto"/>
      </w:pPr>
      <w:r>
        <w:t xml:space="preserve">21. </w:t>
      </w:r>
      <w:proofErr w:type="spellStart"/>
      <w:r>
        <w:t>In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panel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TESTUDF1.</w:t>
      </w:r>
    </w:p>
    <w:p w14:paraId="7CF9EA4C" w14:textId="77777777" w:rsidR="00362DDE" w:rsidRDefault="00000000">
      <w:pPr>
        <w:widowControl w:val="0"/>
        <w:spacing w:line="240" w:lineRule="auto"/>
      </w:pPr>
      <w:r>
        <w:t xml:space="preserve">22.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Front</w:t>
      </w:r>
      <w:proofErr w:type="spellEnd"/>
      <w:r>
        <w:t>.</w:t>
      </w:r>
    </w:p>
    <w:p w14:paraId="1A9E72B4" w14:textId="77777777" w:rsidR="00362DDE" w:rsidRDefault="00000000">
      <w:pPr>
        <w:widowControl w:val="0"/>
        <w:spacing w:line="240" w:lineRule="auto"/>
      </w:pPr>
      <w:r>
        <w:t xml:space="preserve">23.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4BA31811" w14:textId="77777777" w:rsidR="00362DDE" w:rsidRDefault="00000000">
      <w:pPr>
        <w:widowControl w:val="0"/>
        <w:spacing w:line="240" w:lineRule="auto"/>
      </w:pPr>
      <w:r>
        <w:t xml:space="preserve">24. </w:t>
      </w:r>
      <w:proofErr w:type="spellStart"/>
      <w:r>
        <w:t>On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4ADF1240" w14:textId="77777777" w:rsidR="00362DDE" w:rsidRDefault="00000000">
      <w:pPr>
        <w:widowControl w:val="0"/>
        <w:spacing w:line="240" w:lineRule="auto"/>
      </w:pPr>
      <w:r>
        <w:t xml:space="preserve">25.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billing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button</w:t>
      </w:r>
      <w:proofErr w:type="spellEnd"/>
      <w:r>
        <w:t>.</w:t>
      </w:r>
    </w:p>
    <w:p w14:paraId="6ACC056D" w14:textId="77777777" w:rsidR="00362DDE" w:rsidRDefault="00000000">
      <w:pPr>
        <w:widowControl w:val="0"/>
        <w:spacing w:line="240" w:lineRule="auto"/>
      </w:pPr>
      <w:r>
        <w:t xml:space="preserve">26.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Order</w:t>
      </w:r>
      <w:proofErr w:type="spellEnd"/>
      <w:r>
        <w:t>.</w:t>
      </w:r>
    </w:p>
    <w:p w14:paraId="2FF9212F" w14:textId="77777777" w:rsidR="00362DDE" w:rsidRDefault="00000000">
      <w:pPr>
        <w:widowControl w:val="0"/>
        <w:spacing w:line="240" w:lineRule="auto"/>
      </w:pPr>
      <w:r>
        <w:t xml:space="preserve">27.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TESTUDF1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sent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>.</w:t>
      </w:r>
    </w:p>
    <w:p w14:paraId="037AC1D9" w14:textId="77777777" w:rsidR="00362DDE" w:rsidRDefault="00000000">
      <w:pPr>
        <w:widowControl w:val="0"/>
        <w:spacing w:line="240" w:lineRule="auto"/>
      </w:pPr>
      <w:r>
        <w:t xml:space="preserve">28.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occured</w:t>
      </w:r>
      <w:proofErr w:type="spellEnd"/>
      <w:r>
        <w:t xml:space="preserve">, </w:t>
      </w:r>
      <w:proofErr w:type="spellStart"/>
      <w:r>
        <w:t>Log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appropriate</w:t>
      </w:r>
      <w:proofErr w:type="spellEnd"/>
      <w:r>
        <w:t xml:space="preserve"> </w:t>
      </w:r>
      <w:proofErr w:type="spellStart"/>
      <w:r>
        <w:t>info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custom</w:t>
      </w:r>
      <w:proofErr w:type="spellEnd"/>
      <w:r>
        <w:t xml:space="preserve"> - &lt;</w:t>
      </w:r>
      <w:proofErr w:type="spellStart"/>
      <w:r>
        <w:t>kount</w:t>
      </w:r>
      <w:proofErr w:type="spellEnd"/>
      <w:r>
        <w:t>&gt; - &lt;</w:t>
      </w:r>
      <w:proofErr w:type="spellStart"/>
      <w:r>
        <w:t>hostname</w:t>
      </w:r>
      <w:proofErr w:type="spellEnd"/>
      <w:r>
        <w:t xml:space="preserve">&gt; - </w:t>
      </w:r>
      <w:proofErr w:type="spellStart"/>
      <w:r>
        <w:t>appserver</w:t>
      </w:r>
      <w:proofErr w:type="spellEnd"/>
      <w:r>
        <w:t xml:space="preserve"> - &lt;</w:t>
      </w:r>
      <w:proofErr w:type="spellStart"/>
      <w:r>
        <w:t>creation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GMT&gt;.</w:t>
      </w:r>
      <w:proofErr w:type="spellStart"/>
      <w:r>
        <w:t>log</w:t>
      </w:r>
      <w:proofErr w:type="spellEnd"/>
    </w:p>
    <w:p w14:paraId="176B5709" w14:textId="77777777" w:rsidR="00362DDE" w:rsidRDefault="00000000">
      <w:pPr>
        <w:pStyle w:val="Heading5"/>
        <w:spacing w:line="240" w:lineRule="auto"/>
      </w:pPr>
      <w:bookmarkStart w:id="85" w:name="_2w5ecyt"/>
      <w:bookmarkStart w:id="86" w:name="_Toc531855104"/>
      <w:bookmarkEnd w:id="85"/>
      <w:proofErr w:type="spellStart"/>
      <w:r>
        <w:t>TestCase</w:t>
      </w:r>
      <w:proofErr w:type="spellEnd"/>
      <w:r>
        <w:t xml:space="preserve"> 13. </w:t>
      </w:r>
      <w:proofErr w:type="spellStart"/>
      <w:r>
        <w:t>Errors</w:t>
      </w:r>
      <w:proofErr w:type="spellEnd"/>
      <w:r>
        <w:t xml:space="preserve">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verification</w:t>
      </w:r>
      <w:bookmarkEnd w:id="86"/>
      <w:proofErr w:type="spellEnd"/>
    </w:p>
    <w:p w14:paraId="0BF6A666" w14:textId="77777777" w:rsidR="00362DDE" w:rsidRDefault="00000000">
      <w:pPr>
        <w:widowControl w:val="0"/>
        <w:spacing w:line="240" w:lineRule="auto"/>
      </w:pPr>
      <w:r>
        <w:t xml:space="preserve">1.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BM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&gt; </w:t>
      </w:r>
      <w:proofErr w:type="spellStart"/>
      <w:r>
        <w:t>Site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&gt;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&gt; </w:t>
      </w:r>
      <w:proofErr w:type="spellStart"/>
      <w:r>
        <w:t>Kount</w:t>
      </w:r>
      <w:proofErr w:type="spellEnd"/>
    </w:p>
    <w:p w14:paraId="105A5E64" w14:textId="77777777" w:rsidR="00362DDE" w:rsidRDefault="00000000">
      <w:pPr>
        <w:widowControl w:val="0"/>
        <w:spacing w:line="240" w:lineRule="auto"/>
      </w:pPr>
      <w:r>
        <w:t xml:space="preserve">2. </w:t>
      </w:r>
      <w:proofErr w:type="spellStart"/>
      <w:r>
        <w:t>Fill</w:t>
      </w:r>
      <w:proofErr w:type="spellEnd"/>
      <w:r>
        <w:t xml:space="preserve"> '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'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more</w:t>
      </w:r>
      <w:proofErr w:type="spellEnd"/>
      <w:r>
        <w:t>.</w:t>
      </w:r>
    </w:p>
    <w:p w14:paraId="75E3D2CE" w14:textId="77777777" w:rsidR="00362DDE" w:rsidRDefault="00000000">
      <w:pPr>
        <w:widowControl w:val="0"/>
        <w:spacing w:line="240" w:lineRule="auto"/>
      </w:pPr>
      <w:r>
        <w:t xml:space="preserve">3. </w:t>
      </w:r>
      <w:proofErr w:type="spellStart"/>
      <w:r>
        <w:t>Сreate</w:t>
      </w:r>
      <w:proofErr w:type="spellEnd"/>
      <w:r>
        <w:t xml:space="preserve"> a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situation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unavailable</w:t>
      </w:r>
      <w:proofErr w:type="spellEnd"/>
    </w:p>
    <w:p w14:paraId="401B16AE" w14:textId="77777777" w:rsidR="00362DDE" w:rsidRDefault="00000000">
      <w:pPr>
        <w:widowControl w:val="0"/>
        <w:numPr>
          <w:ilvl w:val="0"/>
          <w:numId w:val="21"/>
        </w:numPr>
        <w:spacing w:after="0" w:line="240" w:lineRule="auto"/>
        <w:ind w:hanging="360"/>
        <w:contextualSpacing/>
      </w:pPr>
      <w:proofErr w:type="spellStart"/>
      <w:r>
        <w:rPr>
          <w:i/>
          <w:color w:val="434343"/>
        </w:rPr>
        <w:t>Go</w:t>
      </w:r>
      <w:proofErr w:type="spellEnd"/>
      <w:r>
        <w:rPr>
          <w:i/>
          <w:color w:val="434343"/>
        </w:rPr>
        <w:t xml:space="preserve"> </w:t>
      </w:r>
      <w:proofErr w:type="spellStart"/>
      <w:r>
        <w:rPr>
          <w:i/>
          <w:color w:val="434343"/>
        </w:rPr>
        <w:t>to</w:t>
      </w:r>
      <w:proofErr w:type="spellEnd"/>
      <w:r>
        <w:rPr>
          <w:i/>
          <w:color w:val="434343"/>
        </w:rPr>
        <w:t xml:space="preserve">  </w:t>
      </w:r>
      <w:hyperlink r:id="rId55">
        <w:proofErr w:type="spellStart"/>
        <w:r>
          <w:t>Administration</w:t>
        </w:r>
        <w:proofErr w:type="spellEnd"/>
      </w:hyperlink>
      <w:r>
        <w:rPr>
          <w:i/>
          <w:color w:val="434343"/>
          <w:sz w:val="18"/>
          <w:szCs w:val="18"/>
          <w:highlight w:val="white"/>
        </w:rPr>
        <w:t xml:space="preserve"> &gt;  </w:t>
      </w:r>
      <w:hyperlink r:id="rId56">
        <w:proofErr w:type="spellStart"/>
        <w:r>
          <w:t>Operations</w:t>
        </w:r>
        <w:proofErr w:type="spellEnd"/>
      </w:hyperlink>
      <w:r>
        <w:rPr>
          <w:i/>
          <w:color w:val="434343"/>
          <w:sz w:val="18"/>
          <w:szCs w:val="18"/>
          <w:highlight w:val="white"/>
        </w:rPr>
        <w:t xml:space="preserve"> &gt;  </w:t>
      </w:r>
      <w:hyperlink r:id="rId57">
        <w:proofErr w:type="spellStart"/>
        <w:r>
          <w:t>Services</w:t>
        </w:r>
        <w:proofErr w:type="spellEnd"/>
      </w:hyperlink>
      <w:r>
        <w:rPr>
          <w:i/>
          <w:color w:val="434343"/>
          <w:sz w:val="18"/>
          <w:szCs w:val="18"/>
          <w:highlight w:val="white"/>
        </w:rPr>
        <w:t xml:space="preserve"> &gt; </w:t>
      </w:r>
      <w:proofErr w:type="spellStart"/>
      <w:r>
        <w:rPr>
          <w:i/>
          <w:color w:val="434343"/>
          <w:sz w:val="18"/>
          <w:szCs w:val="18"/>
          <w:highlight w:val="white"/>
        </w:rPr>
        <w:t>kount</w:t>
      </w:r>
      <w:proofErr w:type="spellEnd"/>
      <w:r>
        <w:rPr>
          <w:i/>
          <w:color w:val="434343"/>
          <w:sz w:val="18"/>
          <w:szCs w:val="18"/>
          <w:highlight w:val="white"/>
        </w:rPr>
        <w:t xml:space="preserve"> - </w:t>
      </w:r>
      <w:proofErr w:type="spellStart"/>
      <w:r>
        <w:rPr>
          <w:i/>
          <w:color w:val="434343"/>
          <w:sz w:val="18"/>
          <w:szCs w:val="18"/>
          <w:highlight w:val="white"/>
        </w:rPr>
        <w:t>Details</w:t>
      </w:r>
      <w:proofErr w:type="spellEnd"/>
    </w:p>
    <w:p w14:paraId="6A41F623" w14:textId="77777777" w:rsidR="00362DDE" w:rsidRDefault="00000000">
      <w:pPr>
        <w:widowControl w:val="0"/>
        <w:numPr>
          <w:ilvl w:val="0"/>
          <w:numId w:val="21"/>
        </w:numPr>
        <w:spacing w:after="0" w:line="240" w:lineRule="auto"/>
        <w:ind w:hanging="360"/>
        <w:contextualSpacing/>
        <w:rPr>
          <w:i/>
          <w:color w:val="434343"/>
          <w:highlight w:val="white"/>
        </w:rPr>
      </w:pPr>
      <w:proofErr w:type="spellStart"/>
      <w:r>
        <w:rPr>
          <w:i/>
          <w:color w:val="434343"/>
          <w:sz w:val="18"/>
          <w:szCs w:val="18"/>
          <w:highlight w:val="white"/>
        </w:rPr>
        <w:t>Uncheck</w:t>
      </w:r>
      <w:proofErr w:type="spellEnd"/>
      <w:r>
        <w:rPr>
          <w:i/>
          <w:color w:val="434343"/>
          <w:sz w:val="18"/>
          <w:szCs w:val="18"/>
          <w:highlight w:val="white"/>
        </w:rPr>
        <w:t xml:space="preserve"> </w:t>
      </w:r>
      <w:proofErr w:type="spellStart"/>
      <w:r>
        <w:rPr>
          <w:i/>
          <w:color w:val="434343"/>
          <w:sz w:val="18"/>
          <w:szCs w:val="18"/>
          <w:highlight w:val="white"/>
        </w:rPr>
        <w:t>Enable</w:t>
      </w:r>
      <w:proofErr w:type="spellEnd"/>
      <w:r>
        <w:rPr>
          <w:i/>
          <w:color w:val="434343"/>
          <w:sz w:val="18"/>
          <w:szCs w:val="18"/>
          <w:highlight w:val="white"/>
        </w:rPr>
        <w:t xml:space="preserve"> </w:t>
      </w:r>
      <w:proofErr w:type="spellStart"/>
      <w:r>
        <w:rPr>
          <w:i/>
          <w:color w:val="434343"/>
          <w:sz w:val="18"/>
          <w:szCs w:val="18"/>
          <w:highlight w:val="white"/>
        </w:rPr>
        <w:t>Checkbox</w:t>
      </w:r>
      <w:proofErr w:type="spellEnd"/>
    </w:p>
    <w:p w14:paraId="7F8C9040" w14:textId="77777777" w:rsidR="00362DDE" w:rsidRDefault="00000000">
      <w:pPr>
        <w:widowControl w:val="0"/>
        <w:numPr>
          <w:ilvl w:val="0"/>
          <w:numId w:val="21"/>
        </w:numPr>
        <w:spacing w:after="0" w:line="240" w:lineRule="auto"/>
        <w:ind w:hanging="360"/>
        <w:contextualSpacing/>
        <w:rPr>
          <w:i/>
          <w:color w:val="434343"/>
          <w:highlight w:val="white"/>
        </w:rPr>
      </w:pPr>
      <w:proofErr w:type="spellStart"/>
      <w:r>
        <w:rPr>
          <w:i/>
          <w:color w:val="434343"/>
          <w:sz w:val="18"/>
          <w:szCs w:val="18"/>
          <w:highlight w:val="white"/>
        </w:rPr>
        <w:t>Click</w:t>
      </w:r>
      <w:proofErr w:type="spellEnd"/>
      <w:r>
        <w:rPr>
          <w:i/>
          <w:color w:val="434343"/>
          <w:sz w:val="18"/>
          <w:szCs w:val="18"/>
          <w:highlight w:val="white"/>
        </w:rPr>
        <w:t xml:space="preserve"> </w:t>
      </w:r>
      <w:proofErr w:type="spellStart"/>
      <w:r>
        <w:rPr>
          <w:i/>
          <w:color w:val="434343"/>
          <w:sz w:val="18"/>
          <w:szCs w:val="18"/>
          <w:highlight w:val="white"/>
        </w:rPr>
        <w:t>Apply</w:t>
      </w:r>
      <w:proofErr w:type="spellEnd"/>
    </w:p>
    <w:p w14:paraId="4E86EAE6" w14:textId="77777777" w:rsidR="00362DDE" w:rsidRDefault="00362DDE">
      <w:pPr>
        <w:widowControl w:val="0"/>
        <w:spacing w:line="240" w:lineRule="auto"/>
      </w:pPr>
    </w:p>
    <w:p w14:paraId="28EE58F1" w14:textId="77777777" w:rsidR="00362DDE" w:rsidRDefault="00000000">
      <w:pPr>
        <w:widowControl w:val="0"/>
        <w:spacing w:line="240" w:lineRule="auto"/>
      </w:pPr>
      <w:r>
        <w:t xml:space="preserve">4.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Front</w:t>
      </w:r>
      <w:proofErr w:type="spellEnd"/>
      <w:r>
        <w:t>.</w:t>
      </w:r>
    </w:p>
    <w:p w14:paraId="5AD6D1CB" w14:textId="77777777" w:rsidR="00362DDE" w:rsidRDefault="00000000">
      <w:pPr>
        <w:widowControl w:val="0"/>
        <w:spacing w:line="240" w:lineRule="auto"/>
      </w:pPr>
      <w:r>
        <w:t xml:space="preserve">5.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7E3B3415" w14:textId="77777777" w:rsidR="00362DDE" w:rsidRDefault="00000000">
      <w:pPr>
        <w:widowControl w:val="0"/>
        <w:spacing w:line="240" w:lineRule="auto"/>
      </w:pPr>
      <w:r>
        <w:t xml:space="preserve">6. </w:t>
      </w:r>
      <w:proofErr w:type="spellStart"/>
      <w:r>
        <w:t>On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4049F394" w14:textId="77777777" w:rsidR="00362DDE" w:rsidRDefault="00000000">
      <w:pPr>
        <w:widowControl w:val="0"/>
        <w:spacing w:line="240" w:lineRule="auto"/>
      </w:pPr>
      <w:r>
        <w:t xml:space="preserve">7.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billing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button</w:t>
      </w:r>
      <w:proofErr w:type="spellEnd"/>
      <w:r>
        <w:t>.</w:t>
      </w:r>
    </w:p>
    <w:p w14:paraId="7012489C" w14:textId="77777777" w:rsidR="00362DDE" w:rsidRDefault="00000000">
      <w:pPr>
        <w:widowControl w:val="0"/>
        <w:spacing w:line="240" w:lineRule="auto"/>
      </w:pPr>
      <w:r>
        <w:t xml:space="preserve">8.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Order</w:t>
      </w:r>
      <w:proofErr w:type="spellEnd"/>
      <w:r>
        <w:t>.</w:t>
      </w:r>
    </w:p>
    <w:p w14:paraId="08786C55" w14:textId="77777777" w:rsidR="00362DDE" w:rsidRDefault="00000000">
      <w:pPr>
        <w:widowControl w:val="0"/>
        <w:spacing w:line="240" w:lineRule="auto"/>
      </w:pPr>
      <w:r>
        <w:t xml:space="preserve">9.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BM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Administration</w:t>
      </w:r>
      <w:proofErr w:type="spellEnd"/>
      <w:r>
        <w:t xml:space="preserve"> &gt; </w:t>
      </w:r>
      <w:proofErr w:type="spellStart"/>
      <w:r>
        <w:t>Site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&gt;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Setup</w:t>
      </w:r>
      <w:proofErr w:type="spellEnd"/>
      <w:r>
        <w:t xml:space="preserve"> &gt;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Logs</w:t>
      </w:r>
      <w:proofErr w:type="spellEnd"/>
      <w:r>
        <w:t xml:space="preserve"> </w:t>
      </w:r>
      <w:proofErr w:type="spellStart"/>
      <w:r>
        <w:t>folder</w:t>
      </w:r>
      <w:proofErr w:type="spellEnd"/>
    </w:p>
    <w:p w14:paraId="0EE09C79" w14:textId="77777777" w:rsidR="00362DDE" w:rsidRDefault="00000000">
      <w:pPr>
        <w:widowControl w:val="0"/>
        <w:spacing w:line="240" w:lineRule="auto"/>
      </w:pPr>
      <w:r>
        <w:t xml:space="preserve">10.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availability</w:t>
      </w:r>
      <w:proofErr w:type="spellEnd"/>
      <w:r>
        <w:t xml:space="preserve">: </w:t>
      </w:r>
      <w:proofErr w:type="spellStart"/>
      <w:r>
        <w:t>custom</w:t>
      </w:r>
      <w:proofErr w:type="spellEnd"/>
      <w:r>
        <w:t xml:space="preserve"> - &lt;</w:t>
      </w:r>
      <w:proofErr w:type="spellStart"/>
      <w:r>
        <w:t>kount</w:t>
      </w:r>
      <w:proofErr w:type="spellEnd"/>
      <w:r>
        <w:t>&gt; - &lt;</w:t>
      </w:r>
      <w:proofErr w:type="spellStart"/>
      <w:r>
        <w:t>hostname</w:t>
      </w:r>
      <w:proofErr w:type="spellEnd"/>
      <w:r>
        <w:t xml:space="preserve">&gt; - </w:t>
      </w:r>
      <w:proofErr w:type="spellStart"/>
      <w:r>
        <w:t>appserver</w:t>
      </w:r>
      <w:proofErr w:type="spellEnd"/>
      <w:r>
        <w:t xml:space="preserve"> - &lt;</w:t>
      </w:r>
      <w:proofErr w:type="spellStart"/>
      <w:r>
        <w:t>creation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GMT&gt;.</w:t>
      </w:r>
      <w:proofErr w:type="spellStart"/>
      <w:r>
        <w:t>log</w:t>
      </w:r>
      <w:proofErr w:type="spellEnd"/>
    </w:p>
    <w:p w14:paraId="59DF8C25" w14:textId="77777777" w:rsidR="00362DDE" w:rsidRDefault="00000000">
      <w:pPr>
        <w:widowControl w:val="0"/>
        <w:spacing w:line="240" w:lineRule="auto"/>
      </w:pPr>
      <w:r>
        <w:t xml:space="preserve">11.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format</w:t>
      </w:r>
      <w:proofErr w:type="spellEnd"/>
      <w:r>
        <w:t>: [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GMT] &lt;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type</w:t>
      </w:r>
      <w:proofErr w:type="spellEnd"/>
      <w:r>
        <w:t>&gt; &lt;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description</w:t>
      </w:r>
      <w:proofErr w:type="spellEnd"/>
      <w:r>
        <w:t>&gt; &lt;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description</w:t>
      </w:r>
      <w:proofErr w:type="spellEnd"/>
      <w:r>
        <w:t>&gt;</w:t>
      </w:r>
    </w:p>
    <w:p w14:paraId="70105E80" w14:textId="77777777" w:rsidR="00362DDE" w:rsidRDefault="00000000">
      <w:pPr>
        <w:widowControl w:val="0"/>
        <w:spacing w:line="240" w:lineRule="auto"/>
      </w:pPr>
      <w:r>
        <w:t xml:space="preserve">12. </w:t>
      </w:r>
      <w:proofErr w:type="spellStart"/>
      <w:r>
        <w:t>Go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mail</w:t>
      </w:r>
      <w:proofErr w:type="spellEnd"/>
      <w:r>
        <w:t xml:space="preserve"> </w:t>
      </w:r>
      <w:proofErr w:type="spellStart"/>
      <w:r>
        <w:t>boxes</w:t>
      </w:r>
      <w:proofErr w:type="spellEnd"/>
      <w:r>
        <w:t xml:space="preserve"> .</w:t>
      </w:r>
    </w:p>
    <w:p w14:paraId="3F064664" w14:textId="77777777" w:rsidR="00362DDE" w:rsidRDefault="00000000">
      <w:pPr>
        <w:widowControl w:val="0"/>
        <w:spacing w:line="240" w:lineRule="auto"/>
      </w:pPr>
      <w:r>
        <w:t xml:space="preserve">13. </w:t>
      </w:r>
      <w:proofErr w:type="spellStart"/>
      <w:r>
        <w:t>Verify</w:t>
      </w:r>
      <w:proofErr w:type="spellEnd"/>
      <w:r>
        <w:t xml:space="preserve"> e-</w:t>
      </w:r>
      <w:proofErr w:type="spellStart"/>
      <w:r>
        <w:t>mail</w:t>
      </w:r>
      <w:proofErr w:type="spellEnd"/>
      <w:r>
        <w:t xml:space="preserve"> </w:t>
      </w:r>
      <w:proofErr w:type="spellStart"/>
      <w:r>
        <w:t>availability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e-</w:t>
      </w:r>
      <w:proofErr w:type="spellStart"/>
      <w:r>
        <w:t>mail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. </w:t>
      </w:r>
      <w:proofErr w:type="spellStart"/>
      <w:r>
        <w:t>Recipient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>:</w:t>
      </w:r>
    </w:p>
    <w:p w14:paraId="6EC747C3" w14:textId="77777777" w:rsidR="00362DDE" w:rsidRDefault="00000000">
      <w:pPr>
        <w:widowControl w:val="0"/>
        <w:spacing w:line="240" w:lineRule="auto"/>
      </w:pPr>
      <w:proofErr w:type="spellStart"/>
      <w:r>
        <w:t>from</w:t>
      </w:r>
      <w:proofErr w:type="spellEnd"/>
      <w:r>
        <w:t xml:space="preserve"> - noreply@noreply.com</w:t>
      </w:r>
    </w:p>
    <w:p w14:paraId="6E18F115" w14:textId="77777777" w:rsidR="00362DDE" w:rsidRDefault="00000000">
      <w:pPr>
        <w:widowControl w:val="0"/>
        <w:spacing w:line="240" w:lineRule="auto"/>
      </w:pPr>
      <w:proofErr w:type="spellStart"/>
      <w:r>
        <w:t>to</w:t>
      </w:r>
      <w:proofErr w:type="spellEnd"/>
      <w:r>
        <w:t xml:space="preserve"> -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site</w:t>
      </w:r>
      <w:proofErr w:type="spellEnd"/>
      <w:r>
        <w:t xml:space="preserve"> </w:t>
      </w:r>
      <w:proofErr w:type="spellStart"/>
      <w:r>
        <w:t>preferences</w:t>
      </w:r>
      <w:proofErr w:type="spellEnd"/>
    </w:p>
    <w:p w14:paraId="4DE5AC89" w14:textId="77777777" w:rsidR="00362DDE" w:rsidRDefault="00000000">
      <w:pPr>
        <w:widowControl w:val="0"/>
        <w:spacing w:line="240" w:lineRule="auto"/>
      </w:pPr>
      <w:r>
        <w:t xml:space="preserve">cc - </w:t>
      </w:r>
      <w:proofErr w:type="spellStart"/>
      <w:r>
        <w:t>empty</w:t>
      </w:r>
      <w:proofErr w:type="spellEnd"/>
    </w:p>
    <w:p w14:paraId="7F18F1FC" w14:textId="77777777" w:rsidR="00362DDE" w:rsidRDefault="00000000">
      <w:pPr>
        <w:widowControl w:val="0"/>
        <w:spacing w:line="240" w:lineRule="auto"/>
      </w:pPr>
      <w:proofErr w:type="spellStart"/>
      <w:r>
        <w:t>bcc</w:t>
      </w:r>
      <w:proofErr w:type="spellEnd"/>
      <w:r>
        <w:t xml:space="preserve"> - </w:t>
      </w:r>
      <w:proofErr w:type="spellStart"/>
      <w:r>
        <w:t>empty</w:t>
      </w:r>
      <w:proofErr w:type="spellEnd"/>
    </w:p>
    <w:p w14:paraId="7B08582A" w14:textId="77777777" w:rsidR="00362DDE" w:rsidRDefault="00000000">
      <w:pPr>
        <w:pStyle w:val="Heading5"/>
        <w:spacing w:line="240" w:lineRule="auto"/>
      </w:pPr>
      <w:bookmarkStart w:id="87" w:name="_1baon6m"/>
      <w:bookmarkStart w:id="88" w:name="_Toc531855105"/>
      <w:bookmarkEnd w:id="87"/>
      <w:proofErr w:type="spellStart"/>
      <w:r>
        <w:t>TestCase</w:t>
      </w:r>
      <w:proofErr w:type="spellEnd"/>
      <w:r>
        <w:t xml:space="preserve"> 14: </w:t>
      </w:r>
      <w:proofErr w:type="spellStart"/>
      <w:r>
        <w:t>Risk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Score</w:t>
      </w:r>
      <w:proofErr w:type="spellEnd"/>
      <w:r>
        <w:t xml:space="preserve">.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Evaluation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receiving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Risk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Reevaluation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changed</w:t>
      </w:r>
      <w:proofErr w:type="spellEnd"/>
      <w:r>
        <w:t>.</w:t>
      </w:r>
      <w:bookmarkEnd w:id="88"/>
      <w:r>
        <w:t xml:space="preserve"> </w:t>
      </w:r>
    </w:p>
    <w:p w14:paraId="0A2B3AC6" w14:textId="77777777" w:rsidR="00362DDE" w:rsidRDefault="00000000">
      <w:pPr>
        <w:pStyle w:val="Heading4"/>
        <w:spacing w:line="240" w:lineRule="auto"/>
      </w:pPr>
      <w:bookmarkStart w:id="89" w:name="_Toc531855106"/>
      <w:proofErr w:type="spellStart"/>
      <w:r>
        <w:t>Prerequisites</w:t>
      </w:r>
      <w:proofErr w:type="spellEnd"/>
      <w:r>
        <w:t>:</w:t>
      </w:r>
      <w:bookmarkEnd w:id="89"/>
      <w:r>
        <w:t xml:space="preserve"> </w:t>
      </w:r>
    </w:p>
    <w:p w14:paraId="377A669E" w14:textId="77777777" w:rsidR="00362DDE" w:rsidRDefault="00000000">
      <w:pPr>
        <w:widowControl w:val="0"/>
        <w:spacing w:line="240" w:lineRule="auto"/>
      </w:pP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ENS:</w:t>
      </w:r>
    </w:p>
    <w:p w14:paraId="6DBF8713" w14:textId="77777777" w:rsidR="00362DDE" w:rsidRDefault="00000000">
      <w:pPr>
        <w:widowControl w:val="0"/>
        <w:spacing w:line="240" w:lineRule="auto"/>
      </w:pPr>
      <w:r>
        <w:lastRenderedPageBreak/>
        <w:t xml:space="preserve">-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BM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&gt; </w:t>
      </w:r>
      <w:proofErr w:type="spellStart"/>
      <w:r>
        <w:t>Site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&gt;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&gt; </w:t>
      </w:r>
      <w:proofErr w:type="spellStart"/>
      <w:r>
        <w:t>Kount</w:t>
      </w:r>
      <w:proofErr w:type="spellEnd"/>
      <w:r>
        <w:t>.</w:t>
      </w:r>
    </w:p>
    <w:p w14:paraId="67ADCF46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checkbox</w:t>
      </w:r>
      <w:proofErr w:type="spellEnd"/>
      <w:r>
        <w:t>.</w:t>
      </w:r>
    </w:p>
    <w:p w14:paraId="11F59583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Add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15757758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checkbox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RISK_CHANGE </w:t>
      </w:r>
      <w:proofErr w:type="spellStart"/>
      <w:r>
        <w:t>parameters</w:t>
      </w:r>
      <w:proofErr w:type="spellEnd"/>
    </w:p>
    <w:p w14:paraId="567019A6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Apply</w:t>
      </w:r>
      <w:proofErr w:type="spellEnd"/>
      <w:r>
        <w:t xml:space="preserve"> </w:t>
      </w:r>
      <w:proofErr w:type="spellStart"/>
      <w:r>
        <w:t>changes</w:t>
      </w:r>
      <w:proofErr w:type="spellEnd"/>
      <w:r>
        <w:t>.</w:t>
      </w:r>
    </w:p>
    <w:p w14:paraId="2594D55D" w14:textId="77777777" w:rsidR="00362DDE" w:rsidRDefault="00000000">
      <w:pPr>
        <w:widowControl w:val="0"/>
        <w:spacing w:line="240" w:lineRule="auto"/>
      </w:pPr>
      <w:proofErr w:type="spellStart"/>
      <w:r>
        <w:rPr>
          <w:b/>
        </w:rPr>
        <w:t>Steps</w:t>
      </w:r>
      <w:proofErr w:type="spellEnd"/>
      <w:r>
        <w:rPr>
          <w:b/>
        </w:rPr>
        <w:t>:</w:t>
      </w:r>
    </w:p>
    <w:p w14:paraId="59CA2561" w14:textId="77777777" w:rsidR="00362DDE" w:rsidRDefault="00000000">
      <w:pPr>
        <w:widowControl w:val="0"/>
        <w:spacing w:line="240" w:lineRule="auto"/>
      </w:pPr>
      <w:r>
        <w:t xml:space="preserve">1.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Front</w:t>
      </w:r>
      <w:proofErr w:type="spellEnd"/>
      <w:r>
        <w:t>.</w:t>
      </w:r>
    </w:p>
    <w:p w14:paraId="3B08D6DA" w14:textId="77777777" w:rsidR="00362DDE" w:rsidRDefault="00000000">
      <w:pPr>
        <w:widowControl w:val="0"/>
        <w:spacing w:line="240" w:lineRule="auto"/>
      </w:pPr>
      <w:r>
        <w:t xml:space="preserve">2.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(</w:t>
      </w:r>
      <w:proofErr w:type="spellStart"/>
      <w:r>
        <w:t>or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one</w:t>
      </w:r>
      <w:proofErr w:type="spellEnd"/>
      <w:r>
        <w:t>).</w:t>
      </w:r>
    </w:p>
    <w:p w14:paraId="5D273027" w14:textId="77777777" w:rsidR="00362DDE" w:rsidRDefault="00000000">
      <w:pPr>
        <w:widowControl w:val="0"/>
        <w:spacing w:line="240" w:lineRule="auto"/>
      </w:pPr>
      <w:r>
        <w:t xml:space="preserve">3.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436F2288" w14:textId="77777777" w:rsidR="00362DDE" w:rsidRDefault="00000000">
      <w:pPr>
        <w:widowControl w:val="0"/>
        <w:spacing w:line="240" w:lineRule="auto"/>
      </w:pPr>
      <w:r>
        <w:t xml:space="preserve">4. </w:t>
      </w:r>
      <w:proofErr w:type="spellStart"/>
      <w:r>
        <w:t>On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198C977F" w14:textId="77777777" w:rsidR="00362DDE" w:rsidRDefault="00000000">
      <w:pPr>
        <w:widowControl w:val="0"/>
        <w:spacing w:line="240" w:lineRule="auto"/>
      </w:pPr>
      <w:r>
        <w:t xml:space="preserve">5.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billing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button</w:t>
      </w:r>
      <w:proofErr w:type="spellEnd"/>
      <w:r>
        <w:t>.</w:t>
      </w:r>
    </w:p>
    <w:p w14:paraId="419C9FAE" w14:textId="77777777" w:rsidR="00362DDE" w:rsidRDefault="00000000">
      <w:pPr>
        <w:widowControl w:val="0"/>
        <w:spacing w:line="240" w:lineRule="auto"/>
      </w:pPr>
      <w:r>
        <w:t xml:space="preserve">6.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Order</w:t>
      </w:r>
      <w:proofErr w:type="spellEnd"/>
      <w:r>
        <w:t>.</w:t>
      </w:r>
    </w:p>
    <w:p w14:paraId="30A6A70F" w14:textId="77777777" w:rsidR="00362DDE" w:rsidRDefault="00000000">
      <w:pPr>
        <w:widowControl w:val="0"/>
        <w:spacing w:line="240" w:lineRule="auto"/>
      </w:pPr>
      <w:r>
        <w:t xml:space="preserve">7.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Reports</w:t>
      </w:r>
      <w:proofErr w:type="spellEnd"/>
      <w:r>
        <w:t xml:space="preserve"> &gt;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Search</w:t>
      </w:r>
      <w:proofErr w:type="spellEnd"/>
    </w:p>
    <w:p w14:paraId="0463C3EB" w14:textId="77777777" w:rsidR="00362DDE" w:rsidRDefault="00000000">
      <w:pPr>
        <w:widowControl w:val="0"/>
        <w:spacing w:line="240" w:lineRule="auto"/>
      </w:pPr>
      <w:r>
        <w:t xml:space="preserve">8.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,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 </w:t>
      </w:r>
    </w:p>
    <w:p w14:paraId="025FBD35" w14:textId="77777777" w:rsidR="00362DDE" w:rsidRDefault="00000000">
      <w:pPr>
        <w:widowControl w:val="0"/>
        <w:spacing w:line="240" w:lineRule="auto"/>
      </w:pPr>
      <w:r>
        <w:t xml:space="preserve">9. </w:t>
      </w:r>
      <w:proofErr w:type="spellStart"/>
      <w:r>
        <w:t>Click</w:t>
      </w:r>
      <w:proofErr w:type="spellEnd"/>
      <w:r>
        <w:t xml:space="preserve"> “</w:t>
      </w:r>
      <w:proofErr w:type="spellStart"/>
      <w:r>
        <w:t>details</w:t>
      </w:r>
      <w:proofErr w:type="spellEnd"/>
      <w:r>
        <w:t xml:space="preserve">” </w:t>
      </w:r>
      <w:proofErr w:type="spellStart"/>
      <w:r>
        <w:t>link</w:t>
      </w:r>
      <w:proofErr w:type="spellEnd"/>
      <w:r>
        <w:t>.</w:t>
      </w:r>
    </w:p>
    <w:p w14:paraId="2DEA3B86" w14:textId="77777777" w:rsidR="00362DDE" w:rsidRDefault="00000000">
      <w:pPr>
        <w:widowControl w:val="0"/>
        <w:spacing w:line="240" w:lineRule="auto"/>
      </w:pPr>
      <w:r>
        <w:t xml:space="preserve">10.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Risk</w:t>
      </w:r>
      <w:proofErr w:type="spellEnd"/>
      <w:r>
        <w:t xml:space="preserve"> </w:t>
      </w:r>
      <w:proofErr w:type="spellStart"/>
      <w:r>
        <w:t>Evaluation</w:t>
      </w:r>
      <w:proofErr w:type="spellEnd"/>
      <w:r>
        <w:t xml:space="preserve"> </w:t>
      </w:r>
      <w:proofErr w:type="spellStart"/>
      <w:r>
        <w:t>block</w:t>
      </w:r>
      <w:proofErr w:type="spellEnd"/>
      <w:r>
        <w:t>.</w:t>
      </w:r>
    </w:p>
    <w:p w14:paraId="0DFA500A" w14:textId="77777777" w:rsidR="00362DDE" w:rsidRDefault="00000000">
      <w:pPr>
        <w:widowControl w:val="0"/>
        <w:spacing w:line="240" w:lineRule="auto"/>
      </w:pPr>
      <w:r>
        <w:t xml:space="preserve">11.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BM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&gt; </w:t>
      </w:r>
      <w:proofErr w:type="spellStart"/>
      <w:r>
        <w:t>Ordering</w:t>
      </w:r>
      <w:proofErr w:type="spellEnd"/>
      <w:r>
        <w:t xml:space="preserve"> &gt; </w:t>
      </w:r>
      <w:proofErr w:type="spellStart"/>
      <w:r>
        <w:t>Orders</w:t>
      </w:r>
      <w:proofErr w:type="spellEnd"/>
      <w:r>
        <w:t xml:space="preserve"> &gt;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order</w:t>
      </w:r>
      <w:proofErr w:type="spellEnd"/>
      <w:r>
        <w:t>.</w:t>
      </w:r>
    </w:p>
    <w:p w14:paraId="56DD3745" w14:textId="77777777" w:rsidR="00362DDE" w:rsidRDefault="00000000">
      <w:pPr>
        <w:widowControl w:val="0"/>
        <w:spacing w:line="240" w:lineRule="auto"/>
      </w:pPr>
      <w:r>
        <w:t xml:space="preserve">12.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XML </w:t>
      </w:r>
      <w:proofErr w:type="spellStart"/>
      <w:r>
        <w:t>posts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RISK EVENT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Reevaluate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events</w:t>
      </w:r>
      <w:proofErr w:type="spellEnd"/>
      <w:r>
        <w:t>.</w:t>
      </w:r>
    </w:p>
    <w:p w14:paraId="7F9E2F46" w14:textId="77777777" w:rsidR="00362DDE" w:rsidRDefault="00000000">
      <w:pPr>
        <w:widowControl w:val="0"/>
        <w:spacing w:line="240" w:lineRule="auto"/>
      </w:pPr>
      <w:r>
        <w:t xml:space="preserve">13.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processENSQueue</w:t>
      </w:r>
      <w:proofErr w:type="spellEnd"/>
      <w:r>
        <w:t xml:space="preserve"> </w:t>
      </w:r>
      <w:proofErr w:type="spellStart"/>
      <w:r>
        <w:t>job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schedule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trigger</w:t>
      </w:r>
      <w:proofErr w:type="spellEnd"/>
      <w:r>
        <w:t xml:space="preserve"> </w:t>
      </w:r>
      <w:proofErr w:type="spellStart"/>
      <w:r>
        <w:t>manually</w:t>
      </w:r>
      <w:proofErr w:type="spellEnd"/>
      <w:r>
        <w:t>.</w:t>
      </w:r>
    </w:p>
    <w:p w14:paraId="72888F21" w14:textId="77777777" w:rsidR="00362DDE" w:rsidRDefault="00000000">
      <w:pPr>
        <w:widowControl w:val="0"/>
        <w:spacing w:line="240" w:lineRule="auto"/>
      </w:pPr>
      <w:r>
        <w:t xml:space="preserve">14.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. </w:t>
      </w:r>
    </w:p>
    <w:p w14:paraId="7BE7EB2E" w14:textId="77777777" w:rsidR="00362DDE" w:rsidRDefault="00000000">
      <w:pPr>
        <w:widowControl w:val="0"/>
        <w:spacing w:line="240" w:lineRule="auto"/>
      </w:pPr>
      <w:r>
        <w:t xml:space="preserve">15.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availability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e-</w:t>
      </w:r>
      <w:proofErr w:type="spellStart"/>
      <w:r>
        <w:t>mail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Risk</w:t>
      </w:r>
      <w:proofErr w:type="spellEnd"/>
      <w:r>
        <w:t xml:space="preserve"> </w:t>
      </w:r>
      <w:proofErr w:type="spellStart"/>
      <w:r>
        <w:t>Evaluation</w:t>
      </w:r>
      <w:proofErr w:type="spellEnd"/>
      <w:r>
        <w:t xml:space="preserve"> </w:t>
      </w:r>
      <w:proofErr w:type="spellStart"/>
      <w:r>
        <w:t>data</w:t>
      </w:r>
      <w:proofErr w:type="spellEnd"/>
      <w:r>
        <w:t>.</w:t>
      </w:r>
    </w:p>
    <w:p w14:paraId="0B365034" w14:textId="77777777" w:rsidR="00362DDE" w:rsidRDefault="00000000">
      <w:pPr>
        <w:pStyle w:val="Heading5"/>
        <w:spacing w:line="240" w:lineRule="auto"/>
      </w:pPr>
      <w:bookmarkStart w:id="90" w:name="_3vac5uf"/>
      <w:bookmarkStart w:id="91" w:name="_Toc531855107"/>
      <w:bookmarkEnd w:id="90"/>
      <w:proofErr w:type="spellStart"/>
      <w:r>
        <w:t>TestCase</w:t>
      </w:r>
      <w:proofErr w:type="spellEnd"/>
      <w:r>
        <w:t xml:space="preserve"> 15.: </w:t>
      </w:r>
      <w:proofErr w:type="spellStart"/>
      <w:r>
        <w:t>Decline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.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declined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returns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billing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proper</w:t>
      </w:r>
      <w:proofErr w:type="spellEnd"/>
      <w:r>
        <w:t xml:space="preserve"> </w:t>
      </w:r>
      <w:proofErr w:type="spellStart"/>
      <w:r>
        <w:t>message</w:t>
      </w:r>
      <w:proofErr w:type="spellEnd"/>
      <w:r>
        <w:t>.</w:t>
      </w:r>
      <w:bookmarkEnd w:id="91"/>
    </w:p>
    <w:p w14:paraId="3DAFA48C" w14:textId="77777777" w:rsidR="00362DDE" w:rsidRDefault="00000000">
      <w:pPr>
        <w:pStyle w:val="Heading4"/>
        <w:spacing w:line="240" w:lineRule="auto"/>
      </w:pPr>
      <w:bookmarkStart w:id="92" w:name="_Toc531855108"/>
      <w:proofErr w:type="spellStart"/>
      <w:r>
        <w:t>Prerequisites</w:t>
      </w:r>
      <w:proofErr w:type="spellEnd"/>
      <w:r>
        <w:t>:</w:t>
      </w:r>
      <w:bookmarkEnd w:id="92"/>
    </w:p>
    <w:p w14:paraId="1648578B" w14:textId="77777777" w:rsidR="00362DDE" w:rsidRDefault="00000000">
      <w:pPr>
        <w:widowControl w:val="0"/>
        <w:spacing w:line="240" w:lineRule="auto"/>
      </w:pPr>
      <w:proofErr w:type="spellStart"/>
      <w:r>
        <w:t>Set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decline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 : </w:t>
      </w:r>
    </w:p>
    <w:p w14:paraId="70532A50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</w:p>
    <w:p w14:paraId="418B2F75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Fraud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-&gt;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Sets</w:t>
      </w:r>
      <w:proofErr w:type="spellEnd"/>
      <w:r>
        <w:t xml:space="preserve"> </w:t>
      </w:r>
    </w:p>
    <w:p w14:paraId="13A860AA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Copy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Declined</w:t>
      </w:r>
      <w:proofErr w:type="spellEnd"/>
      <w:r>
        <w:t xml:space="preserve">. </w:t>
      </w:r>
    </w:p>
    <w:p w14:paraId="3D912656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Activate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Set</w:t>
      </w:r>
      <w:proofErr w:type="spellEnd"/>
      <w:r>
        <w:t>.</w:t>
      </w:r>
    </w:p>
    <w:p w14:paraId="04787D26" w14:textId="77777777" w:rsidR="00362DDE" w:rsidRDefault="00000000">
      <w:pPr>
        <w:widowControl w:val="0"/>
        <w:spacing w:line="240" w:lineRule="auto"/>
      </w:pPr>
      <w:proofErr w:type="spellStart"/>
      <w:r>
        <w:t>So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come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Declined</w:t>
      </w:r>
      <w:proofErr w:type="spellEnd"/>
      <w:r>
        <w:t>.</w:t>
      </w:r>
    </w:p>
    <w:p w14:paraId="1D65CE5C" w14:textId="77777777" w:rsidR="00362DDE" w:rsidRDefault="00000000">
      <w:pPr>
        <w:widowControl w:val="0"/>
        <w:spacing w:line="240" w:lineRule="auto"/>
      </w:pPr>
      <w:proofErr w:type="spellStart"/>
      <w:r>
        <w:rPr>
          <w:b/>
        </w:rPr>
        <w:t>Steps</w:t>
      </w:r>
      <w:proofErr w:type="spellEnd"/>
      <w:r>
        <w:rPr>
          <w:b/>
        </w:rPr>
        <w:t>:</w:t>
      </w:r>
    </w:p>
    <w:p w14:paraId="65AA51B2" w14:textId="77777777" w:rsidR="00362DDE" w:rsidRDefault="00000000">
      <w:pPr>
        <w:widowControl w:val="0"/>
        <w:spacing w:line="240" w:lineRule="auto"/>
      </w:pPr>
      <w:r>
        <w:t xml:space="preserve">1.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Front</w:t>
      </w:r>
      <w:proofErr w:type="spellEnd"/>
      <w:r>
        <w:t>.</w:t>
      </w:r>
    </w:p>
    <w:p w14:paraId="520D154C" w14:textId="77777777" w:rsidR="00362DDE" w:rsidRDefault="00000000">
      <w:pPr>
        <w:widowControl w:val="0"/>
        <w:spacing w:line="240" w:lineRule="auto"/>
      </w:pPr>
      <w:r>
        <w:t xml:space="preserve">2.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(</w:t>
      </w:r>
      <w:proofErr w:type="spellStart"/>
      <w:r>
        <w:t>or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one</w:t>
      </w:r>
      <w:proofErr w:type="spellEnd"/>
      <w:r>
        <w:t>).</w:t>
      </w:r>
    </w:p>
    <w:p w14:paraId="5AF6D335" w14:textId="77777777" w:rsidR="00362DDE" w:rsidRDefault="00000000">
      <w:pPr>
        <w:widowControl w:val="0"/>
        <w:spacing w:line="240" w:lineRule="auto"/>
      </w:pPr>
      <w:r>
        <w:t xml:space="preserve">3.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4A1186D9" w14:textId="77777777" w:rsidR="00362DDE" w:rsidRDefault="00000000">
      <w:pPr>
        <w:widowControl w:val="0"/>
        <w:spacing w:line="240" w:lineRule="auto"/>
      </w:pPr>
      <w:r>
        <w:t xml:space="preserve">4. </w:t>
      </w:r>
      <w:proofErr w:type="spellStart"/>
      <w:r>
        <w:t>On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1D6F1092" w14:textId="77777777" w:rsidR="00362DDE" w:rsidRDefault="00000000">
      <w:pPr>
        <w:widowControl w:val="0"/>
        <w:spacing w:line="240" w:lineRule="auto"/>
      </w:pPr>
      <w:r>
        <w:t xml:space="preserve">5.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billing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button</w:t>
      </w:r>
      <w:proofErr w:type="spellEnd"/>
      <w:r>
        <w:t>.</w:t>
      </w:r>
    </w:p>
    <w:p w14:paraId="48DB6D6E" w14:textId="77777777" w:rsidR="00362DDE" w:rsidRDefault="00000000">
      <w:pPr>
        <w:widowControl w:val="0"/>
        <w:spacing w:line="240" w:lineRule="auto"/>
      </w:pPr>
      <w:r>
        <w:lastRenderedPageBreak/>
        <w:t xml:space="preserve">6.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Order</w:t>
      </w:r>
      <w:proofErr w:type="spellEnd"/>
      <w:r>
        <w:t>.</w:t>
      </w:r>
    </w:p>
    <w:p w14:paraId="2501FE3D" w14:textId="77777777" w:rsidR="00362DDE" w:rsidRDefault="00000000">
      <w:pPr>
        <w:widowControl w:val="0"/>
        <w:spacing w:line="240" w:lineRule="auto"/>
      </w:pPr>
      <w:r>
        <w:t xml:space="preserve">7.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“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transaction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contact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support</w:t>
      </w:r>
      <w:proofErr w:type="spellEnd"/>
      <w:r>
        <w:t>.”</w:t>
      </w:r>
      <w:r>
        <w:rPr>
          <w:b/>
        </w:rPr>
        <w:t xml:space="preserve"> </w:t>
      </w:r>
      <w:proofErr w:type="spellStart"/>
      <w:r>
        <w:rPr>
          <w:b/>
        </w:rPr>
        <w:t>notification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message</w:t>
      </w:r>
      <w:proofErr w:type="spellEnd"/>
      <w:r>
        <w:t xml:space="preserve"> </w:t>
      </w:r>
      <w:proofErr w:type="spellStart"/>
      <w:r>
        <w:t>appears</w:t>
      </w:r>
      <w:proofErr w:type="spellEnd"/>
      <w:r>
        <w:t>.</w:t>
      </w:r>
      <w:r>
        <w:tab/>
        <w:t xml:space="preserve"> </w:t>
      </w:r>
    </w:p>
    <w:p w14:paraId="58832581" w14:textId="77777777" w:rsidR="00362DDE" w:rsidRDefault="00362DDE">
      <w:pPr>
        <w:widowControl w:val="0"/>
      </w:pPr>
    </w:p>
    <w:p w14:paraId="3A429A4F" w14:textId="77777777" w:rsidR="00362DDE" w:rsidRDefault="00000000">
      <w:pPr>
        <w:pStyle w:val="Heading5"/>
        <w:spacing w:line="240" w:lineRule="auto"/>
      </w:pPr>
      <w:bookmarkStart w:id="93" w:name="_2afmg28"/>
      <w:bookmarkStart w:id="94" w:name="_Toc531855109"/>
      <w:bookmarkEnd w:id="93"/>
      <w:proofErr w:type="spellStart"/>
      <w:r>
        <w:t>TestCase</w:t>
      </w:r>
      <w:proofErr w:type="spellEnd"/>
      <w:r>
        <w:t xml:space="preserve"> 16.: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Review</w:t>
      </w:r>
      <w:proofErr w:type="spellEnd"/>
      <w:r>
        <w:t xml:space="preserve">.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review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displayed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DW BM.</w:t>
      </w:r>
      <w:bookmarkEnd w:id="94"/>
    </w:p>
    <w:p w14:paraId="28269760" w14:textId="77777777" w:rsidR="00362DDE" w:rsidRDefault="00000000">
      <w:pPr>
        <w:widowControl w:val="0"/>
        <w:spacing w:line="240" w:lineRule="auto"/>
      </w:pPr>
      <w:proofErr w:type="spellStart"/>
      <w:r>
        <w:rPr>
          <w:b/>
        </w:rPr>
        <w:t>Prerequisites</w:t>
      </w:r>
      <w:proofErr w:type="spellEnd"/>
      <w:r>
        <w:rPr>
          <w:b/>
        </w:rPr>
        <w:t>:</w:t>
      </w:r>
    </w:p>
    <w:p w14:paraId="6B8A0D12" w14:textId="77777777" w:rsidR="00362DDE" w:rsidRDefault="00000000">
      <w:pPr>
        <w:widowControl w:val="0"/>
        <w:spacing w:line="240" w:lineRule="auto"/>
      </w:pPr>
      <w:proofErr w:type="spellStart"/>
      <w:r>
        <w:t>Set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put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Review</w:t>
      </w:r>
      <w:proofErr w:type="spellEnd"/>
      <w:r>
        <w:t xml:space="preserve"> : </w:t>
      </w:r>
    </w:p>
    <w:p w14:paraId="2A246B85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</w:p>
    <w:p w14:paraId="523D8A15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Fraud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-&gt;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Sets</w:t>
      </w:r>
      <w:proofErr w:type="spellEnd"/>
      <w:r>
        <w:t xml:space="preserve"> </w:t>
      </w:r>
    </w:p>
    <w:p w14:paraId="1DE72D62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Copy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Review</w:t>
      </w:r>
      <w:proofErr w:type="spellEnd"/>
      <w:r>
        <w:t xml:space="preserve">. </w:t>
      </w:r>
    </w:p>
    <w:p w14:paraId="48C4D5B4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Activate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Set</w:t>
      </w:r>
      <w:proofErr w:type="spellEnd"/>
      <w:r>
        <w:t>.</w:t>
      </w:r>
    </w:p>
    <w:p w14:paraId="424730B5" w14:textId="77777777" w:rsidR="00362DDE" w:rsidRDefault="00000000">
      <w:pPr>
        <w:widowControl w:val="0"/>
        <w:spacing w:line="240" w:lineRule="auto"/>
      </w:pPr>
      <w:proofErr w:type="spellStart"/>
      <w:r>
        <w:t>So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come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Reviewed</w:t>
      </w:r>
      <w:proofErr w:type="spellEnd"/>
      <w:r>
        <w:t>.</w:t>
      </w:r>
    </w:p>
    <w:p w14:paraId="4024732F" w14:textId="77777777" w:rsidR="00362DDE" w:rsidRDefault="00000000">
      <w:pPr>
        <w:widowControl w:val="0"/>
        <w:spacing w:line="240" w:lineRule="auto"/>
      </w:pPr>
      <w:proofErr w:type="spellStart"/>
      <w:r>
        <w:rPr>
          <w:b/>
        </w:rPr>
        <w:t>Steps</w:t>
      </w:r>
      <w:proofErr w:type="spellEnd"/>
      <w:r>
        <w:rPr>
          <w:b/>
        </w:rPr>
        <w:t>:</w:t>
      </w:r>
    </w:p>
    <w:p w14:paraId="5163AD56" w14:textId="77777777" w:rsidR="00362DDE" w:rsidRDefault="00000000">
      <w:pPr>
        <w:widowControl w:val="0"/>
        <w:spacing w:line="240" w:lineRule="auto"/>
      </w:pPr>
      <w:r>
        <w:t xml:space="preserve">1.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Front</w:t>
      </w:r>
      <w:proofErr w:type="spellEnd"/>
      <w:r>
        <w:t>.</w:t>
      </w:r>
    </w:p>
    <w:p w14:paraId="77FD9F38" w14:textId="77777777" w:rsidR="00362DDE" w:rsidRDefault="00000000">
      <w:pPr>
        <w:widowControl w:val="0"/>
        <w:spacing w:line="240" w:lineRule="auto"/>
      </w:pPr>
      <w:r>
        <w:t xml:space="preserve">2.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(</w:t>
      </w:r>
      <w:proofErr w:type="spellStart"/>
      <w:r>
        <w:t>or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one</w:t>
      </w:r>
      <w:proofErr w:type="spellEnd"/>
      <w:r>
        <w:t>).</w:t>
      </w:r>
    </w:p>
    <w:p w14:paraId="57D22586" w14:textId="77777777" w:rsidR="00362DDE" w:rsidRDefault="00000000">
      <w:pPr>
        <w:widowControl w:val="0"/>
        <w:spacing w:line="240" w:lineRule="auto"/>
      </w:pPr>
      <w:r>
        <w:t xml:space="preserve">3.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33F65B06" w14:textId="77777777" w:rsidR="00362DDE" w:rsidRDefault="00000000">
      <w:pPr>
        <w:widowControl w:val="0"/>
        <w:spacing w:line="240" w:lineRule="auto"/>
      </w:pPr>
      <w:r>
        <w:t xml:space="preserve">4. </w:t>
      </w:r>
      <w:proofErr w:type="spellStart"/>
      <w:r>
        <w:t>On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0D0ECAC0" w14:textId="77777777" w:rsidR="00362DDE" w:rsidRDefault="00000000">
      <w:pPr>
        <w:widowControl w:val="0"/>
        <w:spacing w:line="240" w:lineRule="auto"/>
      </w:pPr>
      <w:r>
        <w:t xml:space="preserve">5.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billing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button</w:t>
      </w:r>
      <w:proofErr w:type="spellEnd"/>
      <w:r>
        <w:t>.</w:t>
      </w:r>
    </w:p>
    <w:p w14:paraId="0B84EBDD" w14:textId="77777777" w:rsidR="00362DDE" w:rsidRDefault="00000000">
      <w:pPr>
        <w:widowControl w:val="0"/>
        <w:spacing w:line="240" w:lineRule="auto"/>
      </w:pPr>
      <w:r>
        <w:t xml:space="preserve">6.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Order</w:t>
      </w:r>
      <w:proofErr w:type="spellEnd"/>
      <w:r>
        <w:t>.</w:t>
      </w:r>
    </w:p>
    <w:p w14:paraId="05593509" w14:textId="77777777" w:rsidR="00362DDE" w:rsidRDefault="00000000">
      <w:pPr>
        <w:widowControl w:val="0"/>
        <w:spacing w:line="240" w:lineRule="auto"/>
      </w:pPr>
      <w:r>
        <w:t xml:space="preserve">7.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order</w:t>
      </w:r>
      <w:proofErr w:type="spellEnd"/>
      <w:r>
        <w:t>.</w:t>
      </w:r>
    </w:p>
    <w:p w14:paraId="4A545324" w14:textId="77777777" w:rsidR="00362DDE" w:rsidRDefault="00000000">
      <w:pPr>
        <w:widowControl w:val="0"/>
        <w:spacing w:line="240" w:lineRule="auto"/>
      </w:pPr>
      <w:r>
        <w:t xml:space="preserve">8.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rPr>
          <w:b/>
        </w:rPr>
        <w:t>Review</w:t>
      </w:r>
      <w:proofErr w:type="spellEnd"/>
    </w:p>
    <w:p w14:paraId="200660C0" w14:textId="77777777" w:rsidR="00362DDE" w:rsidRDefault="00000000">
      <w:pPr>
        <w:widowControl w:val="0"/>
        <w:spacing w:line="240" w:lineRule="auto"/>
      </w:pPr>
      <w:r>
        <w:t xml:space="preserve">9. </w:t>
      </w:r>
      <w:proofErr w:type="spellStart"/>
      <w:r>
        <w:t>On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Confirmation</w:t>
      </w:r>
      <w:proofErr w:type="spellEnd"/>
      <w:r>
        <w:t xml:space="preserve"> </w:t>
      </w:r>
      <w:proofErr w:type="spellStart"/>
      <w:r>
        <w:t>page</w:t>
      </w:r>
      <w:proofErr w:type="spellEnd"/>
      <w:r>
        <w:t>.</w:t>
      </w:r>
    </w:p>
    <w:p w14:paraId="2FBA62F8" w14:textId="77777777" w:rsidR="00362DDE" w:rsidRDefault="00000000">
      <w:pPr>
        <w:widowControl w:val="0"/>
        <w:spacing w:line="240" w:lineRule="auto"/>
      </w:pPr>
      <w:r>
        <w:t xml:space="preserve">10. User </w:t>
      </w:r>
      <w:proofErr w:type="spellStart"/>
      <w:r>
        <w:t>receives</w:t>
      </w:r>
      <w:proofErr w:type="spellEnd"/>
      <w:r>
        <w:t xml:space="preserve"> </w:t>
      </w:r>
      <w:r>
        <w:rPr>
          <w:b/>
        </w:rPr>
        <w:t>NO</w:t>
      </w:r>
      <w:r>
        <w:t xml:space="preserve"> </w:t>
      </w:r>
      <w:proofErr w:type="spellStart"/>
      <w:r>
        <w:t>confirmation</w:t>
      </w:r>
      <w:proofErr w:type="spellEnd"/>
      <w:r>
        <w:t xml:space="preserve"> e-</w:t>
      </w:r>
      <w:proofErr w:type="spellStart"/>
      <w:r>
        <w:t>mail</w:t>
      </w:r>
      <w:proofErr w:type="spellEnd"/>
      <w:r>
        <w:t xml:space="preserve"> </w:t>
      </w:r>
    </w:p>
    <w:p w14:paraId="1C7386EF" w14:textId="77777777" w:rsidR="00362DDE" w:rsidRDefault="00000000">
      <w:pPr>
        <w:widowControl w:val="0"/>
        <w:spacing w:line="240" w:lineRule="auto"/>
      </w:pPr>
      <w:r>
        <w:t xml:space="preserve">11. </w:t>
      </w:r>
      <w:proofErr w:type="spellStart"/>
      <w:r>
        <w:t>In</w:t>
      </w:r>
      <w:proofErr w:type="spellEnd"/>
      <w:r>
        <w:t xml:space="preserve"> BM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r>
        <w:rPr>
          <w:b/>
        </w:rPr>
        <w:t>HOLD</w:t>
      </w:r>
    </w:p>
    <w:p w14:paraId="170C3334" w14:textId="77777777" w:rsidR="00362DDE" w:rsidRDefault="00362DDE">
      <w:pPr>
        <w:widowControl w:val="0"/>
        <w:spacing w:line="240" w:lineRule="auto"/>
      </w:pPr>
    </w:p>
    <w:p w14:paraId="4A150418" w14:textId="77777777" w:rsidR="00362DDE" w:rsidRDefault="00000000">
      <w:pPr>
        <w:pStyle w:val="Heading5"/>
        <w:spacing w:line="240" w:lineRule="auto"/>
      </w:pPr>
      <w:bookmarkStart w:id="95" w:name="_pkwqa1"/>
      <w:bookmarkStart w:id="96" w:name="_Toc531855110"/>
      <w:bookmarkEnd w:id="95"/>
      <w:proofErr w:type="spellStart"/>
      <w:r>
        <w:t>TestCase</w:t>
      </w:r>
      <w:proofErr w:type="spellEnd"/>
      <w:r>
        <w:t xml:space="preserve"> 17.: </w:t>
      </w:r>
      <w:proofErr w:type="spellStart"/>
      <w:r>
        <w:t>Approved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.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approved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displayed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DW BM.</w:t>
      </w:r>
      <w:bookmarkEnd w:id="96"/>
    </w:p>
    <w:p w14:paraId="234ADB05" w14:textId="77777777" w:rsidR="00362DDE" w:rsidRDefault="00000000">
      <w:pPr>
        <w:widowControl w:val="0"/>
        <w:spacing w:line="240" w:lineRule="auto"/>
      </w:pPr>
      <w:proofErr w:type="spellStart"/>
      <w:r>
        <w:rPr>
          <w:b/>
        </w:rPr>
        <w:t>Prerequisites</w:t>
      </w:r>
      <w:proofErr w:type="spellEnd"/>
      <w:r>
        <w:rPr>
          <w:b/>
        </w:rPr>
        <w:t>:</w:t>
      </w:r>
    </w:p>
    <w:p w14:paraId="09C1218A" w14:textId="77777777" w:rsidR="00362DDE" w:rsidRDefault="00000000">
      <w:pPr>
        <w:widowControl w:val="0"/>
        <w:spacing w:line="240" w:lineRule="auto"/>
      </w:pPr>
      <w:proofErr w:type="spellStart"/>
      <w:r>
        <w:t>Set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put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Approved</w:t>
      </w:r>
      <w:proofErr w:type="spellEnd"/>
      <w:r>
        <w:t xml:space="preserve"> : </w:t>
      </w:r>
    </w:p>
    <w:p w14:paraId="513072FD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</w:p>
    <w:p w14:paraId="4AB8352B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Fraud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-&gt;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Sets</w:t>
      </w:r>
      <w:proofErr w:type="spellEnd"/>
      <w:r>
        <w:t xml:space="preserve"> </w:t>
      </w:r>
    </w:p>
    <w:p w14:paraId="17DC839F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Copy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Approve</w:t>
      </w:r>
      <w:proofErr w:type="spellEnd"/>
      <w:r>
        <w:t xml:space="preserve">. </w:t>
      </w:r>
    </w:p>
    <w:p w14:paraId="01B22BCE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Activate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Set</w:t>
      </w:r>
      <w:proofErr w:type="spellEnd"/>
      <w:r>
        <w:t>.</w:t>
      </w:r>
    </w:p>
    <w:p w14:paraId="2B47246D" w14:textId="77777777" w:rsidR="00362DDE" w:rsidRDefault="00000000">
      <w:pPr>
        <w:widowControl w:val="0"/>
        <w:spacing w:line="240" w:lineRule="auto"/>
      </w:pPr>
      <w:proofErr w:type="spellStart"/>
      <w:r>
        <w:t>So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come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Approved</w:t>
      </w:r>
      <w:proofErr w:type="spellEnd"/>
      <w:r>
        <w:t>.</w:t>
      </w:r>
    </w:p>
    <w:p w14:paraId="634D31FB" w14:textId="77777777" w:rsidR="00362DDE" w:rsidRDefault="00000000">
      <w:pPr>
        <w:widowControl w:val="0"/>
        <w:spacing w:line="240" w:lineRule="auto"/>
      </w:pPr>
      <w:proofErr w:type="spellStart"/>
      <w:r>
        <w:rPr>
          <w:b/>
        </w:rPr>
        <w:t>Steps</w:t>
      </w:r>
      <w:proofErr w:type="spellEnd"/>
      <w:r>
        <w:rPr>
          <w:b/>
        </w:rPr>
        <w:t>:</w:t>
      </w:r>
    </w:p>
    <w:p w14:paraId="2383467F" w14:textId="77777777" w:rsidR="00362DDE" w:rsidRDefault="00000000">
      <w:pPr>
        <w:widowControl w:val="0"/>
        <w:spacing w:line="240" w:lineRule="auto"/>
      </w:pPr>
      <w:r>
        <w:t xml:space="preserve">1.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Front</w:t>
      </w:r>
      <w:proofErr w:type="spellEnd"/>
      <w:r>
        <w:t>.</w:t>
      </w:r>
    </w:p>
    <w:p w14:paraId="7E344795" w14:textId="77777777" w:rsidR="00362DDE" w:rsidRDefault="00000000">
      <w:pPr>
        <w:widowControl w:val="0"/>
        <w:spacing w:line="240" w:lineRule="auto"/>
      </w:pPr>
      <w:r>
        <w:lastRenderedPageBreak/>
        <w:t xml:space="preserve">2.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(</w:t>
      </w:r>
      <w:proofErr w:type="spellStart"/>
      <w:r>
        <w:t>or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one</w:t>
      </w:r>
      <w:proofErr w:type="spellEnd"/>
      <w:r>
        <w:t>).</w:t>
      </w:r>
    </w:p>
    <w:p w14:paraId="36AB09FA" w14:textId="77777777" w:rsidR="00362DDE" w:rsidRDefault="00000000">
      <w:pPr>
        <w:widowControl w:val="0"/>
        <w:spacing w:line="240" w:lineRule="auto"/>
      </w:pPr>
      <w:r>
        <w:t xml:space="preserve">3.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5AAA968F" w14:textId="77777777" w:rsidR="00362DDE" w:rsidRDefault="00000000">
      <w:pPr>
        <w:widowControl w:val="0"/>
        <w:spacing w:line="240" w:lineRule="auto"/>
      </w:pPr>
      <w:r>
        <w:t xml:space="preserve">4. </w:t>
      </w:r>
      <w:proofErr w:type="spellStart"/>
      <w:r>
        <w:t>On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5D5EC483" w14:textId="77777777" w:rsidR="00362DDE" w:rsidRDefault="00000000">
      <w:pPr>
        <w:widowControl w:val="0"/>
        <w:spacing w:line="240" w:lineRule="auto"/>
      </w:pPr>
      <w:r>
        <w:t xml:space="preserve">5.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billing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button</w:t>
      </w:r>
      <w:proofErr w:type="spellEnd"/>
      <w:r>
        <w:t>.</w:t>
      </w:r>
    </w:p>
    <w:p w14:paraId="17A5CA42" w14:textId="77777777" w:rsidR="00362DDE" w:rsidRDefault="00000000">
      <w:pPr>
        <w:widowControl w:val="0"/>
        <w:spacing w:line="240" w:lineRule="auto"/>
      </w:pPr>
      <w:r>
        <w:t xml:space="preserve">6.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Order</w:t>
      </w:r>
      <w:proofErr w:type="spellEnd"/>
      <w:r>
        <w:t>.</w:t>
      </w:r>
    </w:p>
    <w:p w14:paraId="4E4CF255" w14:textId="77777777" w:rsidR="00362DDE" w:rsidRDefault="00000000">
      <w:pPr>
        <w:widowControl w:val="0"/>
        <w:spacing w:line="240" w:lineRule="auto"/>
      </w:pPr>
      <w:r>
        <w:t xml:space="preserve">7.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.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r>
        <w:rPr>
          <w:b/>
        </w:rPr>
        <w:t xml:space="preserve">NO </w:t>
      </w:r>
      <w:proofErr w:type="spellStart"/>
      <w:r>
        <w:rPr>
          <w:b/>
        </w:rPr>
        <w:t>Order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number</w:t>
      </w:r>
      <w:proofErr w:type="spellEnd"/>
      <w:r>
        <w:t>.</w:t>
      </w:r>
    </w:p>
    <w:p w14:paraId="78F99518" w14:textId="77777777" w:rsidR="00362DDE" w:rsidRDefault="00000000">
      <w:pPr>
        <w:widowControl w:val="0"/>
        <w:spacing w:line="240" w:lineRule="auto"/>
      </w:pPr>
      <w:r>
        <w:t xml:space="preserve">8.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rPr>
          <w:b/>
        </w:rPr>
        <w:t>Approved</w:t>
      </w:r>
      <w:proofErr w:type="spellEnd"/>
      <w:r>
        <w:t>.</w:t>
      </w:r>
    </w:p>
    <w:p w14:paraId="19D9C157" w14:textId="77777777" w:rsidR="00362DDE" w:rsidRDefault="00000000">
      <w:pPr>
        <w:widowControl w:val="0"/>
        <w:spacing w:line="240" w:lineRule="auto"/>
      </w:pPr>
      <w:r>
        <w:t xml:space="preserve">9. </w:t>
      </w:r>
      <w:proofErr w:type="spellStart"/>
      <w:r>
        <w:t>On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Confirmation</w:t>
      </w:r>
      <w:proofErr w:type="spellEnd"/>
      <w:r>
        <w:t xml:space="preserve"> </w:t>
      </w:r>
      <w:proofErr w:type="spellStart"/>
      <w:r>
        <w:t>page</w:t>
      </w:r>
      <w:proofErr w:type="spellEnd"/>
      <w:r>
        <w:t>.</w:t>
      </w:r>
    </w:p>
    <w:p w14:paraId="51DAF7C1" w14:textId="77777777" w:rsidR="00362DDE" w:rsidRDefault="00000000">
      <w:pPr>
        <w:widowControl w:val="0"/>
        <w:spacing w:line="240" w:lineRule="auto"/>
      </w:pPr>
      <w:r>
        <w:t xml:space="preserve">10. User </w:t>
      </w:r>
      <w:proofErr w:type="spellStart"/>
      <w:r>
        <w:t>receives</w:t>
      </w:r>
      <w:proofErr w:type="spellEnd"/>
      <w:r>
        <w:t xml:space="preserve"> </w:t>
      </w:r>
      <w:proofErr w:type="spellStart"/>
      <w:r>
        <w:rPr>
          <w:b/>
        </w:rPr>
        <w:t>confirmation</w:t>
      </w:r>
      <w:proofErr w:type="spellEnd"/>
      <w:r>
        <w:rPr>
          <w:b/>
        </w:rPr>
        <w:t xml:space="preserve"> e-</w:t>
      </w:r>
      <w:proofErr w:type="spellStart"/>
      <w:r>
        <w:rPr>
          <w:b/>
        </w:rPr>
        <w:t>mail</w:t>
      </w:r>
      <w:proofErr w:type="spellEnd"/>
      <w:r>
        <w:t xml:space="preserve"> </w:t>
      </w:r>
    </w:p>
    <w:p w14:paraId="585F7616" w14:textId="77777777" w:rsidR="00362DDE" w:rsidRDefault="00000000">
      <w:pPr>
        <w:widowControl w:val="0"/>
        <w:spacing w:line="240" w:lineRule="auto"/>
      </w:pPr>
      <w:r>
        <w:t xml:space="preserve">11. </w:t>
      </w:r>
      <w:proofErr w:type="spellStart"/>
      <w:r>
        <w:t>In</w:t>
      </w:r>
      <w:proofErr w:type="spellEnd"/>
      <w:r>
        <w:t xml:space="preserve"> DW BM </w:t>
      </w:r>
      <w:proofErr w:type="spellStart"/>
      <w:r>
        <w:t>and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rPr>
          <w:b/>
        </w:rPr>
        <w:t>Approved</w:t>
      </w:r>
      <w:proofErr w:type="spellEnd"/>
    </w:p>
    <w:p w14:paraId="61421510" w14:textId="77777777" w:rsidR="00362DDE" w:rsidRDefault="00362DDE">
      <w:pPr>
        <w:widowControl w:val="0"/>
        <w:spacing w:line="240" w:lineRule="auto"/>
      </w:pPr>
    </w:p>
    <w:p w14:paraId="3F2EF64E" w14:textId="77777777" w:rsidR="00362DDE" w:rsidRDefault="00000000">
      <w:pPr>
        <w:pStyle w:val="Heading3"/>
        <w:spacing w:line="240" w:lineRule="auto"/>
      </w:pPr>
      <w:bookmarkStart w:id="97" w:name="_Toc531855111"/>
      <w:proofErr w:type="spellStart"/>
      <w:r>
        <w:t>Part</w:t>
      </w:r>
      <w:proofErr w:type="spellEnd"/>
      <w:r>
        <w:t xml:space="preserve"> 1.2. </w:t>
      </w:r>
      <w:proofErr w:type="spellStart"/>
      <w:r>
        <w:t>Post</w:t>
      </w:r>
      <w:proofErr w:type="spellEnd"/>
      <w:r>
        <w:t xml:space="preserve"> </w:t>
      </w:r>
      <w:proofErr w:type="spellStart"/>
      <w:r>
        <w:t>authorisation</w:t>
      </w:r>
      <w:proofErr w:type="spellEnd"/>
      <w:r>
        <w:t>)</w:t>
      </w:r>
      <w:bookmarkEnd w:id="97"/>
      <w:r>
        <w:t xml:space="preserve"> </w:t>
      </w:r>
    </w:p>
    <w:p w14:paraId="07ABF2F8" w14:textId="77777777" w:rsidR="00362DDE" w:rsidRDefault="00000000">
      <w:pPr>
        <w:widowControl w:val="0"/>
        <w:spacing w:before="360" w:after="360"/>
        <w:ind w:left="864" w:right="864"/>
      </w:pPr>
      <w:bookmarkStart w:id="98" w:name="_1opuj5n"/>
      <w:bookmarkEnd w:id="98"/>
      <w:proofErr w:type="spellStart"/>
      <w:r>
        <w:rPr>
          <w:i/>
          <w:color w:val="4472C4"/>
          <w:sz w:val="24"/>
          <w:szCs w:val="24"/>
        </w:rPr>
        <w:t>All</w:t>
      </w:r>
      <w:proofErr w:type="spellEnd"/>
      <w:r>
        <w:rPr>
          <w:i/>
          <w:color w:val="4472C4"/>
          <w:sz w:val="24"/>
          <w:szCs w:val="24"/>
        </w:rPr>
        <w:t xml:space="preserve"> </w:t>
      </w:r>
      <w:proofErr w:type="spellStart"/>
      <w:r>
        <w:rPr>
          <w:i/>
          <w:color w:val="4472C4"/>
          <w:sz w:val="24"/>
          <w:szCs w:val="24"/>
        </w:rPr>
        <w:t>the</w:t>
      </w:r>
      <w:proofErr w:type="spellEnd"/>
      <w:r>
        <w:rPr>
          <w:i/>
          <w:color w:val="4472C4"/>
          <w:sz w:val="24"/>
          <w:szCs w:val="24"/>
        </w:rPr>
        <w:t xml:space="preserve"> </w:t>
      </w:r>
      <w:proofErr w:type="spellStart"/>
      <w:r>
        <w:rPr>
          <w:i/>
          <w:color w:val="4472C4"/>
          <w:sz w:val="24"/>
          <w:szCs w:val="24"/>
        </w:rPr>
        <w:t>Test</w:t>
      </w:r>
      <w:proofErr w:type="spellEnd"/>
      <w:r>
        <w:rPr>
          <w:i/>
          <w:color w:val="4472C4"/>
          <w:sz w:val="24"/>
          <w:szCs w:val="24"/>
        </w:rPr>
        <w:t xml:space="preserve"> </w:t>
      </w:r>
      <w:proofErr w:type="spellStart"/>
      <w:r>
        <w:rPr>
          <w:i/>
          <w:color w:val="4472C4"/>
          <w:sz w:val="24"/>
          <w:szCs w:val="24"/>
        </w:rPr>
        <w:t>Cases</w:t>
      </w:r>
      <w:proofErr w:type="spellEnd"/>
      <w:r>
        <w:rPr>
          <w:i/>
          <w:color w:val="4472C4"/>
          <w:sz w:val="24"/>
          <w:szCs w:val="24"/>
        </w:rPr>
        <w:t xml:space="preserve"> </w:t>
      </w:r>
      <w:proofErr w:type="spellStart"/>
      <w:r>
        <w:rPr>
          <w:i/>
          <w:color w:val="4472C4"/>
          <w:sz w:val="24"/>
          <w:szCs w:val="24"/>
        </w:rPr>
        <w:t>from</w:t>
      </w:r>
      <w:proofErr w:type="spellEnd"/>
      <w:r>
        <w:rPr>
          <w:i/>
          <w:color w:val="4472C4"/>
          <w:sz w:val="24"/>
          <w:szCs w:val="24"/>
        </w:rPr>
        <w:t xml:space="preserve"> ‘</w:t>
      </w:r>
      <w:proofErr w:type="spellStart"/>
      <w:r>
        <w:rPr>
          <w:i/>
          <w:color w:val="4472C4"/>
          <w:sz w:val="24"/>
          <w:szCs w:val="24"/>
        </w:rPr>
        <w:t>Part</w:t>
      </w:r>
      <w:proofErr w:type="spellEnd"/>
      <w:r>
        <w:rPr>
          <w:i/>
          <w:color w:val="4472C4"/>
          <w:sz w:val="24"/>
          <w:szCs w:val="24"/>
        </w:rPr>
        <w:t xml:space="preserve"> 1.1.: </w:t>
      </w:r>
      <w:proofErr w:type="spellStart"/>
      <w:r>
        <w:rPr>
          <w:i/>
          <w:color w:val="4472C4"/>
          <w:sz w:val="24"/>
          <w:szCs w:val="24"/>
        </w:rPr>
        <w:t>Controllers</w:t>
      </w:r>
      <w:proofErr w:type="spellEnd"/>
      <w:r>
        <w:rPr>
          <w:i/>
          <w:color w:val="4472C4"/>
          <w:sz w:val="24"/>
          <w:szCs w:val="24"/>
        </w:rPr>
        <w:t xml:space="preserve"> (</w:t>
      </w:r>
      <w:proofErr w:type="spellStart"/>
      <w:r>
        <w:rPr>
          <w:i/>
          <w:color w:val="4472C4"/>
          <w:sz w:val="24"/>
          <w:szCs w:val="24"/>
        </w:rPr>
        <w:t>pre</w:t>
      </w:r>
      <w:proofErr w:type="spellEnd"/>
      <w:r>
        <w:rPr>
          <w:i/>
          <w:color w:val="4472C4"/>
          <w:sz w:val="24"/>
          <w:szCs w:val="24"/>
        </w:rPr>
        <w:t xml:space="preserve"> </w:t>
      </w:r>
      <w:proofErr w:type="spellStart"/>
      <w:r>
        <w:rPr>
          <w:i/>
          <w:color w:val="4472C4"/>
          <w:sz w:val="24"/>
          <w:szCs w:val="24"/>
        </w:rPr>
        <w:t>authorization</w:t>
      </w:r>
      <w:proofErr w:type="spellEnd"/>
      <w:r>
        <w:rPr>
          <w:i/>
          <w:color w:val="4472C4"/>
          <w:sz w:val="24"/>
          <w:szCs w:val="24"/>
        </w:rPr>
        <w:t xml:space="preserve">)’ </w:t>
      </w:r>
      <w:proofErr w:type="spellStart"/>
      <w:r>
        <w:rPr>
          <w:i/>
          <w:color w:val="4472C4"/>
          <w:sz w:val="24"/>
          <w:szCs w:val="24"/>
        </w:rPr>
        <w:t>should</w:t>
      </w:r>
      <w:proofErr w:type="spellEnd"/>
      <w:r>
        <w:rPr>
          <w:i/>
          <w:color w:val="4472C4"/>
          <w:sz w:val="24"/>
          <w:szCs w:val="24"/>
        </w:rPr>
        <w:t xml:space="preserve"> </w:t>
      </w:r>
      <w:proofErr w:type="spellStart"/>
      <w:r>
        <w:rPr>
          <w:i/>
          <w:color w:val="4472C4"/>
          <w:sz w:val="24"/>
          <w:szCs w:val="24"/>
        </w:rPr>
        <w:t>be</w:t>
      </w:r>
      <w:proofErr w:type="spellEnd"/>
      <w:r>
        <w:rPr>
          <w:i/>
          <w:color w:val="4472C4"/>
          <w:sz w:val="24"/>
          <w:szCs w:val="24"/>
        </w:rPr>
        <w:t xml:space="preserve"> </w:t>
      </w:r>
      <w:proofErr w:type="spellStart"/>
      <w:r>
        <w:rPr>
          <w:i/>
          <w:color w:val="4472C4"/>
          <w:sz w:val="24"/>
          <w:szCs w:val="24"/>
        </w:rPr>
        <w:t>used</w:t>
      </w:r>
      <w:proofErr w:type="spellEnd"/>
      <w:r>
        <w:rPr>
          <w:i/>
          <w:color w:val="4472C4"/>
          <w:sz w:val="24"/>
          <w:szCs w:val="24"/>
        </w:rPr>
        <w:t xml:space="preserve"> </w:t>
      </w:r>
      <w:proofErr w:type="spellStart"/>
      <w:r>
        <w:rPr>
          <w:i/>
          <w:color w:val="4472C4"/>
          <w:sz w:val="24"/>
          <w:szCs w:val="24"/>
        </w:rPr>
        <w:t>except</w:t>
      </w:r>
      <w:proofErr w:type="spellEnd"/>
      <w:r>
        <w:rPr>
          <w:i/>
          <w:color w:val="4472C4"/>
          <w:sz w:val="24"/>
          <w:szCs w:val="24"/>
        </w:rPr>
        <w:t xml:space="preserve">  </w:t>
      </w:r>
      <w:proofErr w:type="spellStart"/>
      <w:r>
        <w:rPr>
          <w:i/>
          <w:color w:val="4472C4"/>
          <w:sz w:val="24"/>
          <w:szCs w:val="24"/>
        </w:rPr>
        <w:t>Test</w:t>
      </w:r>
      <w:proofErr w:type="spellEnd"/>
      <w:r>
        <w:rPr>
          <w:i/>
          <w:color w:val="4472C4"/>
          <w:sz w:val="24"/>
          <w:szCs w:val="24"/>
        </w:rPr>
        <w:t xml:space="preserve"> </w:t>
      </w:r>
      <w:proofErr w:type="spellStart"/>
      <w:r>
        <w:rPr>
          <w:i/>
          <w:color w:val="4472C4"/>
          <w:sz w:val="24"/>
          <w:szCs w:val="24"/>
        </w:rPr>
        <w:t>Case</w:t>
      </w:r>
      <w:proofErr w:type="spellEnd"/>
      <w:r>
        <w:rPr>
          <w:i/>
          <w:color w:val="4472C4"/>
          <w:sz w:val="24"/>
          <w:szCs w:val="24"/>
        </w:rPr>
        <w:t xml:space="preserve"> 15, </w:t>
      </w:r>
      <w:proofErr w:type="spellStart"/>
      <w:r>
        <w:rPr>
          <w:i/>
          <w:color w:val="4472C4"/>
          <w:sz w:val="24"/>
          <w:szCs w:val="24"/>
        </w:rPr>
        <w:t>Test</w:t>
      </w:r>
      <w:proofErr w:type="spellEnd"/>
      <w:r>
        <w:rPr>
          <w:i/>
          <w:color w:val="4472C4"/>
          <w:sz w:val="24"/>
          <w:szCs w:val="24"/>
        </w:rPr>
        <w:t xml:space="preserve"> </w:t>
      </w:r>
      <w:proofErr w:type="spellStart"/>
      <w:r>
        <w:rPr>
          <w:i/>
          <w:color w:val="4472C4"/>
          <w:sz w:val="24"/>
          <w:szCs w:val="24"/>
        </w:rPr>
        <w:t>Case</w:t>
      </w:r>
      <w:proofErr w:type="spellEnd"/>
      <w:r>
        <w:rPr>
          <w:i/>
          <w:color w:val="4472C4"/>
          <w:sz w:val="24"/>
          <w:szCs w:val="24"/>
        </w:rPr>
        <w:t xml:space="preserve"> 16, </w:t>
      </w:r>
      <w:proofErr w:type="spellStart"/>
      <w:r>
        <w:rPr>
          <w:i/>
          <w:color w:val="4472C4"/>
          <w:sz w:val="24"/>
          <w:szCs w:val="24"/>
        </w:rPr>
        <w:t>Test</w:t>
      </w:r>
      <w:proofErr w:type="spellEnd"/>
      <w:r>
        <w:rPr>
          <w:i/>
          <w:color w:val="4472C4"/>
          <w:sz w:val="24"/>
          <w:szCs w:val="24"/>
        </w:rPr>
        <w:t xml:space="preserve"> </w:t>
      </w:r>
      <w:proofErr w:type="spellStart"/>
      <w:r>
        <w:rPr>
          <w:i/>
          <w:color w:val="4472C4"/>
          <w:sz w:val="24"/>
          <w:szCs w:val="24"/>
        </w:rPr>
        <w:t>Case</w:t>
      </w:r>
      <w:proofErr w:type="spellEnd"/>
      <w:r>
        <w:rPr>
          <w:i/>
          <w:color w:val="4472C4"/>
          <w:sz w:val="24"/>
          <w:szCs w:val="24"/>
        </w:rPr>
        <w:t xml:space="preserve"> 17, </w:t>
      </w:r>
      <w:proofErr w:type="spellStart"/>
      <w:r>
        <w:rPr>
          <w:i/>
          <w:color w:val="4472C4"/>
          <w:sz w:val="24"/>
          <w:szCs w:val="24"/>
        </w:rPr>
        <w:t>which</w:t>
      </w:r>
      <w:proofErr w:type="spellEnd"/>
      <w:r>
        <w:rPr>
          <w:i/>
          <w:color w:val="4472C4"/>
          <w:sz w:val="24"/>
          <w:szCs w:val="24"/>
        </w:rPr>
        <w:t xml:space="preserve"> </w:t>
      </w:r>
      <w:proofErr w:type="spellStart"/>
      <w:r>
        <w:rPr>
          <w:i/>
          <w:color w:val="4472C4"/>
          <w:sz w:val="24"/>
          <w:szCs w:val="24"/>
        </w:rPr>
        <w:t>should</w:t>
      </w:r>
      <w:proofErr w:type="spellEnd"/>
      <w:r>
        <w:rPr>
          <w:i/>
          <w:color w:val="4472C4"/>
          <w:sz w:val="24"/>
          <w:szCs w:val="24"/>
        </w:rPr>
        <w:t xml:space="preserve"> </w:t>
      </w:r>
      <w:proofErr w:type="spellStart"/>
      <w:r>
        <w:rPr>
          <w:i/>
          <w:color w:val="4472C4"/>
          <w:sz w:val="24"/>
          <w:szCs w:val="24"/>
        </w:rPr>
        <w:t>be</w:t>
      </w:r>
      <w:proofErr w:type="spellEnd"/>
      <w:r>
        <w:rPr>
          <w:i/>
          <w:color w:val="4472C4"/>
          <w:sz w:val="24"/>
          <w:szCs w:val="24"/>
        </w:rPr>
        <w:t xml:space="preserve"> </w:t>
      </w:r>
      <w:proofErr w:type="spellStart"/>
      <w:r>
        <w:rPr>
          <w:i/>
          <w:color w:val="4472C4"/>
          <w:sz w:val="24"/>
          <w:szCs w:val="24"/>
        </w:rPr>
        <w:t>replaced</w:t>
      </w:r>
      <w:proofErr w:type="spellEnd"/>
      <w:r>
        <w:rPr>
          <w:i/>
          <w:color w:val="4472C4"/>
          <w:sz w:val="24"/>
          <w:szCs w:val="24"/>
        </w:rPr>
        <w:t xml:space="preserve"> </w:t>
      </w:r>
      <w:proofErr w:type="spellStart"/>
      <w:r>
        <w:rPr>
          <w:i/>
          <w:color w:val="4472C4"/>
          <w:sz w:val="24"/>
          <w:szCs w:val="24"/>
        </w:rPr>
        <w:t>by</w:t>
      </w:r>
      <w:proofErr w:type="spellEnd"/>
      <w:r>
        <w:rPr>
          <w:i/>
          <w:color w:val="4472C4"/>
          <w:sz w:val="24"/>
          <w:szCs w:val="24"/>
        </w:rPr>
        <w:t xml:space="preserve"> </w:t>
      </w:r>
      <w:proofErr w:type="spellStart"/>
      <w:r>
        <w:rPr>
          <w:i/>
          <w:color w:val="4472C4"/>
          <w:sz w:val="24"/>
          <w:szCs w:val="24"/>
        </w:rPr>
        <w:t>following</w:t>
      </w:r>
      <w:proofErr w:type="spellEnd"/>
      <w:r>
        <w:rPr>
          <w:i/>
          <w:color w:val="4472C4"/>
          <w:sz w:val="24"/>
          <w:szCs w:val="24"/>
        </w:rPr>
        <w:t xml:space="preserve"> </w:t>
      </w:r>
      <w:proofErr w:type="spellStart"/>
      <w:r>
        <w:rPr>
          <w:i/>
          <w:color w:val="4472C4"/>
          <w:sz w:val="24"/>
          <w:szCs w:val="24"/>
        </w:rPr>
        <w:t>Test</w:t>
      </w:r>
      <w:proofErr w:type="spellEnd"/>
      <w:r>
        <w:rPr>
          <w:i/>
          <w:color w:val="4472C4"/>
          <w:sz w:val="24"/>
          <w:szCs w:val="24"/>
        </w:rPr>
        <w:t xml:space="preserve"> </w:t>
      </w:r>
      <w:proofErr w:type="spellStart"/>
      <w:r>
        <w:rPr>
          <w:i/>
          <w:color w:val="4472C4"/>
          <w:sz w:val="24"/>
          <w:szCs w:val="24"/>
        </w:rPr>
        <w:t>Cases</w:t>
      </w:r>
      <w:proofErr w:type="spellEnd"/>
      <w:r>
        <w:rPr>
          <w:i/>
          <w:color w:val="4472C4"/>
          <w:sz w:val="24"/>
          <w:szCs w:val="24"/>
        </w:rPr>
        <w:t>:</w:t>
      </w:r>
    </w:p>
    <w:p w14:paraId="6A94C565" w14:textId="77777777" w:rsidR="00362DDE" w:rsidRDefault="00000000">
      <w:pPr>
        <w:pStyle w:val="Heading5"/>
        <w:spacing w:line="240" w:lineRule="auto"/>
      </w:pPr>
      <w:bookmarkStart w:id="99" w:name="_48pi1tg"/>
      <w:bookmarkStart w:id="100" w:name="_Toc531855112"/>
      <w:bookmarkEnd w:id="99"/>
      <w:proofErr w:type="spellStart"/>
      <w:r>
        <w:t>TestCase</w:t>
      </w:r>
      <w:proofErr w:type="spellEnd"/>
      <w:r>
        <w:t xml:space="preserve"> 18: </w:t>
      </w:r>
      <w:proofErr w:type="spellStart"/>
      <w:r>
        <w:t>Decline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.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declined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billing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proper</w:t>
      </w:r>
      <w:proofErr w:type="spellEnd"/>
      <w:r>
        <w:t xml:space="preserve"> </w:t>
      </w:r>
      <w:proofErr w:type="spellStart"/>
      <w:r>
        <w:t>message</w:t>
      </w:r>
      <w:proofErr w:type="spellEnd"/>
      <w:r>
        <w:t>.</w:t>
      </w:r>
      <w:bookmarkEnd w:id="100"/>
    </w:p>
    <w:p w14:paraId="6865A176" w14:textId="77777777" w:rsidR="00362DDE" w:rsidRDefault="00000000">
      <w:pPr>
        <w:widowControl w:val="0"/>
        <w:spacing w:line="240" w:lineRule="auto"/>
      </w:pPr>
      <w:proofErr w:type="spellStart"/>
      <w:r>
        <w:rPr>
          <w:b/>
        </w:rPr>
        <w:t>Prerequisites</w:t>
      </w:r>
      <w:proofErr w:type="spellEnd"/>
      <w:r>
        <w:rPr>
          <w:b/>
        </w:rPr>
        <w:t>:</w:t>
      </w:r>
    </w:p>
    <w:p w14:paraId="1DF009AE" w14:textId="77777777" w:rsidR="00362DDE" w:rsidRDefault="00000000">
      <w:pPr>
        <w:widowControl w:val="0"/>
        <w:spacing w:line="240" w:lineRule="auto"/>
      </w:pPr>
      <w:proofErr w:type="spellStart"/>
      <w:r>
        <w:t>Set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decline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 : </w:t>
      </w:r>
    </w:p>
    <w:p w14:paraId="1CB01B93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</w:p>
    <w:p w14:paraId="2B1E9532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Fraud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-&gt;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Sets</w:t>
      </w:r>
      <w:proofErr w:type="spellEnd"/>
      <w:r>
        <w:t xml:space="preserve"> </w:t>
      </w:r>
    </w:p>
    <w:p w14:paraId="4F4E5AE2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Copy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Declined</w:t>
      </w:r>
      <w:proofErr w:type="spellEnd"/>
      <w:r>
        <w:t xml:space="preserve">. </w:t>
      </w:r>
    </w:p>
    <w:p w14:paraId="0C016107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Activate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Set</w:t>
      </w:r>
      <w:proofErr w:type="spellEnd"/>
      <w:r>
        <w:t>.</w:t>
      </w:r>
    </w:p>
    <w:p w14:paraId="2BF4039D" w14:textId="77777777" w:rsidR="00362DDE" w:rsidRDefault="00000000">
      <w:pPr>
        <w:widowControl w:val="0"/>
        <w:spacing w:line="240" w:lineRule="auto"/>
      </w:pPr>
      <w:proofErr w:type="spellStart"/>
      <w:r>
        <w:t>So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come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Declined</w:t>
      </w:r>
      <w:proofErr w:type="spellEnd"/>
      <w:r>
        <w:t>.</w:t>
      </w:r>
    </w:p>
    <w:p w14:paraId="4B3B6F1B" w14:textId="77777777" w:rsidR="00362DDE" w:rsidRDefault="00000000">
      <w:pPr>
        <w:widowControl w:val="0"/>
        <w:spacing w:line="240" w:lineRule="auto"/>
      </w:pPr>
      <w:proofErr w:type="spellStart"/>
      <w:r>
        <w:rPr>
          <w:b/>
        </w:rPr>
        <w:t>Steps</w:t>
      </w:r>
      <w:proofErr w:type="spellEnd"/>
      <w:r>
        <w:rPr>
          <w:b/>
        </w:rPr>
        <w:t>:</w:t>
      </w:r>
    </w:p>
    <w:p w14:paraId="42224D2E" w14:textId="77777777" w:rsidR="00362DDE" w:rsidRDefault="00000000">
      <w:pPr>
        <w:widowControl w:val="0"/>
        <w:spacing w:line="240" w:lineRule="auto"/>
      </w:pPr>
      <w:r>
        <w:t xml:space="preserve">1.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Front</w:t>
      </w:r>
      <w:proofErr w:type="spellEnd"/>
      <w:r>
        <w:t>.</w:t>
      </w:r>
    </w:p>
    <w:p w14:paraId="38F7A68B" w14:textId="77777777" w:rsidR="00362DDE" w:rsidRDefault="00000000">
      <w:pPr>
        <w:widowControl w:val="0"/>
        <w:spacing w:line="240" w:lineRule="auto"/>
      </w:pPr>
      <w:r>
        <w:t xml:space="preserve">2.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(</w:t>
      </w:r>
      <w:proofErr w:type="spellStart"/>
      <w:r>
        <w:t>or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one</w:t>
      </w:r>
      <w:proofErr w:type="spellEnd"/>
      <w:r>
        <w:t>).</w:t>
      </w:r>
    </w:p>
    <w:p w14:paraId="0FBCEB41" w14:textId="77777777" w:rsidR="00362DDE" w:rsidRDefault="00000000">
      <w:pPr>
        <w:widowControl w:val="0"/>
        <w:spacing w:line="240" w:lineRule="auto"/>
      </w:pPr>
      <w:r>
        <w:t xml:space="preserve">3.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5D99DE66" w14:textId="77777777" w:rsidR="00362DDE" w:rsidRDefault="00000000">
      <w:pPr>
        <w:widowControl w:val="0"/>
        <w:spacing w:line="240" w:lineRule="auto"/>
      </w:pPr>
      <w:r>
        <w:t xml:space="preserve">4. </w:t>
      </w:r>
      <w:proofErr w:type="spellStart"/>
      <w:r>
        <w:t>On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72F5DB53" w14:textId="77777777" w:rsidR="00362DDE" w:rsidRDefault="00000000">
      <w:pPr>
        <w:widowControl w:val="0"/>
        <w:spacing w:line="240" w:lineRule="auto"/>
      </w:pPr>
      <w:r>
        <w:t xml:space="preserve">5.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billing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button</w:t>
      </w:r>
      <w:proofErr w:type="spellEnd"/>
      <w:r>
        <w:t>.</w:t>
      </w:r>
    </w:p>
    <w:p w14:paraId="5CEBEB0C" w14:textId="77777777" w:rsidR="00362DDE" w:rsidRDefault="00000000">
      <w:pPr>
        <w:widowControl w:val="0"/>
        <w:spacing w:line="240" w:lineRule="auto"/>
      </w:pPr>
      <w:r>
        <w:t xml:space="preserve">6.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Order</w:t>
      </w:r>
      <w:proofErr w:type="spellEnd"/>
      <w:r>
        <w:t>.</w:t>
      </w:r>
    </w:p>
    <w:p w14:paraId="61A51AC7" w14:textId="77777777" w:rsidR="00362DDE" w:rsidRDefault="00000000">
      <w:pPr>
        <w:widowControl w:val="0"/>
        <w:spacing w:line="240" w:lineRule="auto"/>
      </w:pPr>
      <w:r>
        <w:t xml:space="preserve">7.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redirected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billing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 “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transaction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contact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support</w:t>
      </w:r>
      <w:proofErr w:type="spellEnd"/>
      <w:r>
        <w:t xml:space="preserve">.” </w:t>
      </w:r>
      <w:proofErr w:type="spellStart"/>
      <w:r>
        <w:rPr>
          <w:b/>
        </w:rPr>
        <w:t>notification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message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>.</w:t>
      </w:r>
      <w:r>
        <w:tab/>
        <w:t xml:space="preserve"> </w:t>
      </w:r>
    </w:p>
    <w:p w14:paraId="160121F5" w14:textId="77777777" w:rsidR="00362DDE" w:rsidRDefault="00000000">
      <w:pPr>
        <w:pStyle w:val="Heading5"/>
        <w:spacing w:line="240" w:lineRule="auto"/>
      </w:pPr>
      <w:bookmarkStart w:id="101" w:name="_2nusc19"/>
      <w:bookmarkStart w:id="102" w:name="_Toc531855113"/>
      <w:bookmarkEnd w:id="101"/>
      <w:proofErr w:type="spellStart"/>
      <w:r>
        <w:t>TestCase</w:t>
      </w:r>
      <w:proofErr w:type="spellEnd"/>
      <w:r>
        <w:t xml:space="preserve"> 19: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Review</w:t>
      </w:r>
      <w:proofErr w:type="spellEnd"/>
      <w:r>
        <w:t xml:space="preserve">.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review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displayed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DW BM.</w:t>
      </w:r>
      <w:bookmarkEnd w:id="102"/>
    </w:p>
    <w:p w14:paraId="4480696E" w14:textId="77777777" w:rsidR="00362DDE" w:rsidRDefault="00000000">
      <w:pPr>
        <w:widowControl w:val="0"/>
        <w:spacing w:line="240" w:lineRule="auto"/>
      </w:pPr>
      <w:proofErr w:type="spellStart"/>
      <w:r>
        <w:rPr>
          <w:b/>
        </w:rPr>
        <w:t>Prerequisites</w:t>
      </w:r>
      <w:proofErr w:type="spellEnd"/>
      <w:r>
        <w:rPr>
          <w:b/>
        </w:rPr>
        <w:t>:</w:t>
      </w:r>
    </w:p>
    <w:p w14:paraId="0D5967FF" w14:textId="77777777" w:rsidR="00362DDE" w:rsidRDefault="00000000">
      <w:pPr>
        <w:widowControl w:val="0"/>
        <w:spacing w:line="240" w:lineRule="auto"/>
      </w:pPr>
      <w:proofErr w:type="spellStart"/>
      <w:r>
        <w:t>Set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put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Review</w:t>
      </w:r>
      <w:proofErr w:type="spellEnd"/>
      <w:r>
        <w:t xml:space="preserve"> : </w:t>
      </w:r>
    </w:p>
    <w:p w14:paraId="39F75C9B" w14:textId="77777777" w:rsidR="00362DDE" w:rsidRDefault="00000000">
      <w:pPr>
        <w:widowControl w:val="0"/>
        <w:spacing w:line="240" w:lineRule="auto"/>
      </w:pPr>
      <w:r>
        <w:lastRenderedPageBreak/>
        <w:t xml:space="preserve">-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</w:p>
    <w:p w14:paraId="61A87E46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Fraud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-&gt;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Sets</w:t>
      </w:r>
      <w:proofErr w:type="spellEnd"/>
      <w:r>
        <w:t xml:space="preserve"> </w:t>
      </w:r>
    </w:p>
    <w:p w14:paraId="180126B6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Copy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Review</w:t>
      </w:r>
      <w:proofErr w:type="spellEnd"/>
      <w:r>
        <w:t xml:space="preserve">. </w:t>
      </w:r>
    </w:p>
    <w:p w14:paraId="7F36E171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Activate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Set</w:t>
      </w:r>
      <w:proofErr w:type="spellEnd"/>
      <w:r>
        <w:t>.</w:t>
      </w:r>
    </w:p>
    <w:p w14:paraId="77739745" w14:textId="77777777" w:rsidR="00362DDE" w:rsidRDefault="00000000">
      <w:pPr>
        <w:widowControl w:val="0"/>
        <w:spacing w:line="240" w:lineRule="auto"/>
      </w:pPr>
      <w:proofErr w:type="spellStart"/>
      <w:r>
        <w:t>So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come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Reviewed</w:t>
      </w:r>
      <w:proofErr w:type="spellEnd"/>
      <w:r>
        <w:t>.</w:t>
      </w:r>
    </w:p>
    <w:p w14:paraId="287F2F93" w14:textId="77777777" w:rsidR="00362DDE" w:rsidRDefault="00000000">
      <w:pPr>
        <w:widowControl w:val="0"/>
        <w:spacing w:line="240" w:lineRule="auto"/>
      </w:pPr>
      <w:proofErr w:type="spellStart"/>
      <w:r>
        <w:rPr>
          <w:b/>
        </w:rPr>
        <w:t>Steps</w:t>
      </w:r>
      <w:proofErr w:type="spellEnd"/>
      <w:r>
        <w:rPr>
          <w:b/>
        </w:rPr>
        <w:t>:</w:t>
      </w:r>
    </w:p>
    <w:p w14:paraId="3250D778" w14:textId="77777777" w:rsidR="00362DDE" w:rsidRDefault="00000000">
      <w:pPr>
        <w:widowControl w:val="0"/>
        <w:spacing w:line="240" w:lineRule="auto"/>
      </w:pPr>
      <w:r>
        <w:t xml:space="preserve">1.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Front</w:t>
      </w:r>
      <w:proofErr w:type="spellEnd"/>
      <w:r>
        <w:t>.</w:t>
      </w:r>
    </w:p>
    <w:p w14:paraId="6266F1DB" w14:textId="77777777" w:rsidR="00362DDE" w:rsidRDefault="00000000">
      <w:pPr>
        <w:widowControl w:val="0"/>
        <w:spacing w:line="240" w:lineRule="auto"/>
      </w:pPr>
      <w:r>
        <w:t xml:space="preserve">2.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(</w:t>
      </w:r>
      <w:proofErr w:type="spellStart"/>
      <w:r>
        <w:t>or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one</w:t>
      </w:r>
      <w:proofErr w:type="spellEnd"/>
      <w:r>
        <w:t>).</w:t>
      </w:r>
    </w:p>
    <w:p w14:paraId="2259418A" w14:textId="77777777" w:rsidR="00362DDE" w:rsidRDefault="00000000">
      <w:pPr>
        <w:widowControl w:val="0"/>
        <w:spacing w:line="240" w:lineRule="auto"/>
      </w:pPr>
      <w:r>
        <w:t xml:space="preserve">3.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553422F3" w14:textId="77777777" w:rsidR="00362DDE" w:rsidRDefault="00000000">
      <w:pPr>
        <w:widowControl w:val="0"/>
        <w:spacing w:line="240" w:lineRule="auto"/>
      </w:pPr>
      <w:r>
        <w:t xml:space="preserve">4. </w:t>
      </w:r>
      <w:proofErr w:type="spellStart"/>
      <w:r>
        <w:t>On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4C2D999F" w14:textId="77777777" w:rsidR="00362DDE" w:rsidRDefault="00000000">
      <w:pPr>
        <w:widowControl w:val="0"/>
        <w:spacing w:line="240" w:lineRule="auto"/>
      </w:pPr>
      <w:r>
        <w:t xml:space="preserve">5.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billing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button</w:t>
      </w:r>
      <w:proofErr w:type="spellEnd"/>
      <w:r>
        <w:t>.</w:t>
      </w:r>
    </w:p>
    <w:p w14:paraId="0C6B3E55" w14:textId="77777777" w:rsidR="00362DDE" w:rsidRDefault="00000000">
      <w:pPr>
        <w:widowControl w:val="0"/>
        <w:spacing w:line="240" w:lineRule="auto"/>
      </w:pPr>
      <w:r>
        <w:t xml:space="preserve">6.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button</w:t>
      </w:r>
      <w:proofErr w:type="spellEnd"/>
    </w:p>
    <w:p w14:paraId="094306FE" w14:textId="77777777" w:rsidR="00362DDE" w:rsidRDefault="00000000">
      <w:pPr>
        <w:widowControl w:val="0"/>
        <w:spacing w:line="240" w:lineRule="auto"/>
      </w:pPr>
      <w:r>
        <w:t xml:space="preserve">7. </w:t>
      </w:r>
      <w:proofErr w:type="spellStart"/>
      <w:r>
        <w:t>On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Confirmation</w:t>
      </w:r>
      <w:proofErr w:type="spellEnd"/>
      <w:r>
        <w:t xml:space="preserve"> </w:t>
      </w:r>
      <w:proofErr w:type="spellStart"/>
      <w:r>
        <w:t>page</w:t>
      </w:r>
      <w:proofErr w:type="spellEnd"/>
      <w:r>
        <w:t>.</w:t>
      </w:r>
    </w:p>
    <w:p w14:paraId="6B6FF605" w14:textId="77777777" w:rsidR="00362DDE" w:rsidRDefault="00000000">
      <w:pPr>
        <w:widowControl w:val="0"/>
        <w:spacing w:line="240" w:lineRule="auto"/>
      </w:pPr>
      <w:r>
        <w:t xml:space="preserve">8. User </w:t>
      </w:r>
      <w:proofErr w:type="spellStart"/>
      <w:r>
        <w:t>receives</w:t>
      </w:r>
      <w:proofErr w:type="spellEnd"/>
      <w:r>
        <w:t xml:space="preserve"> </w:t>
      </w:r>
      <w:r>
        <w:rPr>
          <w:b/>
        </w:rPr>
        <w:t>NO</w:t>
      </w:r>
      <w:r>
        <w:t xml:space="preserve"> </w:t>
      </w:r>
      <w:proofErr w:type="spellStart"/>
      <w:r>
        <w:t>confirmation</w:t>
      </w:r>
      <w:proofErr w:type="spellEnd"/>
      <w:r>
        <w:t xml:space="preserve"> e-</w:t>
      </w:r>
      <w:proofErr w:type="spellStart"/>
      <w:r>
        <w:t>mail</w:t>
      </w:r>
      <w:proofErr w:type="spellEnd"/>
      <w:r>
        <w:t xml:space="preserve"> </w:t>
      </w:r>
    </w:p>
    <w:p w14:paraId="413DFD0D" w14:textId="77777777" w:rsidR="00362DDE" w:rsidRDefault="00000000">
      <w:pPr>
        <w:widowControl w:val="0"/>
        <w:spacing w:line="240" w:lineRule="auto"/>
      </w:pPr>
      <w:r>
        <w:t xml:space="preserve">9. </w:t>
      </w:r>
      <w:proofErr w:type="spellStart"/>
      <w:r>
        <w:t>In</w:t>
      </w:r>
      <w:proofErr w:type="spellEnd"/>
      <w:r>
        <w:t xml:space="preserve"> BM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r>
        <w:rPr>
          <w:b/>
        </w:rPr>
        <w:t>HOLD</w:t>
      </w:r>
    </w:p>
    <w:p w14:paraId="0221B078" w14:textId="77777777" w:rsidR="00362DDE" w:rsidRDefault="00000000">
      <w:pPr>
        <w:widowControl w:val="0"/>
        <w:spacing w:line="240" w:lineRule="auto"/>
      </w:pPr>
      <w:r>
        <w:t xml:space="preserve">10.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rPr>
          <w:b/>
        </w:rPr>
        <w:t>Review</w:t>
      </w:r>
      <w:proofErr w:type="spellEnd"/>
    </w:p>
    <w:p w14:paraId="617BAFC7" w14:textId="77777777" w:rsidR="00362DDE" w:rsidRDefault="00000000">
      <w:pPr>
        <w:pStyle w:val="Heading5"/>
        <w:spacing w:line="240" w:lineRule="auto"/>
      </w:pPr>
      <w:bookmarkStart w:id="103" w:name="_1302m92"/>
      <w:bookmarkStart w:id="104" w:name="_Toc531855114"/>
      <w:bookmarkEnd w:id="103"/>
      <w:proofErr w:type="spellStart"/>
      <w:r>
        <w:t>TestCase</w:t>
      </w:r>
      <w:proofErr w:type="spellEnd"/>
      <w:r>
        <w:t xml:space="preserve"> 20: </w:t>
      </w:r>
      <w:proofErr w:type="spellStart"/>
      <w:r>
        <w:t>Approved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.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approved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displayed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DW BM.</w:t>
      </w:r>
      <w:bookmarkEnd w:id="104"/>
    </w:p>
    <w:p w14:paraId="61134A5F" w14:textId="77777777" w:rsidR="00362DDE" w:rsidRDefault="00000000">
      <w:pPr>
        <w:widowControl w:val="0"/>
        <w:spacing w:line="240" w:lineRule="auto"/>
      </w:pPr>
      <w:proofErr w:type="spellStart"/>
      <w:r>
        <w:rPr>
          <w:b/>
        </w:rPr>
        <w:t>Prerequisites</w:t>
      </w:r>
      <w:proofErr w:type="spellEnd"/>
      <w:r>
        <w:rPr>
          <w:b/>
        </w:rPr>
        <w:t>:</w:t>
      </w:r>
    </w:p>
    <w:p w14:paraId="3C1910A1" w14:textId="77777777" w:rsidR="00362DDE" w:rsidRDefault="00000000">
      <w:pPr>
        <w:widowControl w:val="0"/>
        <w:spacing w:line="240" w:lineRule="auto"/>
      </w:pPr>
      <w:proofErr w:type="spellStart"/>
      <w:r>
        <w:t>Set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put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Approved</w:t>
      </w:r>
      <w:proofErr w:type="spellEnd"/>
      <w:r>
        <w:t xml:space="preserve"> : </w:t>
      </w:r>
    </w:p>
    <w:p w14:paraId="289FBC78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</w:p>
    <w:p w14:paraId="130E021E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Fraud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-&gt;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Sets</w:t>
      </w:r>
      <w:proofErr w:type="spellEnd"/>
      <w:r>
        <w:t xml:space="preserve"> </w:t>
      </w:r>
    </w:p>
    <w:p w14:paraId="1B73E70F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Copy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Approve</w:t>
      </w:r>
      <w:proofErr w:type="spellEnd"/>
      <w:r>
        <w:t xml:space="preserve">. </w:t>
      </w:r>
    </w:p>
    <w:p w14:paraId="4873D9BB" w14:textId="77777777" w:rsidR="00362DDE" w:rsidRDefault="00000000">
      <w:pPr>
        <w:widowControl w:val="0"/>
        <w:spacing w:line="240" w:lineRule="auto"/>
      </w:pPr>
      <w:r>
        <w:t xml:space="preserve">-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Activate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Set</w:t>
      </w:r>
      <w:proofErr w:type="spellEnd"/>
      <w:r>
        <w:t>.</w:t>
      </w:r>
    </w:p>
    <w:p w14:paraId="1F74A604" w14:textId="77777777" w:rsidR="00362DDE" w:rsidRDefault="00000000">
      <w:pPr>
        <w:widowControl w:val="0"/>
        <w:spacing w:line="240" w:lineRule="auto"/>
      </w:pPr>
      <w:proofErr w:type="spellStart"/>
      <w:r>
        <w:t>So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come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Approved</w:t>
      </w:r>
      <w:proofErr w:type="spellEnd"/>
      <w:r>
        <w:t>.</w:t>
      </w:r>
    </w:p>
    <w:p w14:paraId="59119B14" w14:textId="77777777" w:rsidR="00362DDE" w:rsidRDefault="00000000">
      <w:pPr>
        <w:widowControl w:val="0"/>
        <w:spacing w:line="240" w:lineRule="auto"/>
      </w:pPr>
      <w:proofErr w:type="spellStart"/>
      <w:r>
        <w:rPr>
          <w:b/>
        </w:rPr>
        <w:t>Steps</w:t>
      </w:r>
      <w:proofErr w:type="spellEnd"/>
      <w:r>
        <w:rPr>
          <w:b/>
        </w:rPr>
        <w:t>:</w:t>
      </w:r>
    </w:p>
    <w:p w14:paraId="13772DE1" w14:textId="77777777" w:rsidR="00362DDE" w:rsidRDefault="00000000">
      <w:pPr>
        <w:widowControl w:val="0"/>
        <w:spacing w:line="240" w:lineRule="auto"/>
      </w:pPr>
      <w:r>
        <w:t xml:space="preserve">1.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Front</w:t>
      </w:r>
      <w:proofErr w:type="spellEnd"/>
      <w:r>
        <w:t>.</w:t>
      </w:r>
    </w:p>
    <w:p w14:paraId="5E27BB85" w14:textId="77777777" w:rsidR="00362DDE" w:rsidRDefault="00000000">
      <w:pPr>
        <w:widowControl w:val="0"/>
        <w:spacing w:line="240" w:lineRule="auto"/>
      </w:pPr>
      <w:r>
        <w:t xml:space="preserve">2.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(</w:t>
      </w:r>
      <w:proofErr w:type="spellStart"/>
      <w:r>
        <w:t>or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one</w:t>
      </w:r>
      <w:proofErr w:type="spellEnd"/>
      <w:r>
        <w:t>).</w:t>
      </w:r>
    </w:p>
    <w:p w14:paraId="3551D2A8" w14:textId="77777777" w:rsidR="00362DDE" w:rsidRDefault="00000000">
      <w:pPr>
        <w:widowControl w:val="0"/>
        <w:spacing w:line="240" w:lineRule="auto"/>
      </w:pPr>
      <w:r>
        <w:t xml:space="preserve">3.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1F0B3BBE" w14:textId="77777777" w:rsidR="00362DDE" w:rsidRDefault="00000000">
      <w:pPr>
        <w:widowControl w:val="0"/>
        <w:spacing w:line="240" w:lineRule="auto"/>
      </w:pPr>
      <w:r>
        <w:t xml:space="preserve">4. </w:t>
      </w:r>
      <w:proofErr w:type="spellStart"/>
      <w:r>
        <w:t>On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.</w:t>
      </w:r>
    </w:p>
    <w:p w14:paraId="0CFFB128" w14:textId="77777777" w:rsidR="00362DDE" w:rsidRDefault="00000000">
      <w:pPr>
        <w:widowControl w:val="0"/>
        <w:spacing w:line="240" w:lineRule="auto"/>
      </w:pPr>
      <w:r>
        <w:t xml:space="preserve">5.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billing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,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button</w:t>
      </w:r>
      <w:proofErr w:type="spellEnd"/>
      <w:r>
        <w:t>.</w:t>
      </w:r>
    </w:p>
    <w:p w14:paraId="483C09CC" w14:textId="77777777" w:rsidR="00362DDE" w:rsidRDefault="00000000">
      <w:pPr>
        <w:widowControl w:val="0"/>
        <w:spacing w:line="240" w:lineRule="auto"/>
      </w:pPr>
      <w:r>
        <w:t xml:space="preserve">6. </w:t>
      </w:r>
      <w:proofErr w:type="spellStart"/>
      <w:r>
        <w:t>On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Confirmation</w:t>
      </w:r>
      <w:proofErr w:type="spellEnd"/>
      <w:r>
        <w:t xml:space="preserve"> </w:t>
      </w:r>
      <w:proofErr w:type="spellStart"/>
      <w:r>
        <w:t>page</w:t>
      </w:r>
      <w:proofErr w:type="spellEnd"/>
      <w:r>
        <w:t>.</w:t>
      </w:r>
    </w:p>
    <w:p w14:paraId="4250AEC7" w14:textId="77777777" w:rsidR="00362DDE" w:rsidRDefault="00000000">
      <w:pPr>
        <w:widowControl w:val="0"/>
        <w:spacing w:line="240" w:lineRule="auto"/>
      </w:pPr>
      <w:r>
        <w:t xml:space="preserve">7. User </w:t>
      </w:r>
      <w:proofErr w:type="spellStart"/>
      <w:r>
        <w:t>receives</w:t>
      </w:r>
      <w:proofErr w:type="spellEnd"/>
      <w:r>
        <w:t xml:space="preserve"> </w:t>
      </w:r>
      <w:proofErr w:type="spellStart"/>
      <w:r>
        <w:rPr>
          <w:b/>
        </w:rPr>
        <w:t>confirmation</w:t>
      </w:r>
      <w:proofErr w:type="spellEnd"/>
      <w:r>
        <w:rPr>
          <w:b/>
        </w:rPr>
        <w:t xml:space="preserve"> e-</w:t>
      </w:r>
      <w:proofErr w:type="spellStart"/>
      <w:r>
        <w:rPr>
          <w:b/>
        </w:rPr>
        <w:t>mail</w:t>
      </w:r>
      <w:proofErr w:type="spellEnd"/>
      <w:r>
        <w:t xml:space="preserve"> </w:t>
      </w:r>
    </w:p>
    <w:p w14:paraId="2C4DCFB3" w14:textId="77777777" w:rsidR="00362DDE" w:rsidRDefault="00000000">
      <w:pPr>
        <w:widowControl w:val="0"/>
        <w:spacing w:line="240" w:lineRule="auto"/>
      </w:pPr>
      <w:r>
        <w:t xml:space="preserve">8. </w:t>
      </w:r>
      <w:proofErr w:type="spellStart"/>
      <w:r>
        <w:t>In</w:t>
      </w:r>
      <w:proofErr w:type="spellEnd"/>
      <w:r>
        <w:t xml:space="preserve"> DW BM </w:t>
      </w:r>
      <w:proofErr w:type="spellStart"/>
      <w:r>
        <w:t>and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rPr>
          <w:b/>
        </w:rPr>
        <w:t>Approved</w:t>
      </w:r>
      <w:proofErr w:type="spellEnd"/>
    </w:p>
    <w:p w14:paraId="4025E3D6" w14:textId="77777777" w:rsidR="00362DDE" w:rsidRDefault="00000000">
      <w:pPr>
        <w:widowControl w:val="0"/>
        <w:spacing w:line="240" w:lineRule="auto"/>
        <w:ind w:left="720"/>
      </w:pPr>
      <w:r>
        <w:t xml:space="preserve">9.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rPr>
          <w:b/>
        </w:rPr>
        <w:t>Details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Kount</w:t>
      </w:r>
      <w:proofErr w:type="spellEnd"/>
      <w:r>
        <w:t>.</w:t>
      </w:r>
    </w:p>
    <w:p w14:paraId="08A27278" w14:textId="77777777" w:rsidR="00362DDE" w:rsidRDefault="00362DDE">
      <w:pPr>
        <w:widowControl w:val="0"/>
        <w:spacing w:line="240" w:lineRule="auto"/>
      </w:pPr>
    </w:p>
    <w:p w14:paraId="5B0E2462" w14:textId="77777777" w:rsidR="00362DDE" w:rsidRDefault="00000000">
      <w:pPr>
        <w:rPr>
          <w:color w:val="2F5496"/>
        </w:rPr>
      </w:pPr>
      <w:proofErr w:type="spellStart"/>
      <w:r>
        <w:rPr>
          <w:color w:val="2F5496"/>
        </w:rPr>
        <w:lastRenderedPageBreak/>
        <w:t>TestCase</w:t>
      </w:r>
      <w:proofErr w:type="spellEnd"/>
      <w:r>
        <w:rPr>
          <w:color w:val="2F5496"/>
        </w:rPr>
        <w:t xml:space="preserve"> 21: </w:t>
      </w:r>
      <w:proofErr w:type="spellStart"/>
      <w:r>
        <w:rPr>
          <w:rFonts w:ascii="Arial" w:eastAsia="Arial" w:hAnsi="Arial" w:cs="Arial"/>
          <w:color w:val="2F5496"/>
          <w:sz w:val="20"/>
          <w:szCs w:val="20"/>
        </w:rPr>
        <w:t>Test</w:t>
      </w:r>
      <w:proofErr w:type="spellEnd"/>
      <w:r>
        <w:rPr>
          <w:rFonts w:ascii="Arial" w:eastAsia="Arial" w:hAnsi="Arial" w:cs="Arial"/>
          <w:color w:val="2F5496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F5496"/>
          <w:sz w:val="20"/>
          <w:szCs w:val="20"/>
        </w:rPr>
        <w:t>values</w:t>
      </w:r>
      <w:proofErr w:type="spellEnd"/>
      <w:r>
        <w:rPr>
          <w:rFonts w:ascii="Arial" w:eastAsia="Arial" w:hAnsi="Arial" w:cs="Arial"/>
          <w:color w:val="2F5496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F5496"/>
          <w:sz w:val="20"/>
          <w:szCs w:val="20"/>
        </w:rPr>
        <w:t>for</w:t>
      </w:r>
      <w:proofErr w:type="spellEnd"/>
      <w:r>
        <w:rPr>
          <w:rFonts w:ascii="Arial" w:eastAsia="Arial" w:hAnsi="Arial" w:cs="Arial"/>
          <w:color w:val="2F5496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F5496"/>
          <w:sz w:val="20"/>
          <w:szCs w:val="20"/>
        </w:rPr>
        <w:t>address</w:t>
      </w:r>
      <w:proofErr w:type="spellEnd"/>
      <w:r>
        <w:rPr>
          <w:rFonts w:ascii="Arial" w:eastAsia="Arial" w:hAnsi="Arial" w:cs="Arial"/>
          <w:color w:val="2F5496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F5496"/>
          <w:sz w:val="20"/>
          <w:szCs w:val="20"/>
        </w:rPr>
        <w:t>and</w:t>
      </w:r>
      <w:proofErr w:type="spellEnd"/>
      <w:r>
        <w:rPr>
          <w:rFonts w:ascii="Arial" w:eastAsia="Arial" w:hAnsi="Arial" w:cs="Arial"/>
          <w:color w:val="2F5496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F5496"/>
          <w:sz w:val="20"/>
          <w:szCs w:val="20"/>
        </w:rPr>
        <w:t>credit</w:t>
      </w:r>
      <w:proofErr w:type="spellEnd"/>
      <w:r>
        <w:rPr>
          <w:rFonts w:ascii="Arial" w:eastAsia="Arial" w:hAnsi="Arial" w:cs="Arial"/>
          <w:color w:val="2F5496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F5496"/>
          <w:sz w:val="20"/>
          <w:szCs w:val="20"/>
        </w:rPr>
        <w:t>card</w:t>
      </w:r>
      <w:proofErr w:type="spellEnd"/>
      <w:r>
        <w:rPr>
          <w:rFonts w:ascii="Arial" w:eastAsia="Arial" w:hAnsi="Arial" w:cs="Arial"/>
          <w:color w:val="2F5496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F5496"/>
          <w:sz w:val="20"/>
          <w:szCs w:val="20"/>
        </w:rPr>
        <w:t>validation</w:t>
      </w:r>
      <w:proofErr w:type="spellEnd"/>
      <w:r>
        <w:rPr>
          <w:rFonts w:ascii="Arial" w:eastAsia="Arial" w:hAnsi="Arial" w:cs="Arial"/>
          <w:color w:val="2F5496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F5496"/>
          <w:sz w:val="20"/>
          <w:szCs w:val="20"/>
        </w:rPr>
        <w:t>system</w:t>
      </w:r>
      <w:proofErr w:type="spellEnd"/>
      <w:r>
        <w:rPr>
          <w:rFonts w:ascii="Arial" w:eastAsia="Arial" w:hAnsi="Arial" w:cs="Arial"/>
          <w:color w:val="2F5496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F5496"/>
          <w:sz w:val="20"/>
          <w:szCs w:val="20"/>
        </w:rPr>
        <w:t>are</w:t>
      </w:r>
      <w:proofErr w:type="spellEnd"/>
      <w:r>
        <w:rPr>
          <w:rFonts w:ascii="Arial" w:eastAsia="Arial" w:hAnsi="Arial" w:cs="Arial"/>
          <w:color w:val="2F5496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F5496"/>
          <w:sz w:val="20"/>
          <w:szCs w:val="20"/>
        </w:rPr>
        <w:t>passing</w:t>
      </w:r>
      <w:proofErr w:type="spellEnd"/>
      <w:r>
        <w:rPr>
          <w:color w:val="2F5496"/>
        </w:rPr>
        <w:t>.</w:t>
      </w:r>
    </w:p>
    <w:p w14:paraId="4896A5AF" w14:textId="77777777" w:rsidR="00362DDE" w:rsidRDefault="00000000">
      <w:pPr>
        <w:widowControl w:val="0"/>
        <w:spacing w:line="240" w:lineRule="auto"/>
      </w:pPr>
      <w:proofErr w:type="spellStart"/>
      <w:r>
        <w:rPr>
          <w:b/>
        </w:rPr>
        <w:t>Prerequisites</w:t>
      </w:r>
      <w:proofErr w:type="spellEnd"/>
      <w:r>
        <w:rPr>
          <w:b/>
        </w:rPr>
        <w:t>:</w:t>
      </w:r>
    </w:p>
    <w:p w14:paraId="565EFB7F" w14:textId="77777777" w:rsidR="00362DDE" w:rsidRDefault="00000000">
      <w:pPr>
        <w:widowControl w:val="0"/>
        <w:spacing w:line="240" w:lineRule="auto"/>
      </w:pPr>
      <w:proofErr w:type="spellStart"/>
      <w:r>
        <w:t>Enable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Verification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BM -&gt; </w:t>
      </w:r>
      <w:proofErr w:type="spellStart"/>
      <w:r>
        <w:t>Merchant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-&gt; </w:t>
      </w:r>
      <w:proofErr w:type="spellStart"/>
      <w:r>
        <w:t>Site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-&gt;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-&gt; </w:t>
      </w:r>
      <w:proofErr w:type="spellStart"/>
      <w:r>
        <w:t>Kount</w:t>
      </w:r>
      <w:proofErr w:type="spellEnd"/>
      <w:r>
        <w:t>.</w:t>
      </w:r>
    </w:p>
    <w:p w14:paraId="14E31793" w14:textId="77777777" w:rsidR="00362DDE" w:rsidRDefault="00000000">
      <w:pPr>
        <w:widowControl w:val="0"/>
        <w:spacing w:line="240" w:lineRule="auto"/>
      </w:pPr>
      <w:proofErr w:type="spellStart"/>
      <w:r>
        <w:rPr>
          <w:b/>
        </w:rPr>
        <w:t>Steps</w:t>
      </w:r>
      <w:proofErr w:type="spellEnd"/>
      <w:r>
        <w:rPr>
          <w:b/>
        </w:rPr>
        <w:t>:</w:t>
      </w:r>
    </w:p>
    <w:p w14:paraId="670C0D1C" w14:textId="77777777" w:rsidR="00362DDE" w:rsidRDefault="00000000">
      <w:pPr>
        <w:widowControl w:val="0"/>
        <w:spacing w:line="240" w:lineRule="auto"/>
      </w:pPr>
      <w:r>
        <w:t xml:space="preserve">1.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Front</w:t>
      </w:r>
      <w:proofErr w:type="spellEnd"/>
      <w:r>
        <w:t>.</w:t>
      </w:r>
    </w:p>
    <w:p w14:paraId="545FD98A" w14:textId="77777777" w:rsidR="00362DDE" w:rsidRDefault="00000000">
      <w:pPr>
        <w:widowControl w:val="0"/>
        <w:spacing w:line="240" w:lineRule="auto"/>
      </w:pPr>
      <w:r>
        <w:t xml:space="preserve">2.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approved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Kount</w:t>
      </w:r>
      <w:proofErr w:type="spellEnd"/>
      <w:r>
        <w:t>.</w:t>
      </w:r>
    </w:p>
    <w:p w14:paraId="7C297253" w14:textId="77777777" w:rsidR="00362DDE" w:rsidRDefault="00000000">
      <w:pPr>
        <w:widowControl w:val="0"/>
        <w:spacing w:line="240" w:lineRule="auto"/>
      </w:pPr>
      <w:r>
        <w:t xml:space="preserve">3. </w:t>
      </w:r>
      <w:proofErr w:type="spellStart"/>
      <w:r>
        <w:t>Proceed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‘</w:t>
      </w:r>
      <w:proofErr w:type="spellStart"/>
      <w:r>
        <w:t>Place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’ </w:t>
      </w:r>
      <w:proofErr w:type="spellStart"/>
      <w:r>
        <w:t>page</w:t>
      </w:r>
      <w:proofErr w:type="spellEnd"/>
      <w:r>
        <w:t>.</w:t>
      </w:r>
    </w:p>
    <w:p w14:paraId="5D13C945" w14:textId="77777777" w:rsidR="00362DDE" w:rsidRDefault="00000000">
      <w:pPr>
        <w:widowControl w:val="0"/>
        <w:spacing w:line="240" w:lineRule="auto"/>
      </w:pPr>
      <w:r>
        <w:t xml:space="preserve">4.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field</w:t>
      </w:r>
      <w:proofErr w:type="spellEnd"/>
      <w:r>
        <w:t>: ‘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Verification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Street</w:t>
      </w:r>
      <w:proofErr w:type="spellEnd"/>
      <w:r>
        <w:t>’, ‘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Verification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Zip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’ </w:t>
      </w:r>
      <w:proofErr w:type="spellStart"/>
      <w:r>
        <w:t>and</w:t>
      </w:r>
      <w:proofErr w:type="spellEnd"/>
      <w:r>
        <w:t xml:space="preserve"> ‘</w:t>
      </w:r>
      <w:proofErr w:type="spellStart"/>
      <w:r>
        <w:t>Card</w:t>
      </w:r>
      <w:proofErr w:type="spellEnd"/>
      <w:r>
        <w:t xml:space="preserve"> </w:t>
      </w:r>
      <w:proofErr w:type="spellStart"/>
      <w:r>
        <w:t>Verification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’</w:t>
      </w:r>
    </w:p>
    <w:p w14:paraId="5B1D444A" w14:textId="77777777" w:rsidR="00362DDE" w:rsidRDefault="00000000">
      <w:pPr>
        <w:widowControl w:val="0"/>
        <w:spacing w:line="240" w:lineRule="auto"/>
      </w:pPr>
      <w:r>
        <w:t xml:space="preserve">5. </w:t>
      </w:r>
      <w:proofErr w:type="spellStart"/>
      <w:r>
        <w:t>Place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number</w:t>
      </w:r>
      <w:proofErr w:type="spellEnd"/>
    </w:p>
    <w:p w14:paraId="0CD1BE20" w14:textId="77777777" w:rsidR="00362DDE" w:rsidRDefault="00000000">
      <w:pPr>
        <w:widowControl w:val="0"/>
        <w:spacing w:line="240" w:lineRule="auto"/>
      </w:pPr>
      <w:r>
        <w:t xml:space="preserve">6.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BM -&gt; </w:t>
      </w:r>
      <w:proofErr w:type="spellStart"/>
      <w:r>
        <w:t>Merchant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-&gt;  </w:t>
      </w:r>
      <w:proofErr w:type="spellStart"/>
      <w:r>
        <w:t>Ordering</w:t>
      </w:r>
      <w:proofErr w:type="spellEnd"/>
      <w:r>
        <w:t xml:space="preserve"> -&gt;  </w:t>
      </w:r>
      <w:proofErr w:type="spellStart"/>
      <w:r>
        <w:t>Orders</w:t>
      </w:r>
      <w:proofErr w:type="spellEnd"/>
    </w:p>
    <w:p w14:paraId="65779309" w14:textId="77777777" w:rsidR="00362DDE" w:rsidRDefault="00000000">
      <w:pPr>
        <w:widowControl w:val="0"/>
        <w:spacing w:line="240" w:lineRule="auto"/>
      </w:pPr>
      <w:r>
        <w:t xml:space="preserve">7.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Attributes</w:t>
      </w:r>
      <w:proofErr w:type="spellEnd"/>
      <w:r>
        <w:t xml:space="preserve"> </w:t>
      </w:r>
      <w:proofErr w:type="spellStart"/>
      <w:r>
        <w:t>tab</w:t>
      </w:r>
      <w:proofErr w:type="spellEnd"/>
    </w:p>
    <w:p w14:paraId="3750B010" w14:textId="77777777" w:rsidR="00362DDE" w:rsidRDefault="00000000">
      <w:pPr>
        <w:widowControl w:val="0"/>
        <w:spacing w:line="240" w:lineRule="auto"/>
      </w:pPr>
      <w:r>
        <w:t xml:space="preserve">8. </w:t>
      </w:r>
      <w:proofErr w:type="spellStart"/>
      <w:r>
        <w:t>Compare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credit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#4</w:t>
      </w:r>
    </w:p>
    <w:p w14:paraId="2D7F2FF4" w14:textId="77777777" w:rsidR="00362DDE" w:rsidRDefault="00000000">
      <w:r>
        <w:t xml:space="preserve">9.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Kount’s</w:t>
      </w:r>
      <w:proofErr w:type="spellEnd"/>
      <w:r>
        <w:t xml:space="preserve"> </w:t>
      </w:r>
      <w:proofErr w:type="spellStart"/>
      <w:r>
        <w:t>dashboard</w:t>
      </w:r>
      <w:proofErr w:type="spellEnd"/>
      <w:r>
        <w:t>.</w:t>
      </w:r>
    </w:p>
    <w:p w14:paraId="035F6AD4" w14:textId="77777777" w:rsidR="00362DDE" w:rsidRDefault="00000000">
      <w:r>
        <w:t xml:space="preserve">10.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order</w:t>
      </w:r>
      <w:proofErr w:type="spellEnd"/>
    </w:p>
    <w:p w14:paraId="7E91E98E" w14:textId="77777777" w:rsidR="00362DDE" w:rsidRDefault="00000000">
      <w:r>
        <w:t xml:space="preserve">11. </w:t>
      </w:r>
      <w:proofErr w:type="spellStart"/>
      <w:r>
        <w:t>Compare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credit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#4</w:t>
      </w:r>
    </w:p>
    <w:p w14:paraId="3EB9E2AC" w14:textId="77777777" w:rsidR="00362DDE" w:rsidRDefault="00362DDE"/>
    <w:p w14:paraId="7C39C483" w14:textId="77777777" w:rsidR="00362DDE" w:rsidRDefault="00000000">
      <w:pPr>
        <w:rPr>
          <w:color w:val="2F5496"/>
        </w:rPr>
      </w:pPr>
      <w:proofErr w:type="spellStart"/>
      <w:r>
        <w:rPr>
          <w:color w:val="2F5496"/>
        </w:rPr>
        <w:t>TestCase</w:t>
      </w:r>
      <w:proofErr w:type="spellEnd"/>
      <w:r>
        <w:rPr>
          <w:color w:val="2F5496"/>
        </w:rPr>
        <w:t xml:space="preserve"> 22: </w:t>
      </w:r>
      <w:proofErr w:type="spellStart"/>
      <w:r>
        <w:rPr>
          <w:rFonts w:ascii="Arial" w:eastAsia="Arial" w:hAnsi="Arial" w:cs="Arial"/>
          <w:color w:val="2F5496"/>
          <w:sz w:val="20"/>
          <w:szCs w:val="20"/>
        </w:rPr>
        <w:t>Card</w:t>
      </w:r>
      <w:proofErr w:type="spellEnd"/>
      <w:r>
        <w:rPr>
          <w:rFonts w:ascii="Arial" w:eastAsia="Arial" w:hAnsi="Arial" w:cs="Arial"/>
          <w:color w:val="2F5496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F5496"/>
          <w:sz w:val="20"/>
          <w:szCs w:val="20"/>
        </w:rPr>
        <w:t>number</w:t>
      </w:r>
      <w:proofErr w:type="spellEnd"/>
      <w:r>
        <w:rPr>
          <w:rFonts w:ascii="Arial" w:eastAsia="Arial" w:hAnsi="Arial" w:cs="Arial"/>
          <w:color w:val="2F5496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F5496"/>
          <w:sz w:val="20"/>
          <w:szCs w:val="20"/>
        </w:rPr>
        <w:t>is</w:t>
      </w:r>
      <w:proofErr w:type="spellEnd"/>
      <w:r>
        <w:rPr>
          <w:rFonts w:ascii="Arial" w:eastAsia="Arial" w:hAnsi="Arial" w:cs="Arial"/>
          <w:color w:val="2F5496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F5496"/>
          <w:sz w:val="20"/>
          <w:szCs w:val="20"/>
        </w:rPr>
        <w:t>sent</w:t>
      </w:r>
      <w:proofErr w:type="spellEnd"/>
      <w:r>
        <w:rPr>
          <w:rFonts w:ascii="Arial" w:eastAsia="Arial" w:hAnsi="Arial" w:cs="Arial"/>
          <w:color w:val="2F5496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F5496"/>
          <w:sz w:val="20"/>
          <w:szCs w:val="20"/>
        </w:rPr>
        <w:t>in</w:t>
      </w:r>
      <w:proofErr w:type="spellEnd"/>
      <w:r>
        <w:rPr>
          <w:rFonts w:ascii="Arial" w:eastAsia="Arial" w:hAnsi="Arial" w:cs="Arial"/>
          <w:color w:val="2F5496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F5496"/>
          <w:sz w:val="20"/>
          <w:szCs w:val="20"/>
        </w:rPr>
        <w:t>the</w:t>
      </w:r>
      <w:proofErr w:type="spellEnd"/>
      <w:r>
        <w:rPr>
          <w:rFonts w:ascii="Arial" w:eastAsia="Arial" w:hAnsi="Arial" w:cs="Arial"/>
          <w:color w:val="2F5496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F5496"/>
          <w:sz w:val="20"/>
          <w:szCs w:val="20"/>
        </w:rPr>
        <w:t>correct</w:t>
      </w:r>
      <w:proofErr w:type="spellEnd"/>
      <w:r>
        <w:rPr>
          <w:rFonts w:ascii="Arial" w:eastAsia="Arial" w:hAnsi="Arial" w:cs="Arial"/>
          <w:color w:val="2F5496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2F5496"/>
          <w:sz w:val="20"/>
          <w:szCs w:val="20"/>
        </w:rPr>
        <w:t>format</w:t>
      </w:r>
      <w:proofErr w:type="spellEnd"/>
      <w:r>
        <w:rPr>
          <w:color w:val="2F5496"/>
        </w:rPr>
        <w:t>.</w:t>
      </w:r>
    </w:p>
    <w:p w14:paraId="4F34C23C" w14:textId="77777777" w:rsidR="00362DDE" w:rsidRDefault="00000000">
      <w:pPr>
        <w:widowControl w:val="0"/>
        <w:spacing w:line="240" w:lineRule="auto"/>
      </w:pPr>
      <w:proofErr w:type="spellStart"/>
      <w:r>
        <w:rPr>
          <w:b/>
        </w:rPr>
        <w:t>Prerequisites</w:t>
      </w:r>
      <w:proofErr w:type="spellEnd"/>
      <w:r>
        <w:rPr>
          <w:b/>
        </w:rPr>
        <w:t>:</w:t>
      </w:r>
    </w:p>
    <w:p w14:paraId="360C6053" w14:textId="77777777" w:rsidR="00362DDE" w:rsidRDefault="00000000">
      <w:pPr>
        <w:widowControl w:val="0"/>
        <w:spacing w:line="240" w:lineRule="auto"/>
      </w:pPr>
      <w:proofErr w:type="spellStart"/>
      <w:r>
        <w:t>Set</w:t>
      </w:r>
      <w:proofErr w:type="spellEnd"/>
      <w:r>
        <w:t xml:space="preserve"> a </w:t>
      </w:r>
      <w:proofErr w:type="spellStart"/>
      <w:r>
        <w:t>valid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BM -&gt; </w:t>
      </w:r>
      <w:proofErr w:type="spellStart"/>
      <w:r>
        <w:t>Merchant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-&gt; </w:t>
      </w:r>
      <w:proofErr w:type="spellStart"/>
      <w:r>
        <w:t>Site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-&gt;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-&gt; </w:t>
      </w:r>
      <w:proofErr w:type="spellStart"/>
      <w:r>
        <w:t>Kount</w:t>
      </w:r>
      <w:proofErr w:type="spellEnd"/>
      <w:r>
        <w:t xml:space="preserve"> -&gt; </w:t>
      </w:r>
      <w:proofErr w:type="spellStart"/>
      <w:r>
        <w:t>Hash</w:t>
      </w:r>
      <w:proofErr w:type="spellEnd"/>
      <w:r>
        <w:t xml:space="preserve"> </w:t>
      </w:r>
      <w:proofErr w:type="spellStart"/>
      <w:r>
        <w:t>Salt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field</w:t>
      </w:r>
      <w:proofErr w:type="spellEnd"/>
      <w:r>
        <w:t>.</w:t>
      </w:r>
    </w:p>
    <w:p w14:paraId="13D8128B" w14:textId="77777777" w:rsidR="00362DDE" w:rsidRDefault="00000000">
      <w:pPr>
        <w:widowControl w:val="0"/>
        <w:spacing w:line="240" w:lineRule="auto"/>
      </w:pPr>
      <w:proofErr w:type="spellStart"/>
      <w:r>
        <w:rPr>
          <w:b/>
        </w:rPr>
        <w:t>Steps</w:t>
      </w:r>
      <w:proofErr w:type="spellEnd"/>
      <w:r>
        <w:rPr>
          <w:b/>
        </w:rPr>
        <w:t>:</w:t>
      </w:r>
    </w:p>
    <w:p w14:paraId="634C0F6C" w14:textId="77777777" w:rsidR="00362DDE" w:rsidRDefault="00000000">
      <w:pPr>
        <w:widowControl w:val="0"/>
        <w:spacing w:line="240" w:lineRule="auto"/>
      </w:pPr>
      <w:r>
        <w:t xml:space="preserve">1.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Front</w:t>
      </w:r>
      <w:proofErr w:type="spellEnd"/>
      <w:r>
        <w:t>.</w:t>
      </w:r>
    </w:p>
    <w:p w14:paraId="77F89386" w14:textId="77777777" w:rsidR="00362DDE" w:rsidRDefault="00000000">
      <w:pPr>
        <w:widowControl w:val="0"/>
        <w:spacing w:line="240" w:lineRule="auto"/>
      </w:pPr>
      <w:r>
        <w:t xml:space="preserve">2.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approved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Kount</w:t>
      </w:r>
      <w:proofErr w:type="spellEnd"/>
      <w:r>
        <w:t>.</w:t>
      </w:r>
    </w:p>
    <w:p w14:paraId="16406E19" w14:textId="77777777" w:rsidR="00362DDE" w:rsidRDefault="00000000">
      <w:pPr>
        <w:widowControl w:val="0"/>
        <w:spacing w:line="240" w:lineRule="auto"/>
      </w:pPr>
      <w:r>
        <w:t xml:space="preserve">3. </w:t>
      </w:r>
      <w:proofErr w:type="spellStart"/>
      <w:r>
        <w:t>Place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number</w:t>
      </w:r>
      <w:proofErr w:type="spellEnd"/>
    </w:p>
    <w:p w14:paraId="40CC76A5" w14:textId="77777777" w:rsidR="00362DDE" w:rsidRDefault="00000000">
      <w:r>
        <w:t xml:space="preserve">4.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Kount’s</w:t>
      </w:r>
      <w:proofErr w:type="spellEnd"/>
      <w:r>
        <w:t xml:space="preserve"> </w:t>
      </w:r>
      <w:proofErr w:type="spellStart"/>
      <w:r>
        <w:t>dashboard</w:t>
      </w:r>
      <w:proofErr w:type="spellEnd"/>
      <w:r>
        <w:t>.</w:t>
      </w:r>
    </w:p>
    <w:p w14:paraId="7EF06F4E" w14:textId="77777777" w:rsidR="00362DDE" w:rsidRDefault="00000000">
      <w:r>
        <w:t xml:space="preserve">5.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it</w:t>
      </w:r>
      <w:proofErr w:type="spellEnd"/>
    </w:p>
    <w:p w14:paraId="68EAFB98" w14:textId="77777777" w:rsidR="00362DDE" w:rsidRDefault="00000000">
      <w:r>
        <w:t xml:space="preserve">6.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BIN+4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format</w:t>
      </w:r>
      <w:proofErr w:type="spellEnd"/>
      <w:r>
        <w:t xml:space="preserve"> “411111-1111”</w:t>
      </w:r>
    </w:p>
    <w:p w14:paraId="19C2E497" w14:textId="77777777" w:rsidR="00362DDE" w:rsidRDefault="00362DDE"/>
    <w:p w14:paraId="64C83DAF" w14:textId="77777777" w:rsidR="00362DDE" w:rsidRDefault="00000000">
      <w:pPr>
        <w:pStyle w:val="Heading3"/>
        <w:spacing w:line="240" w:lineRule="auto"/>
        <w:rPr>
          <w:lang w:val="en-US"/>
        </w:rPr>
      </w:pPr>
      <w:proofErr w:type="spellStart"/>
      <w:r>
        <w:t>Part</w:t>
      </w:r>
      <w:proofErr w:type="spellEnd"/>
      <w:r>
        <w:t xml:space="preserve"> 1.</w:t>
      </w:r>
      <w:r>
        <w:rPr>
          <w:lang w:val="en-US"/>
        </w:rPr>
        <w:t>3</w:t>
      </w:r>
      <w:r>
        <w:t>.</w:t>
      </w:r>
      <w:r>
        <w:rPr>
          <w:lang w:val="en-US"/>
        </w:rPr>
        <w:t xml:space="preserve"> Process ENS Queue &amp; Retry Jobs</w:t>
      </w:r>
    </w:p>
    <w:p w14:paraId="70F351B1" w14:textId="77777777" w:rsidR="00362DDE" w:rsidRDefault="00000000">
      <w:pPr>
        <w:pStyle w:val="Heading4"/>
        <w:spacing w:line="240" w:lineRule="auto"/>
      </w:pPr>
      <w:proofErr w:type="spellStart"/>
      <w:r>
        <w:t>Prerequisites</w:t>
      </w:r>
      <w:proofErr w:type="spellEnd"/>
      <w:r>
        <w:t>:</w:t>
      </w:r>
    </w:p>
    <w:p w14:paraId="4191DB74" w14:textId="77777777" w:rsidR="00362DDE" w:rsidRDefault="00000000">
      <w:pPr>
        <w:widowControl w:val="0"/>
        <w:numPr>
          <w:ilvl w:val="1"/>
          <w:numId w:val="27"/>
        </w:numPr>
        <w:ind w:hanging="360"/>
        <w:contextualSpacing/>
        <w:rPr>
          <w:color w:val="434343"/>
        </w:rPr>
      </w:pPr>
      <w:proofErr w:type="spellStart"/>
      <w:r>
        <w:rPr>
          <w:color w:val="434343"/>
        </w:rPr>
        <w:t>Login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to</w:t>
      </w:r>
      <w:proofErr w:type="spellEnd"/>
      <w:r>
        <w:rPr>
          <w:color w:val="434343"/>
        </w:rPr>
        <w:t xml:space="preserve"> BM </w:t>
      </w:r>
      <w:proofErr w:type="spellStart"/>
      <w:r>
        <w:rPr>
          <w:color w:val="434343"/>
        </w:rPr>
        <w:t>and</w:t>
      </w:r>
      <w:proofErr w:type="spellEnd"/>
      <w:r>
        <w:rPr>
          <w:color w:val="434343"/>
          <w:lang w:val="en-US"/>
        </w:rPr>
        <w:t xml:space="preserve"> </w:t>
      </w:r>
      <w:proofErr w:type="spellStart"/>
      <w:r>
        <w:rPr>
          <w:color w:val="434343"/>
        </w:rPr>
        <w:t>verify</w:t>
      </w:r>
      <w:proofErr w:type="spellEnd"/>
      <w:r>
        <w:rPr>
          <w:color w:val="434343"/>
          <w:lang w:val="en-US"/>
        </w:rPr>
        <w:t xml:space="preserve"> </w:t>
      </w:r>
      <w:proofErr w:type="spellStart"/>
      <w:r>
        <w:rPr>
          <w:color w:val="434343"/>
          <w:lang w:val="en-US"/>
        </w:rPr>
        <w:t>ProcessENSQueue</w:t>
      </w:r>
      <w:proofErr w:type="spellEnd"/>
      <w:r>
        <w:rPr>
          <w:color w:val="434343"/>
          <w:lang w:val="en-US"/>
        </w:rPr>
        <w:t xml:space="preserve"> &amp; Retry job are setup </w:t>
      </w:r>
      <w:r>
        <w:rPr>
          <w:color w:val="434343"/>
        </w:rPr>
        <w:t xml:space="preserve">&gt; </w:t>
      </w:r>
      <w:r>
        <w:rPr>
          <w:color w:val="434343"/>
          <w:lang w:val="en-US"/>
        </w:rPr>
        <w:t>Administration</w:t>
      </w:r>
      <w:r>
        <w:rPr>
          <w:color w:val="434343"/>
        </w:rPr>
        <w:t xml:space="preserve"> &gt; </w:t>
      </w:r>
      <w:r>
        <w:rPr>
          <w:color w:val="434343"/>
          <w:lang w:val="en-US"/>
        </w:rPr>
        <w:t>Operations</w:t>
      </w:r>
      <w:r>
        <w:rPr>
          <w:color w:val="434343"/>
        </w:rPr>
        <w:t xml:space="preserve"> &gt; </w:t>
      </w:r>
      <w:r>
        <w:rPr>
          <w:color w:val="434343"/>
          <w:lang w:val="en-US"/>
        </w:rPr>
        <w:t xml:space="preserve">Jobs </w:t>
      </w:r>
    </w:p>
    <w:p w14:paraId="139CB734" w14:textId="77777777" w:rsidR="00362DDE" w:rsidRDefault="00000000">
      <w:pPr>
        <w:widowControl w:val="0"/>
        <w:numPr>
          <w:ilvl w:val="1"/>
          <w:numId w:val="27"/>
        </w:numPr>
        <w:ind w:hanging="360"/>
        <w:contextualSpacing/>
        <w:rPr>
          <w:color w:val="434343"/>
        </w:rPr>
      </w:pPr>
      <w:r>
        <w:rPr>
          <w:color w:val="434343"/>
          <w:lang w:val="en-US"/>
        </w:rPr>
        <w:t>Verify each job is configured to the appropriate stores within Job Steps of each.</w:t>
      </w:r>
    </w:p>
    <w:p w14:paraId="7E2CF2FE" w14:textId="77777777" w:rsidR="00362DDE" w:rsidRDefault="00000000">
      <w:pPr>
        <w:widowControl w:val="0"/>
        <w:numPr>
          <w:ilvl w:val="1"/>
          <w:numId w:val="27"/>
        </w:numPr>
        <w:ind w:hanging="360"/>
        <w:contextualSpacing/>
        <w:rPr>
          <w:color w:val="434343"/>
        </w:rPr>
      </w:pPr>
      <w:r>
        <w:rPr>
          <w:color w:val="434343"/>
          <w:lang w:val="en-US"/>
        </w:rPr>
        <w:t>Verify the custom object “</w:t>
      </w:r>
      <w:proofErr w:type="spellStart"/>
      <w:r>
        <w:rPr>
          <w:color w:val="434343"/>
          <w:lang w:val="en-US"/>
        </w:rPr>
        <w:t>KountENSQueue</w:t>
      </w:r>
      <w:proofErr w:type="spellEnd"/>
      <w:r>
        <w:rPr>
          <w:color w:val="434343"/>
          <w:lang w:val="en-US"/>
        </w:rPr>
        <w:t>” exists under Merchant Tools &gt; Custom Objects &gt; Custom Object Editor</w:t>
      </w:r>
    </w:p>
    <w:p w14:paraId="1D7307D1" w14:textId="77777777" w:rsidR="00362DDE" w:rsidRDefault="00000000">
      <w:pPr>
        <w:widowControl w:val="0"/>
        <w:numPr>
          <w:ilvl w:val="1"/>
          <w:numId w:val="27"/>
        </w:numPr>
        <w:ind w:hanging="360"/>
        <w:contextualSpacing/>
        <w:rPr>
          <w:color w:val="434343"/>
        </w:rPr>
      </w:pPr>
      <w:r>
        <w:rPr>
          <w:color w:val="434343"/>
          <w:lang w:val="en-US"/>
        </w:rPr>
        <w:t xml:space="preserve">Verify Custom Preferences &gt; </w:t>
      </w:r>
      <w:proofErr w:type="spellStart"/>
      <w:r>
        <w:rPr>
          <w:color w:val="434343"/>
          <w:lang w:val="en-US"/>
        </w:rPr>
        <w:t>Kount</w:t>
      </w:r>
      <w:proofErr w:type="spellEnd"/>
      <w:r>
        <w:rPr>
          <w:color w:val="434343"/>
          <w:lang w:val="en-US"/>
        </w:rPr>
        <w:t xml:space="preserve"> &gt; Order Max Retries exists and the value is greater than one.</w:t>
      </w:r>
    </w:p>
    <w:p w14:paraId="60FF950C" w14:textId="77777777" w:rsidR="00362DDE" w:rsidRDefault="00000000">
      <w:pPr>
        <w:pStyle w:val="Heading5"/>
        <w:spacing w:line="240" w:lineRule="auto"/>
        <w:rPr>
          <w:lang w:val="en-US"/>
        </w:rPr>
      </w:pPr>
      <w:proofErr w:type="spellStart"/>
      <w:r>
        <w:lastRenderedPageBreak/>
        <w:t>Test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r>
        <w:rPr>
          <w:lang w:val="en-US"/>
        </w:rPr>
        <w:t>23: Check that ENS messages are received and orders updated appropriately in BM</w:t>
      </w:r>
    </w:p>
    <w:p w14:paraId="4805C912" w14:textId="77777777" w:rsidR="00362DDE" w:rsidRDefault="00000000">
      <w:pPr>
        <w:pStyle w:val="ListParagraph"/>
        <w:widowControl w:val="0"/>
        <w:numPr>
          <w:ilvl w:val="0"/>
          <w:numId w:val="28"/>
        </w:numPr>
      </w:pPr>
      <w:r>
        <w:rPr>
          <w:lang w:val="en-US"/>
        </w:rPr>
        <w:t>Follow instructions in test cases above to place an order that will be set to Hold/Review.</w:t>
      </w:r>
    </w:p>
    <w:p w14:paraId="20FF9DF8" w14:textId="77777777" w:rsidR="00362DDE" w:rsidRDefault="00000000">
      <w:pPr>
        <w:pStyle w:val="ListParagraph"/>
        <w:widowControl w:val="0"/>
        <w:numPr>
          <w:ilvl w:val="0"/>
          <w:numId w:val="28"/>
        </w:numPr>
      </w:pPr>
      <w:r>
        <w:rPr>
          <w:lang w:val="en-US"/>
        </w:rPr>
        <w:t xml:space="preserve">Login to </w:t>
      </w:r>
      <w:proofErr w:type="spellStart"/>
      <w:r>
        <w:rPr>
          <w:lang w:val="en-US"/>
        </w:rPr>
        <w:t>Kount</w:t>
      </w:r>
      <w:proofErr w:type="spellEnd"/>
      <w:r>
        <w:rPr>
          <w:lang w:val="en-US"/>
        </w:rPr>
        <w:t xml:space="preserve"> portal, find order on hold/review, change status and select “</w:t>
      </w:r>
      <w:proofErr w:type="gramStart"/>
      <w:r>
        <w:rPr>
          <w:lang w:val="en-US"/>
        </w:rPr>
        <w:t>save</w:t>
      </w:r>
      <w:proofErr w:type="gramEnd"/>
      <w:r>
        <w:rPr>
          <w:lang w:val="en-US"/>
        </w:rPr>
        <w:t>”</w:t>
      </w:r>
    </w:p>
    <w:p w14:paraId="095BF230" w14:textId="77777777" w:rsidR="00362DDE" w:rsidRDefault="00000000">
      <w:pPr>
        <w:pStyle w:val="ListParagraph"/>
        <w:widowControl w:val="0"/>
        <w:numPr>
          <w:ilvl w:val="0"/>
          <w:numId w:val="28"/>
        </w:numPr>
      </w:pPr>
      <w:r>
        <w:rPr>
          <w:lang w:val="en-US"/>
        </w:rPr>
        <w:t xml:space="preserve">Login to BM and verify there is a custom object record for the associated status change. </w:t>
      </w:r>
    </w:p>
    <w:p w14:paraId="2766CCAB" w14:textId="77777777" w:rsidR="00362DDE" w:rsidRDefault="00000000">
      <w:pPr>
        <w:pStyle w:val="ListParagraph"/>
        <w:widowControl w:val="0"/>
        <w:numPr>
          <w:ilvl w:val="0"/>
          <w:numId w:val="28"/>
        </w:numPr>
      </w:pPr>
      <w:r>
        <w:rPr>
          <w:lang w:val="en-US"/>
        </w:rPr>
        <w:t xml:space="preserve">Run </w:t>
      </w:r>
      <w:proofErr w:type="spellStart"/>
      <w:r>
        <w:rPr>
          <w:lang w:val="en-US"/>
        </w:rPr>
        <w:t>ProcessENSQueue</w:t>
      </w:r>
      <w:proofErr w:type="spellEnd"/>
      <w:r>
        <w:rPr>
          <w:lang w:val="en-US"/>
        </w:rPr>
        <w:t xml:space="preserve"> job and verify custom object record is removed and the associated order is updated based on the </w:t>
      </w:r>
      <w:proofErr w:type="spellStart"/>
      <w:r>
        <w:rPr>
          <w:lang w:val="en-US"/>
        </w:rPr>
        <w:t>kount</w:t>
      </w:r>
      <w:proofErr w:type="spellEnd"/>
      <w:r>
        <w:rPr>
          <w:lang w:val="en-US"/>
        </w:rPr>
        <w:t xml:space="preserve"> status change.</w:t>
      </w:r>
    </w:p>
    <w:p w14:paraId="2DC67C90" w14:textId="77777777" w:rsidR="00362DDE" w:rsidRDefault="00000000">
      <w:pPr>
        <w:pStyle w:val="Heading5"/>
        <w:spacing w:line="240" w:lineRule="auto"/>
        <w:rPr>
          <w:lang w:val="en-US"/>
        </w:rPr>
      </w:pPr>
      <w:proofErr w:type="spellStart"/>
      <w:r>
        <w:t>Test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r>
        <w:rPr>
          <w:lang w:val="en-US"/>
        </w:rPr>
        <w:t>24: Check that ENS messages are received and orders updated appropriately in BM</w:t>
      </w:r>
    </w:p>
    <w:p w14:paraId="32A55BE2" w14:textId="77777777" w:rsidR="00362DDE" w:rsidRDefault="00000000">
      <w:pPr>
        <w:pStyle w:val="ListParagraph"/>
        <w:widowControl w:val="0"/>
        <w:numPr>
          <w:ilvl w:val="0"/>
          <w:numId w:val="29"/>
        </w:numPr>
      </w:pPr>
      <w:r>
        <w:rPr>
          <w:lang w:val="en-US"/>
        </w:rPr>
        <w:t xml:space="preserve">Login to BM and set the </w:t>
      </w:r>
      <w:proofErr w:type="spellStart"/>
      <w:r>
        <w:rPr>
          <w:lang w:val="en-US"/>
        </w:rPr>
        <w:t>Kount</w:t>
      </w:r>
      <w:proofErr w:type="spellEnd"/>
      <w:r>
        <w:rPr>
          <w:lang w:val="en-US"/>
        </w:rPr>
        <w:t xml:space="preserve"> service timeout to 5ms or change </w:t>
      </w:r>
      <w:proofErr w:type="spellStart"/>
      <w:r>
        <w:rPr>
          <w:lang w:val="en-US"/>
        </w:rPr>
        <w:t>kount</w:t>
      </w:r>
      <w:proofErr w:type="spellEnd"/>
      <w:r>
        <w:rPr>
          <w:lang w:val="en-US"/>
        </w:rPr>
        <w:t xml:space="preserve"> service URL, to force a service call failure </w:t>
      </w:r>
      <w:proofErr w:type="gramStart"/>
      <w:r>
        <w:rPr>
          <w:lang w:val="en-US"/>
        </w:rPr>
        <w:t>scenario</w:t>
      </w:r>
      <w:proofErr w:type="gramEnd"/>
    </w:p>
    <w:p w14:paraId="0CC2B017" w14:textId="77777777" w:rsidR="00362DDE" w:rsidRDefault="00000000">
      <w:pPr>
        <w:pStyle w:val="ListParagraph"/>
        <w:widowControl w:val="0"/>
        <w:numPr>
          <w:ilvl w:val="0"/>
          <w:numId w:val="29"/>
        </w:numPr>
      </w:pPr>
      <w:r>
        <w:rPr>
          <w:lang w:val="en-US"/>
        </w:rPr>
        <w:t xml:space="preserve">Place order on storefront and verify on order, </w:t>
      </w:r>
      <w:proofErr w:type="spellStart"/>
      <w:r>
        <w:rPr>
          <w:lang w:val="en-US"/>
        </w:rPr>
        <w:t>Kount</w:t>
      </w:r>
      <w:proofErr w:type="spellEnd"/>
      <w:r>
        <w:rPr>
          <w:lang w:val="en-US"/>
        </w:rPr>
        <w:t xml:space="preserve"> Status is “</w:t>
      </w:r>
      <w:proofErr w:type="gramStart"/>
      <w:r>
        <w:rPr>
          <w:lang w:val="en-US"/>
        </w:rPr>
        <w:t>Retry</w:t>
      </w:r>
      <w:proofErr w:type="gramEnd"/>
      <w:r>
        <w:rPr>
          <w:lang w:val="en-US"/>
        </w:rPr>
        <w:t>” and Order Status is “Created”.</w:t>
      </w:r>
    </w:p>
    <w:p w14:paraId="23EA24AB" w14:textId="77777777" w:rsidR="00362DDE" w:rsidRDefault="00000000">
      <w:pPr>
        <w:pStyle w:val="ListParagraph"/>
        <w:widowControl w:val="0"/>
        <w:numPr>
          <w:ilvl w:val="0"/>
          <w:numId w:val="29"/>
        </w:numPr>
      </w:pPr>
      <w:r>
        <w:rPr>
          <w:lang w:val="en-US"/>
        </w:rPr>
        <w:t>While service is setup for failure scenario, Run Retry job and verify the “</w:t>
      </w:r>
      <w:proofErr w:type="spellStart"/>
      <w:r>
        <w:rPr>
          <w:lang w:val="en-US"/>
        </w:rPr>
        <w:t>Kount</w:t>
      </w:r>
      <w:proofErr w:type="spellEnd"/>
      <w:r>
        <w:rPr>
          <w:lang w:val="en-US"/>
        </w:rPr>
        <w:t xml:space="preserve"> Retries” value has incremented by one within Order &gt; Order # &gt; </w:t>
      </w:r>
      <w:proofErr w:type="gramStart"/>
      <w:r>
        <w:rPr>
          <w:lang w:val="en-US"/>
        </w:rPr>
        <w:t>Attributes</w:t>
      </w:r>
      <w:proofErr w:type="gramEnd"/>
    </w:p>
    <w:p w14:paraId="688D8471" w14:textId="77777777" w:rsidR="00362DDE" w:rsidRDefault="00000000">
      <w:pPr>
        <w:pStyle w:val="ListParagraph"/>
        <w:widowControl w:val="0"/>
        <w:numPr>
          <w:ilvl w:val="0"/>
          <w:numId w:val="29"/>
        </w:numPr>
      </w:pPr>
      <w:r>
        <w:rPr>
          <w:lang w:val="en-US"/>
        </w:rPr>
        <w:t>Remove setup for service failure scenario, verify order in test “</w:t>
      </w:r>
      <w:proofErr w:type="spellStart"/>
      <w:r>
        <w:rPr>
          <w:lang w:val="en-US"/>
        </w:rPr>
        <w:t>Kount</w:t>
      </w:r>
      <w:proofErr w:type="spellEnd"/>
      <w:r>
        <w:rPr>
          <w:lang w:val="en-US"/>
        </w:rPr>
        <w:t xml:space="preserve"> Retries” is less than the custom preference value for “Order Max Retries”.</w:t>
      </w:r>
    </w:p>
    <w:p w14:paraId="181ED877" w14:textId="77777777" w:rsidR="00362DDE" w:rsidRDefault="00000000">
      <w:pPr>
        <w:pStyle w:val="ListParagraph"/>
        <w:widowControl w:val="0"/>
        <w:numPr>
          <w:ilvl w:val="0"/>
          <w:numId w:val="29"/>
        </w:numPr>
      </w:pPr>
      <w:r>
        <w:rPr>
          <w:lang w:val="en-US"/>
        </w:rPr>
        <w:t xml:space="preserve">Run Retry job and verify that </w:t>
      </w:r>
      <w:proofErr w:type="spellStart"/>
      <w:r>
        <w:rPr>
          <w:lang w:val="en-US"/>
        </w:rPr>
        <w:t>Kount</w:t>
      </w:r>
      <w:proofErr w:type="spellEnd"/>
      <w:r>
        <w:rPr>
          <w:lang w:val="en-US"/>
        </w:rPr>
        <w:t xml:space="preserve"> and Order Status are updated appropriately. </w:t>
      </w:r>
    </w:p>
    <w:p w14:paraId="726318E8" w14:textId="77777777" w:rsidR="00362DDE" w:rsidRDefault="00362DDE"/>
    <w:p w14:paraId="5EBF67A7" w14:textId="77777777" w:rsidR="00362DDE" w:rsidRDefault="00000000">
      <w:pPr>
        <w:pStyle w:val="Heading3"/>
        <w:spacing w:line="240" w:lineRule="auto"/>
        <w:rPr>
          <w:lang w:val="en-US"/>
        </w:rPr>
      </w:pPr>
      <w:proofErr w:type="spellStart"/>
      <w:r>
        <w:t>Part</w:t>
      </w:r>
      <w:proofErr w:type="spellEnd"/>
      <w:r>
        <w:t xml:space="preserve"> 1.</w:t>
      </w:r>
      <w:r>
        <w:rPr>
          <w:lang w:val="en-US"/>
        </w:rPr>
        <w:t>4</w:t>
      </w:r>
      <w:r>
        <w:t>.</w:t>
      </w:r>
      <w:r>
        <w:rPr>
          <w:lang w:val="en-US"/>
        </w:rPr>
        <w:t xml:space="preserve"> ENS Whitelist IP Ranges</w:t>
      </w:r>
    </w:p>
    <w:p w14:paraId="6FF856BE" w14:textId="77777777" w:rsidR="00362DDE" w:rsidRDefault="00000000">
      <w:pPr>
        <w:pStyle w:val="Heading4"/>
        <w:spacing w:line="240" w:lineRule="auto"/>
      </w:pPr>
      <w:proofErr w:type="spellStart"/>
      <w:r>
        <w:t>Prerequisites</w:t>
      </w:r>
      <w:proofErr w:type="spellEnd"/>
      <w:r>
        <w:t>:</w:t>
      </w:r>
    </w:p>
    <w:p w14:paraId="2524B880" w14:textId="77777777" w:rsidR="00362DDE" w:rsidRDefault="00000000">
      <w:pPr>
        <w:widowControl w:val="0"/>
        <w:numPr>
          <w:ilvl w:val="1"/>
          <w:numId w:val="27"/>
        </w:numPr>
        <w:ind w:hanging="360"/>
        <w:contextualSpacing/>
        <w:rPr>
          <w:color w:val="434343"/>
        </w:rPr>
      </w:pPr>
      <w:proofErr w:type="spellStart"/>
      <w:r>
        <w:rPr>
          <w:color w:val="434343"/>
        </w:rPr>
        <w:t>Login</w:t>
      </w:r>
      <w:proofErr w:type="spellEnd"/>
      <w:r>
        <w:rPr>
          <w:color w:val="434343"/>
        </w:rPr>
        <w:t xml:space="preserve"> </w:t>
      </w:r>
      <w:proofErr w:type="spellStart"/>
      <w:r>
        <w:rPr>
          <w:color w:val="434343"/>
        </w:rPr>
        <w:t>to</w:t>
      </w:r>
      <w:proofErr w:type="spellEnd"/>
      <w:r>
        <w:rPr>
          <w:color w:val="434343"/>
        </w:rPr>
        <w:t xml:space="preserve"> BM </w:t>
      </w:r>
      <w:proofErr w:type="spellStart"/>
      <w:r>
        <w:rPr>
          <w:color w:val="434343"/>
        </w:rPr>
        <w:t>and</w:t>
      </w:r>
      <w:proofErr w:type="spellEnd"/>
      <w:r>
        <w:rPr>
          <w:color w:val="434343"/>
          <w:lang w:val="en-US"/>
        </w:rPr>
        <w:t xml:space="preserve"> </w:t>
      </w:r>
      <w:proofErr w:type="spellStart"/>
      <w:r>
        <w:rPr>
          <w:color w:val="434343"/>
        </w:rPr>
        <w:t>verify</w:t>
      </w:r>
      <w:proofErr w:type="spellEnd"/>
      <w:r>
        <w:rPr>
          <w:color w:val="434343"/>
          <w:lang w:val="en-US"/>
        </w:rPr>
        <w:t xml:space="preserve"> Custom Preferences &gt; </w:t>
      </w:r>
      <w:proofErr w:type="spellStart"/>
      <w:r>
        <w:rPr>
          <w:color w:val="434343"/>
          <w:lang w:val="en-US"/>
        </w:rPr>
        <w:t>Kount</w:t>
      </w:r>
      <w:proofErr w:type="spellEnd"/>
      <w:r>
        <w:rPr>
          <w:color w:val="434343"/>
          <w:lang w:val="en-US"/>
        </w:rPr>
        <w:t xml:space="preserve"> &gt; Webhook IP Whitelist (CIDR) exists and is configured to a CIDR outside of </w:t>
      </w:r>
      <w:proofErr w:type="spellStart"/>
      <w:r>
        <w:rPr>
          <w:color w:val="434343"/>
          <w:lang w:val="en-US"/>
        </w:rPr>
        <w:t>Kount</w:t>
      </w:r>
      <w:proofErr w:type="spellEnd"/>
      <w:r>
        <w:rPr>
          <w:color w:val="434343"/>
          <w:lang w:val="en-US"/>
        </w:rPr>
        <w:t xml:space="preserve"> IP Ranges</w:t>
      </w:r>
    </w:p>
    <w:p w14:paraId="0CC6DB8C" w14:textId="77777777" w:rsidR="00362DDE" w:rsidRDefault="00000000">
      <w:pPr>
        <w:widowControl w:val="0"/>
        <w:numPr>
          <w:ilvl w:val="1"/>
          <w:numId w:val="27"/>
        </w:numPr>
        <w:ind w:hanging="360"/>
        <w:contextualSpacing/>
        <w:rPr>
          <w:color w:val="434343"/>
        </w:rPr>
      </w:pPr>
      <w:r>
        <w:rPr>
          <w:color w:val="434343"/>
          <w:lang w:val="en-US"/>
        </w:rPr>
        <w:t xml:space="preserve">Follow steps for test case </w:t>
      </w:r>
      <w:proofErr w:type="gramStart"/>
      <w:r>
        <w:rPr>
          <w:color w:val="434343"/>
          <w:lang w:val="en-US"/>
        </w:rPr>
        <w:t>23</w:t>
      </w:r>
      <w:proofErr w:type="gramEnd"/>
    </w:p>
    <w:p w14:paraId="43E1438E" w14:textId="77777777" w:rsidR="00362DDE" w:rsidRDefault="00000000">
      <w:pPr>
        <w:pStyle w:val="Heading5"/>
        <w:spacing w:line="240" w:lineRule="auto"/>
        <w:rPr>
          <w:lang w:val="en-US"/>
        </w:rPr>
      </w:pPr>
      <w:proofErr w:type="spellStart"/>
      <w:r>
        <w:t>Test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r>
        <w:rPr>
          <w:lang w:val="en-US"/>
        </w:rPr>
        <w:t>25: Check that ENS messages custom object is not updated</w:t>
      </w:r>
    </w:p>
    <w:p w14:paraId="33E9732E" w14:textId="77777777" w:rsidR="00362DDE" w:rsidRDefault="00000000">
      <w:pPr>
        <w:pStyle w:val="ListParagraph"/>
        <w:widowControl w:val="0"/>
        <w:numPr>
          <w:ilvl w:val="0"/>
          <w:numId w:val="30"/>
        </w:numPr>
      </w:pPr>
      <w:r>
        <w:rPr>
          <w:lang w:val="en-US"/>
        </w:rPr>
        <w:t xml:space="preserve">Verify when </w:t>
      </w:r>
      <w:proofErr w:type="spellStart"/>
      <w:r>
        <w:rPr>
          <w:lang w:val="en-US"/>
        </w:rPr>
        <w:t>Kount</w:t>
      </w:r>
      <w:proofErr w:type="spellEnd"/>
      <w:r>
        <w:rPr>
          <w:lang w:val="en-US"/>
        </w:rPr>
        <w:t xml:space="preserve"> status is updated within </w:t>
      </w:r>
      <w:proofErr w:type="spellStart"/>
      <w:r>
        <w:rPr>
          <w:lang w:val="en-US"/>
        </w:rPr>
        <w:t>Kount</w:t>
      </w:r>
      <w:proofErr w:type="spellEnd"/>
      <w:r>
        <w:rPr>
          <w:lang w:val="en-US"/>
        </w:rPr>
        <w:t xml:space="preserve"> that a custom object record is not created for the given site.</w:t>
      </w:r>
    </w:p>
    <w:p w14:paraId="1DF48853" w14:textId="77777777" w:rsidR="00362DDE" w:rsidRDefault="00000000">
      <w:pPr>
        <w:pStyle w:val="Heading1"/>
        <w:spacing w:line="240" w:lineRule="auto"/>
      </w:pPr>
      <w:bookmarkStart w:id="105" w:name="_Toc531855115"/>
      <w:proofErr w:type="spellStart"/>
      <w:r>
        <w:t>Appendix</w:t>
      </w:r>
      <w:proofErr w:type="spellEnd"/>
      <w:r>
        <w:t xml:space="preserve"> D: </w:t>
      </w:r>
      <w:proofErr w:type="spellStart"/>
      <w:r>
        <w:t>Manual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 xml:space="preserve"> </w:t>
      </w:r>
      <w:proofErr w:type="spellStart"/>
      <w:r>
        <w:t>Steps</w:t>
      </w:r>
      <w:bookmarkEnd w:id="105"/>
      <w:proofErr w:type="spellEnd"/>
    </w:p>
    <w:p w14:paraId="491E9F1C" w14:textId="77777777" w:rsidR="00362DDE" w:rsidRDefault="00000000">
      <w:pPr>
        <w:widowControl w:val="0"/>
        <w:spacing w:after="200" w:line="240" w:lineRule="auto"/>
        <w:ind w:left="1080"/>
      </w:pPr>
      <w:proofErr w:type="spellStart"/>
      <w:r>
        <w:rPr>
          <w:b/>
        </w:rPr>
        <w:t>Create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System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Object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Definitions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manual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integration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method</w:t>
      </w:r>
      <w:proofErr w:type="spellEnd"/>
      <w:r>
        <w:rPr>
          <w:b/>
        </w:rPr>
        <w:t>)</w:t>
      </w:r>
    </w:p>
    <w:p w14:paraId="36CACF89" w14:textId="77777777" w:rsidR="00362DDE" w:rsidRDefault="00000000">
      <w:pPr>
        <w:widowControl w:val="0"/>
        <w:spacing w:after="200" w:line="240" w:lineRule="auto"/>
        <w:ind w:left="1080"/>
      </w:pPr>
      <w:r>
        <w:t xml:space="preserve">1.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definitions</w:t>
      </w:r>
      <w:proofErr w:type="spellEnd"/>
      <w:r>
        <w:t>:</w:t>
      </w:r>
    </w:p>
    <w:p w14:paraId="1D8896DC" w14:textId="77777777" w:rsidR="00362DDE" w:rsidRDefault="00000000">
      <w:pPr>
        <w:widowControl w:val="0"/>
        <w:spacing w:after="200" w:line="240" w:lineRule="auto"/>
        <w:jc w:val="center"/>
      </w:pPr>
      <w:r>
        <w:rPr>
          <w:noProof/>
        </w:rPr>
        <w:drawing>
          <wp:inline distT="0" distB="0" distL="0" distR="0" wp14:anchorId="2BF37A18" wp14:editId="369FA5B0">
            <wp:extent cx="5731510" cy="3149600"/>
            <wp:effectExtent l="0" t="0" r="0" b="0"/>
            <wp:docPr id="4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4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3277" w14:textId="77777777" w:rsidR="00362DDE" w:rsidRDefault="00000000">
      <w:pPr>
        <w:widowControl w:val="0"/>
        <w:numPr>
          <w:ilvl w:val="0"/>
          <w:numId w:val="9"/>
        </w:numPr>
        <w:spacing w:after="0" w:line="240" w:lineRule="auto"/>
        <w:ind w:hanging="360"/>
        <w:contextualSpacing/>
      </w:pPr>
      <w:proofErr w:type="spellStart"/>
      <w:r>
        <w:t>Order</w:t>
      </w:r>
      <w:proofErr w:type="spellEnd"/>
    </w:p>
    <w:p w14:paraId="346CD014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Status</w:t>
      </w:r>
      <w:proofErr w:type="spellEnd"/>
    </w:p>
    <w:p w14:paraId="4D7768BB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lastRenderedPageBreak/>
        <w:t>id</w:t>
      </w:r>
      <w:proofErr w:type="spellEnd"/>
      <w:r>
        <w:t xml:space="preserve">: </w:t>
      </w:r>
      <w:proofErr w:type="spellStart"/>
      <w:r>
        <w:t>kount_Status</w:t>
      </w:r>
      <w:proofErr w:type="spellEnd"/>
    </w:p>
    <w:p w14:paraId="78F9A320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Status</w:t>
      </w:r>
      <w:proofErr w:type="spellEnd"/>
    </w:p>
    <w:p w14:paraId="1BF3F09F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Enum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Strings</w:t>
      </w:r>
      <w:proofErr w:type="spellEnd"/>
    </w:p>
    <w:p w14:paraId="7862D01C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01D6C5E6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externally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 xml:space="preserve"> </w:t>
      </w: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managed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 xml:space="preserve">: </w:t>
      </w: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true</w:t>
      </w:r>
      <w:proofErr w:type="spellEnd"/>
    </w:p>
    <w:p w14:paraId="2772C89F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values</w:t>
      </w:r>
      <w:proofErr w:type="spellEnd"/>
      <w:r>
        <w:t>:</w:t>
      </w:r>
    </w:p>
    <w:p w14:paraId="79873ADA" w14:textId="77777777" w:rsidR="00362DDE" w:rsidRDefault="00000000">
      <w:pPr>
        <w:widowControl w:val="0"/>
        <w:numPr>
          <w:ilvl w:val="3"/>
          <w:numId w:val="9"/>
        </w:numPr>
        <w:spacing w:after="0" w:line="240" w:lineRule="auto"/>
        <w:ind w:hanging="360"/>
        <w:contextualSpacing/>
      </w:pPr>
      <w:proofErr w:type="spellStart"/>
      <w:r>
        <w:t>value</w:t>
      </w:r>
      <w:proofErr w:type="spellEnd"/>
      <w:r>
        <w:t xml:space="preserve">: APPROVED, </w:t>
      </w:r>
      <w:proofErr w:type="spellStart"/>
      <w:r>
        <w:t>display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: </w:t>
      </w:r>
      <w:proofErr w:type="spellStart"/>
      <w:r>
        <w:t>Approved</w:t>
      </w:r>
      <w:proofErr w:type="spellEnd"/>
    </w:p>
    <w:p w14:paraId="53E9ABCA" w14:textId="77777777" w:rsidR="00362DDE" w:rsidRDefault="00000000">
      <w:pPr>
        <w:widowControl w:val="0"/>
        <w:numPr>
          <w:ilvl w:val="3"/>
          <w:numId w:val="9"/>
        </w:numPr>
        <w:spacing w:after="0" w:line="240" w:lineRule="auto"/>
        <w:ind w:hanging="360"/>
        <w:contextualSpacing/>
      </w:pPr>
      <w:proofErr w:type="spellStart"/>
      <w:r>
        <w:t>value</w:t>
      </w:r>
      <w:proofErr w:type="spellEnd"/>
      <w:r>
        <w:t xml:space="preserve">: HOLD, </w:t>
      </w:r>
      <w:proofErr w:type="spellStart"/>
      <w:r>
        <w:t>display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: </w:t>
      </w:r>
      <w:proofErr w:type="spellStart"/>
      <w:r>
        <w:t>Hold</w:t>
      </w:r>
      <w:proofErr w:type="spellEnd"/>
    </w:p>
    <w:p w14:paraId="4670421E" w14:textId="77777777" w:rsidR="00362DDE" w:rsidRDefault="00000000">
      <w:pPr>
        <w:widowControl w:val="0"/>
        <w:numPr>
          <w:ilvl w:val="3"/>
          <w:numId w:val="9"/>
        </w:numPr>
        <w:spacing w:after="0" w:line="240" w:lineRule="auto"/>
        <w:ind w:hanging="360"/>
        <w:contextualSpacing/>
      </w:pPr>
      <w:proofErr w:type="spellStart"/>
      <w:r>
        <w:t>value</w:t>
      </w:r>
      <w:proofErr w:type="spellEnd"/>
      <w:r>
        <w:t xml:space="preserve">: DECLINED, </w:t>
      </w:r>
      <w:proofErr w:type="spellStart"/>
      <w:r>
        <w:t>display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: </w:t>
      </w:r>
      <w:proofErr w:type="spellStart"/>
      <w:r>
        <w:t>Declined</w:t>
      </w:r>
      <w:proofErr w:type="spellEnd"/>
    </w:p>
    <w:p w14:paraId="5BA55BA7" w14:textId="77777777" w:rsidR="00362DDE" w:rsidRDefault="00000000">
      <w:pPr>
        <w:widowControl w:val="0"/>
        <w:numPr>
          <w:ilvl w:val="3"/>
          <w:numId w:val="9"/>
        </w:numPr>
        <w:spacing w:after="0" w:line="240" w:lineRule="auto"/>
        <w:ind w:hanging="360"/>
        <w:contextualSpacing/>
      </w:pPr>
      <w:proofErr w:type="spellStart"/>
      <w:ins w:id="106" w:author="Jeff Pannone" w:date="2020-05-11T11:44:00Z">
        <w:r>
          <w:t>value</w:t>
        </w:r>
        <w:proofErr w:type="spellEnd"/>
        <w:r>
          <w:t xml:space="preserve">: </w:t>
        </w:r>
        <w:r>
          <w:rPr>
            <w:lang w:val="en-US"/>
          </w:rPr>
          <w:t>RETRY</w:t>
        </w:r>
        <w:r>
          <w:t xml:space="preserve">, </w:t>
        </w:r>
        <w:proofErr w:type="spellStart"/>
        <w:r>
          <w:t>display</w:t>
        </w:r>
        <w:proofErr w:type="spellEnd"/>
        <w:r>
          <w:t xml:space="preserve"> </w:t>
        </w:r>
        <w:proofErr w:type="spellStart"/>
        <w:r>
          <w:t>value</w:t>
        </w:r>
        <w:proofErr w:type="spellEnd"/>
        <w:r>
          <w:t xml:space="preserve">: </w:t>
        </w:r>
        <w:r>
          <w:rPr>
            <w:lang w:val="en-US"/>
          </w:rPr>
          <w:t>Retry</w:t>
        </w:r>
      </w:ins>
    </w:p>
    <w:p w14:paraId="71B9FEF1" w14:textId="77777777" w:rsidR="00362DDE" w:rsidRDefault="00000000">
      <w:pPr>
        <w:widowControl w:val="0"/>
        <w:numPr>
          <w:ilvl w:val="3"/>
          <w:numId w:val="9"/>
        </w:numPr>
        <w:spacing w:after="0" w:line="240" w:lineRule="auto"/>
        <w:ind w:hanging="360"/>
        <w:contextualSpacing/>
        <w:rPr>
          <w:del w:id="107" w:author="Jeff Pannone" w:date="2020-05-11T11:44:00Z"/>
        </w:rPr>
      </w:pPr>
      <w:del w:id="108" w:author="Jeff Pannone" w:date="2020-05-11T11:44:00Z">
        <w:r>
          <w:delText>value: CHANGE, display value: Change</w:delText>
        </w:r>
      </w:del>
    </w:p>
    <w:p w14:paraId="07764543" w14:textId="77777777" w:rsidR="00362DDE" w:rsidRDefault="00000000">
      <w:pPr>
        <w:widowControl w:val="0"/>
        <w:numPr>
          <w:ilvl w:val="3"/>
          <w:numId w:val="9"/>
        </w:numPr>
        <w:spacing w:after="0" w:line="240" w:lineRule="auto"/>
        <w:ind w:hanging="360"/>
        <w:contextualSpacing/>
        <w:rPr>
          <w:del w:id="109" w:author="Jeff Pannone" w:date="2020-05-11T11:44:00Z"/>
        </w:rPr>
      </w:pPr>
      <w:del w:id="110" w:author="Jeff Pannone" w:date="2020-05-11T11:44:00Z">
        <w:r>
          <w:delText>value: TIME OUT, display value: Time Out</w:delText>
        </w:r>
      </w:del>
    </w:p>
    <w:p w14:paraId="5F4BC96B" w14:textId="77777777" w:rsidR="00362DDE" w:rsidRDefault="00000000">
      <w:pPr>
        <w:widowControl w:val="0"/>
        <w:numPr>
          <w:ilvl w:val="3"/>
          <w:numId w:val="9"/>
        </w:numPr>
        <w:spacing w:after="0" w:line="240" w:lineRule="auto"/>
        <w:ind w:hanging="360"/>
        <w:contextualSpacing/>
        <w:rPr>
          <w:del w:id="111" w:author="Jeff Pannone" w:date="2020-05-11T11:44:00Z"/>
        </w:rPr>
      </w:pPr>
      <w:del w:id="112" w:author="Jeff Pannone" w:date="2020-05-11T11:44:00Z">
        <w:r>
          <w:delText>value: TIME OUT PAYMENT, display value: Time Out Payment Authorization</w:delText>
        </w:r>
      </w:del>
    </w:p>
    <w:p w14:paraId="797B02E8" w14:textId="77777777" w:rsidR="00362DDE" w:rsidRDefault="00000000">
      <w:pPr>
        <w:widowControl w:val="0"/>
        <w:numPr>
          <w:ilvl w:val="3"/>
          <w:numId w:val="9"/>
        </w:numPr>
        <w:spacing w:after="0" w:line="240" w:lineRule="auto"/>
        <w:ind w:hanging="360"/>
        <w:contextualSpacing/>
      </w:pP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NETW</w:t>
      </w:r>
    </w:p>
    <w:p w14:paraId="7F2B73D7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</w:t>
      </w:r>
      <w:proofErr w:type="spellStart"/>
      <w:r>
        <w:t>kount_NETW</w:t>
      </w:r>
      <w:proofErr w:type="spellEnd"/>
    </w:p>
    <w:p w14:paraId="4107FF28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NETW</w:t>
      </w:r>
    </w:p>
    <w:p w14:paraId="6AD48BB4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770060FD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6495B9A0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externally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 xml:space="preserve"> </w:t>
      </w: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managed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 xml:space="preserve">: </w:t>
      </w: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true</w:t>
      </w:r>
      <w:proofErr w:type="spellEnd"/>
    </w:p>
    <w:p w14:paraId="5EFF28BB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GEOX</w:t>
      </w:r>
    </w:p>
    <w:p w14:paraId="7DCA8691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</w:t>
      </w:r>
      <w:proofErr w:type="spellStart"/>
      <w:r>
        <w:t>kount_GEOX</w:t>
      </w:r>
      <w:proofErr w:type="spellEnd"/>
    </w:p>
    <w:p w14:paraId="5D995372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GEOX</w:t>
      </w:r>
    </w:p>
    <w:p w14:paraId="5E233679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07ED95AE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4093DFE5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externally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 xml:space="preserve"> </w:t>
      </w: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managed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 xml:space="preserve">: </w:t>
      </w: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true</w:t>
      </w:r>
      <w:proofErr w:type="spellEnd"/>
    </w:p>
    <w:p w14:paraId="04012A10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SCOR</w:t>
      </w:r>
    </w:p>
    <w:p w14:paraId="3BB7616F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</w:t>
      </w:r>
      <w:proofErr w:type="spellStart"/>
      <w:r>
        <w:t>kount_SCOR</w:t>
      </w:r>
      <w:proofErr w:type="spellEnd"/>
    </w:p>
    <w:p w14:paraId="0521ACF4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SCOR</w:t>
      </w:r>
    </w:p>
    <w:p w14:paraId="77F4C702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048384AD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44859885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externally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 xml:space="preserve"> </w:t>
      </w: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managed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 xml:space="preserve">: </w:t>
      </w: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true</w:t>
      </w:r>
      <w:proofErr w:type="spellEnd"/>
    </w:p>
    <w:p w14:paraId="5438FE95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TRAN</w:t>
      </w:r>
    </w:p>
    <w:p w14:paraId="298B72EC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</w:t>
      </w:r>
      <w:proofErr w:type="spellStart"/>
      <w:r>
        <w:t>kount_TRAN</w:t>
      </w:r>
      <w:proofErr w:type="spellEnd"/>
    </w:p>
    <w:p w14:paraId="65C48493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TRAN</w:t>
      </w:r>
    </w:p>
    <w:p w14:paraId="3F1EE820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1FBBDC9C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050AFD01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externally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 xml:space="preserve"> </w:t>
      </w: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managed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 xml:space="preserve">: </w:t>
      </w: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true</w:t>
      </w:r>
      <w:proofErr w:type="spellEnd"/>
    </w:p>
    <w:p w14:paraId="1198C8E9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VELO</w:t>
      </w:r>
    </w:p>
    <w:p w14:paraId="2D60594E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</w:t>
      </w:r>
      <w:proofErr w:type="spellStart"/>
      <w:r>
        <w:t>kount_VELO</w:t>
      </w:r>
      <w:proofErr w:type="spellEnd"/>
    </w:p>
    <w:p w14:paraId="644EC3D3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VELO</w:t>
      </w:r>
    </w:p>
    <w:p w14:paraId="3CBB6239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7BB4061C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445B6578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externally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 xml:space="preserve"> </w:t>
      </w: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managed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 xml:space="preserve">: </w:t>
      </w: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true</w:t>
      </w:r>
      <w:proofErr w:type="spellEnd"/>
    </w:p>
    <w:p w14:paraId="01508BD5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VMAX</w:t>
      </w:r>
    </w:p>
    <w:p w14:paraId="0A1118B0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</w:t>
      </w:r>
      <w:proofErr w:type="spellStart"/>
      <w:r>
        <w:t>kount_VMAX</w:t>
      </w:r>
      <w:proofErr w:type="spellEnd"/>
    </w:p>
    <w:p w14:paraId="4CECD528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VMAX</w:t>
      </w:r>
    </w:p>
    <w:p w14:paraId="34BA2DDF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657E86FF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420DCD50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externally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 xml:space="preserve"> </w:t>
      </w: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managed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 xml:space="preserve">: </w:t>
      </w: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true</w:t>
      </w:r>
      <w:proofErr w:type="spellEnd"/>
    </w:p>
    <w:p w14:paraId="268A4663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Browser</w:t>
      </w:r>
      <w:proofErr w:type="spellEnd"/>
    </w:p>
    <w:p w14:paraId="21BB1304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</w:t>
      </w:r>
      <w:proofErr w:type="spellStart"/>
      <w:r>
        <w:t>kount_BROWSER</w:t>
      </w:r>
      <w:proofErr w:type="spellEnd"/>
    </w:p>
    <w:p w14:paraId="20D54C22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BROWSER</w:t>
      </w:r>
    </w:p>
    <w:p w14:paraId="31D6795D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0BFAA36E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295C60BE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externally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 xml:space="preserve"> </w:t>
      </w: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managed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 xml:space="preserve">: </w:t>
      </w: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true</w:t>
      </w:r>
      <w:proofErr w:type="spellEnd"/>
    </w:p>
    <w:p w14:paraId="57F83230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OS</w:t>
      </w:r>
    </w:p>
    <w:p w14:paraId="67AA3B1E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</w:t>
      </w:r>
      <w:proofErr w:type="spellStart"/>
      <w:r>
        <w:t>kount_OS</w:t>
      </w:r>
      <w:proofErr w:type="spellEnd"/>
    </w:p>
    <w:p w14:paraId="08AAEC62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OS</w:t>
      </w:r>
    </w:p>
    <w:p w14:paraId="203B1018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14E52DCE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371AFD72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lastRenderedPageBreak/>
        <w:t>externally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 xml:space="preserve"> </w:t>
      </w: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managed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 xml:space="preserve">: </w:t>
      </w: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true</w:t>
      </w:r>
      <w:proofErr w:type="spellEnd"/>
    </w:p>
    <w:p w14:paraId="2179CE71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IP_ORG</w:t>
      </w:r>
    </w:p>
    <w:p w14:paraId="58F1783A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</w:t>
      </w:r>
      <w:proofErr w:type="spellStart"/>
      <w:r>
        <w:t>kount_IP_ORG</w:t>
      </w:r>
      <w:proofErr w:type="spellEnd"/>
    </w:p>
    <w:p w14:paraId="429E253B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IP_ORG</w:t>
      </w:r>
    </w:p>
    <w:p w14:paraId="4807324F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5721CD6D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46D2A870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externally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 xml:space="preserve"> </w:t>
      </w: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managed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 xml:space="preserve">: </w:t>
      </w: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true</w:t>
      </w:r>
      <w:proofErr w:type="spellEnd"/>
    </w:p>
    <w:p w14:paraId="1A94A25D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Cards</w:t>
      </w:r>
      <w:proofErr w:type="spellEnd"/>
    </w:p>
    <w:p w14:paraId="53257CCF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</w:t>
      </w:r>
      <w:proofErr w:type="spellStart"/>
      <w:r>
        <w:t>kount_CARDS</w:t>
      </w:r>
      <w:proofErr w:type="spellEnd"/>
    </w:p>
    <w:p w14:paraId="603205C9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CARDS</w:t>
      </w:r>
    </w:p>
    <w:p w14:paraId="7A14E222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0E3424B2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01707B56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externally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 xml:space="preserve"> </w:t>
      </w: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managed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 xml:space="preserve">: </w:t>
      </w: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true</w:t>
      </w:r>
      <w:proofErr w:type="spellEnd"/>
    </w:p>
    <w:p w14:paraId="53384E55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DEVICES</w:t>
      </w:r>
    </w:p>
    <w:p w14:paraId="322206A5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</w:t>
      </w:r>
      <w:proofErr w:type="spellStart"/>
      <w:r>
        <w:t>kount_DEVICES</w:t>
      </w:r>
      <w:proofErr w:type="spellEnd"/>
    </w:p>
    <w:p w14:paraId="5E65BF3B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DEVICES</w:t>
      </w:r>
    </w:p>
    <w:p w14:paraId="00662BBB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6AA84A9F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55439D9D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externally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 xml:space="preserve"> </w:t>
      </w: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managed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 xml:space="preserve">: </w:t>
      </w: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true</w:t>
      </w:r>
      <w:proofErr w:type="spellEnd"/>
    </w:p>
    <w:p w14:paraId="1E026ED2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COUNTRY</w:t>
      </w:r>
    </w:p>
    <w:p w14:paraId="5E623F83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</w:t>
      </w:r>
      <w:proofErr w:type="spellStart"/>
      <w:r>
        <w:t>kount_COUNTRY</w:t>
      </w:r>
      <w:proofErr w:type="spellEnd"/>
    </w:p>
    <w:p w14:paraId="7A2B5A88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COUNTRY</w:t>
      </w:r>
    </w:p>
    <w:p w14:paraId="6C3CFA5B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7A5D6513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6BFB7905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externally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 xml:space="preserve"> </w:t>
      </w: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managed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 xml:space="preserve">: </w:t>
      </w: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true</w:t>
      </w:r>
      <w:proofErr w:type="spellEnd"/>
    </w:p>
    <w:p w14:paraId="295E9D0B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EMAILS</w:t>
      </w:r>
    </w:p>
    <w:p w14:paraId="2DBB7BF3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</w:t>
      </w:r>
      <w:proofErr w:type="spellStart"/>
      <w:r>
        <w:t>kount_EMAILS</w:t>
      </w:r>
      <w:proofErr w:type="spellEnd"/>
    </w:p>
    <w:p w14:paraId="0C8EE1A9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EMAILS</w:t>
      </w:r>
    </w:p>
    <w:p w14:paraId="6073D5B4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56DA34E7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0C2C6BF2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externally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 xml:space="preserve"> </w:t>
      </w: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managed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 xml:space="preserve">: </w:t>
      </w: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true</w:t>
      </w:r>
      <w:proofErr w:type="spellEnd"/>
    </w:p>
    <w:p w14:paraId="1F35D737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REASON CODE</w:t>
      </w:r>
    </w:p>
    <w:p w14:paraId="6F8E2A93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</w:t>
      </w:r>
      <w:proofErr w:type="spellStart"/>
      <w:r>
        <w:t>kount_REASON_CODE</w:t>
      </w:r>
      <w:proofErr w:type="spellEnd"/>
    </w:p>
    <w:p w14:paraId="3C044230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REASON CODE</w:t>
      </w:r>
    </w:p>
    <w:p w14:paraId="0A6BFDCA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6BF3D365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0401BF8F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externally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 xml:space="preserve"> </w:t>
      </w: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managed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 xml:space="preserve">: </w:t>
      </w: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true</w:t>
      </w:r>
      <w:proofErr w:type="spellEnd"/>
    </w:p>
    <w:p w14:paraId="521E79C9" w14:textId="77777777" w:rsidR="00362DDE" w:rsidRDefault="00362DDE">
      <w:pPr>
        <w:widowControl w:val="0"/>
        <w:spacing w:line="240" w:lineRule="auto"/>
      </w:pPr>
    </w:p>
    <w:p w14:paraId="7632EDA1" w14:textId="77777777" w:rsidR="00362DDE" w:rsidRDefault="00000000">
      <w:pPr>
        <w:widowControl w:val="0"/>
        <w:spacing w:after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5A428E8" wp14:editId="25C20933">
            <wp:extent cx="5731510" cy="3378200"/>
            <wp:effectExtent l="0" t="0" r="0" b="0"/>
            <wp:docPr id="42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42FC" w14:textId="77777777" w:rsidR="00362DDE" w:rsidRDefault="00000000">
      <w:pPr>
        <w:widowControl w:val="0"/>
        <w:numPr>
          <w:ilvl w:val="0"/>
          <w:numId w:val="9"/>
        </w:numPr>
        <w:spacing w:after="0" w:line="240" w:lineRule="auto"/>
        <w:ind w:hanging="360"/>
        <w:contextualSpacing/>
      </w:pPr>
      <w:proofErr w:type="spellStart"/>
      <w:r>
        <w:t>Site</w:t>
      </w:r>
      <w:proofErr w:type="spellEnd"/>
      <w:r>
        <w:t xml:space="preserve"> </w:t>
      </w:r>
      <w:proofErr w:type="spellStart"/>
      <w:r>
        <w:t>Preferences</w:t>
      </w:r>
      <w:proofErr w:type="spellEnd"/>
    </w:p>
    <w:p w14:paraId="35BD7D03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proofErr w:type="spellStart"/>
      <w:r>
        <w:t>Enable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</w:p>
    <w:p w14:paraId="4171B029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</w:t>
      </w:r>
      <w:proofErr w:type="spellStart"/>
      <w:r>
        <w:t>kount_IsEnabled</w:t>
      </w:r>
      <w:proofErr w:type="spellEnd"/>
    </w:p>
    <w:p w14:paraId="417FE717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Kount</w:t>
      </w:r>
      <w:proofErr w:type="spellEnd"/>
    </w:p>
    <w:p w14:paraId="62D14128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Boolean</w:t>
      </w:r>
      <w:proofErr w:type="spellEnd"/>
    </w:p>
    <w:p w14:paraId="10BD99A4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54BBD097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proofErr w:type="spellStart"/>
      <w:r>
        <w:t>Kount</w:t>
      </w:r>
      <w:proofErr w:type="spellEnd"/>
      <w:r>
        <w:t xml:space="preserve"> DC Server </w:t>
      </w:r>
      <w:proofErr w:type="spellStart"/>
      <w:r>
        <w:t>Url</w:t>
      </w:r>
      <w:proofErr w:type="spellEnd"/>
    </w:p>
    <w:p w14:paraId="443E0A8B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</w:t>
      </w:r>
      <w:proofErr w:type="spellStart"/>
      <w:r>
        <w:t>kount_DCUrl</w:t>
      </w:r>
      <w:proofErr w:type="spellEnd"/>
    </w:p>
    <w:p w14:paraId="1B276099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Kount</w:t>
      </w:r>
      <w:proofErr w:type="spellEnd"/>
      <w:r>
        <w:t xml:space="preserve"> DC Server </w:t>
      </w:r>
      <w:proofErr w:type="spellStart"/>
      <w:r>
        <w:t>Url</w:t>
      </w:r>
      <w:proofErr w:type="spellEnd"/>
    </w:p>
    <w:p w14:paraId="50B188DA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description</w:t>
      </w:r>
      <w:proofErr w:type="spellEnd"/>
      <w:r>
        <w:t xml:space="preserve">: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Collector</w:t>
      </w:r>
      <w:proofErr w:type="spellEnd"/>
      <w:r>
        <w:t xml:space="preserve"> Server </w:t>
      </w:r>
      <w:proofErr w:type="spellStart"/>
      <w:r>
        <w:t>Url</w:t>
      </w:r>
      <w:proofErr w:type="spellEnd"/>
      <w:r>
        <w:t>.</w:t>
      </w:r>
    </w:p>
    <w:p w14:paraId="45DBE0AC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1F46F948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00D60DFC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default</w:t>
      </w:r>
      <w:proofErr w:type="spellEnd"/>
      <w:r>
        <w:t xml:space="preserve"> </w:t>
      </w:r>
      <w:proofErr w:type="spellStart"/>
      <w:r>
        <w:t>value</w:t>
      </w:r>
      <w:proofErr w:type="spellEnd"/>
      <w:r>
        <w:t>: https://tst.kaptcha.com</w:t>
      </w:r>
    </w:p>
    <w:p w14:paraId="2EE33352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proofErr w:type="spellStart"/>
      <w:r>
        <w:t>Kount</w:t>
      </w:r>
      <w:proofErr w:type="spellEnd"/>
      <w:r>
        <w:t xml:space="preserve"> RIS Server URL</w:t>
      </w:r>
    </w:p>
    <w:p w14:paraId="5D34A229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</w:t>
      </w:r>
      <w:proofErr w:type="spellStart"/>
      <w:r>
        <w:t>kount_RISServerUrl</w:t>
      </w:r>
      <w:proofErr w:type="spellEnd"/>
    </w:p>
    <w:p w14:paraId="473DEE46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Kount</w:t>
      </w:r>
      <w:proofErr w:type="spellEnd"/>
      <w:r>
        <w:t xml:space="preserve"> RIS Server URL</w:t>
      </w:r>
    </w:p>
    <w:p w14:paraId="2DEAE0D4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description</w:t>
      </w:r>
      <w:proofErr w:type="spellEnd"/>
      <w:r>
        <w:t xml:space="preserve">: </w:t>
      </w:r>
      <w:proofErr w:type="spellStart"/>
      <w:r>
        <w:t>Kount</w:t>
      </w:r>
      <w:proofErr w:type="spellEnd"/>
      <w:r>
        <w:t xml:space="preserve"> RIS Server URL</w:t>
      </w:r>
    </w:p>
    <w:p w14:paraId="26BFDFFC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2A009E84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74CDEADE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default</w:t>
      </w:r>
      <w:proofErr w:type="spellEnd"/>
      <w:r>
        <w:t xml:space="preserve"> </w:t>
      </w:r>
      <w:proofErr w:type="spellStart"/>
      <w:r>
        <w:t>value</w:t>
      </w:r>
      <w:proofErr w:type="spellEnd"/>
      <w:r>
        <w:t>: https://risk.test.kount.net</w:t>
      </w:r>
    </w:p>
    <w:p w14:paraId="1AB83A57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proofErr w:type="spellStart"/>
      <w:r>
        <w:t>Array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IP</w:t>
      </w:r>
    </w:p>
    <w:p w14:paraId="28A2E077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</w:t>
      </w:r>
      <w:proofErr w:type="spellStart"/>
      <w:r>
        <w:t>kount_IPFilter</w:t>
      </w:r>
      <w:proofErr w:type="spellEnd"/>
    </w:p>
    <w:p w14:paraId="0B8A0C4D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IP</w:t>
      </w:r>
    </w:p>
    <w:p w14:paraId="4A069BFF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description</w:t>
      </w:r>
      <w:proofErr w:type="spellEnd"/>
      <w:r>
        <w:t xml:space="preserve">: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skip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particular</w:t>
      </w:r>
      <w:proofErr w:type="spellEnd"/>
      <w:r>
        <w:t xml:space="preserve"> IP </w:t>
      </w:r>
      <w:proofErr w:type="spellStart"/>
      <w:r>
        <w:t>address</w:t>
      </w:r>
      <w:proofErr w:type="spellEnd"/>
      <w:r>
        <w:t>(</w:t>
      </w:r>
      <w:proofErr w:type="spellStart"/>
      <w:r>
        <w:t>es</w:t>
      </w:r>
      <w:proofErr w:type="spellEnd"/>
      <w:r>
        <w:t xml:space="preserve">). </w:t>
      </w:r>
      <w:proofErr w:type="spellStart"/>
      <w:r>
        <w:t>E.g</w:t>
      </w:r>
      <w:proofErr w:type="spellEnd"/>
      <w:r>
        <w:t>. 192.168.0.1, 10.10.10.1, ...</w:t>
      </w:r>
    </w:p>
    <w:p w14:paraId="7A9B5E0D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Text</w:t>
      </w:r>
      <w:proofErr w:type="spellEnd"/>
    </w:p>
    <w:p w14:paraId="3573FF73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3E1BB9D1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proofErr w:type="spellStart"/>
      <w:r>
        <w:t>Website</w:t>
      </w:r>
      <w:proofErr w:type="spellEnd"/>
      <w:r>
        <w:t xml:space="preserve"> ID</w:t>
      </w:r>
    </w:p>
    <w:p w14:paraId="48B45500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</w:t>
      </w:r>
      <w:proofErr w:type="spellStart"/>
      <w:r>
        <w:t>kount_WebsiteId</w:t>
      </w:r>
      <w:proofErr w:type="spellEnd"/>
    </w:p>
    <w:p w14:paraId="492DC52E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Website</w:t>
      </w:r>
      <w:proofErr w:type="spellEnd"/>
      <w:r>
        <w:t xml:space="preserve"> ID</w:t>
      </w:r>
    </w:p>
    <w:p w14:paraId="7BF249ED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190B0F99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586215DB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minimum</w:t>
      </w:r>
      <w:proofErr w:type="spellEnd"/>
      <w:r>
        <w:t xml:space="preserve"> </w:t>
      </w:r>
      <w:proofErr w:type="spellStart"/>
      <w:r>
        <w:t>value</w:t>
      </w:r>
      <w:proofErr w:type="spellEnd"/>
      <w:r>
        <w:t>: 1</w:t>
      </w:r>
    </w:p>
    <w:p w14:paraId="45ED5204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field</w:t>
      </w:r>
      <w:proofErr w:type="spellEnd"/>
      <w:r>
        <w:t xml:space="preserve"> </w:t>
      </w:r>
      <w:proofErr w:type="spellStart"/>
      <w:r>
        <w:t>length</w:t>
      </w:r>
      <w:proofErr w:type="spellEnd"/>
      <w:r>
        <w:t>: 8</w:t>
      </w:r>
    </w:p>
    <w:p w14:paraId="3C704D07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proofErr w:type="spellStart"/>
      <w:r>
        <w:t>Merchant</w:t>
      </w:r>
      <w:proofErr w:type="spellEnd"/>
      <w:r>
        <w:t xml:space="preserve"> ID</w:t>
      </w:r>
    </w:p>
    <w:p w14:paraId="3B47DCC3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</w:t>
      </w:r>
      <w:proofErr w:type="spellStart"/>
      <w:r>
        <w:t>kount_MerchantID</w:t>
      </w:r>
      <w:proofErr w:type="spellEnd"/>
    </w:p>
    <w:p w14:paraId="4EECE8CD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lastRenderedPageBreak/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Merchant</w:t>
      </w:r>
      <w:proofErr w:type="spellEnd"/>
      <w:r>
        <w:t xml:space="preserve"> ID</w:t>
      </w:r>
    </w:p>
    <w:p w14:paraId="71ABD0A5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description</w:t>
      </w:r>
      <w:proofErr w:type="spellEnd"/>
      <w:r>
        <w:t xml:space="preserve">: </w:t>
      </w:r>
      <w:proofErr w:type="spellStart"/>
      <w:r>
        <w:t>Merchant</w:t>
      </w:r>
      <w:proofErr w:type="spellEnd"/>
      <w:r>
        <w:t xml:space="preserve"> </w:t>
      </w:r>
      <w:proofErr w:type="spellStart"/>
      <w:r>
        <w:t>Number</w:t>
      </w:r>
      <w:proofErr w:type="spellEnd"/>
    </w:p>
    <w:p w14:paraId="6770316A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5624A9DD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579574E0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proofErr w:type="spellStart"/>
      <w:r>
        <w:rPr>
          <w:highlight w:val="white"/>
        </w:rPr>
        <w:t>Kount</w:t>
      </w:r>
      <w:proofErr w:type="spellEnd"/>
      <w:r>
        <w:rPr>
          <w:highlight w:val="white"/>
        </w:rPr>
        <w:t xml:space="preserve"> AWC </w:t>
      </w:r>
      <w:proofErr w:type="spellStart"/>
      <w:r>
        <w:rPr>
          <w:highlight w:val="white"/>
        </w:rPr>
        <w:t>link</w:t>
      </w:r>
      <w:proofErr w:type="spellEnd"/>
      <w:r>
        <w:rPr>
          <w:highlight w:val="white"/>
        </w:rPr>
        <w:t> </w:t>
      </w:r>
      <w:r>
        <w:t xml:space="preserve"> </w:t>
      </w:r>
    </w:p>
    <w:p w14:paraId="1BB19D4E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</w:t>
      </w:r>
      <w:proofErr w:type="spellStart"/>
      <w:r>
        <w:t>kount_AWCLink</w:t>
      </w:r>
      <w:proofErr w:type="spellEnd"/>
    </w:p>
    <w:p w14:paraId="07EC6A58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rPr>
          <w:highlight w:val="white"/>
        </w:rPr>
        <w:t>Kount</w:t>
      </w:r>
      <w:proofErr w:type="spellEnd"/>
      <w:r>
        <w:rPr>
          <w:highlight w:val="white"/>
        </w:rPr>
        <w:t xml:space="preserve"> AWC </w:t>
      </w:r>
      <w:proofErr w:type="spellStart"/>
      <w:r>
        <w:rPr>
          <w:highlight w:val="white"/>
        </w:rPr>
        <w:t>link</w:t>
      </w:r>
      <w:proofErr w:type="spellEnd"/>
      <w:r>
        <w:rPr>
          <w:highlight w:val="white"/>
        </w:rPr>
        <w:t> </w:t>
      </w:r>
      <w:r>
        <w:t xml:space="preserve"> </w:t>
      </w:r>
    </w:p>
    <w:p w14:paraId="13B85D81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description</w:t>
      </w:r>
      <w:proofErr w:type="spellEnd"/>
      <w:r>
        <w:t xml:space="preserve">: </w:t>
      </w:r>
      <w:proofErr w:type="spellStart"/>
      <w:r>
        <w:t>Copy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put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Browser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 </w:t>
      </w:r>
      <w:proofErr w:type="spellStart"/>
      <w:r>
        <w:t>Console</w:t>
      </w:r>
      <w:proofErr w:type="spellEnd"/>
    </w:p>
    <w:p w14:paraId="22E7E5CC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356784F9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5F651155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default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: </w:t>
      </w:r>
      <w:hyperlink r:id="rId60">
        <w:r>
          <w:t>https://awc.test.kount.net</w:t>
        </w:r>
      </w:hyperlink>
    </w:p>
    <w:p w14:paraId="4356D1A8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proofErr w:type="spellStart"/>
      <w:r>
        <w:t>Enable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</w:p>
    <w:p w14:paraId="74B5E375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 </w:t>
      </w:r>
      <w:proofErr w:type="spellStart"/>
      <w:r>
        <w:t>kount_ENS</w:t>
      </w:r>
      <w:proofErr w:type="spellEnd"/>
    </w:p>
    <w:p w14:paraId="00E40003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Service</w:t>
      </w:r>
      <w:proofErr w:type="spellEnd"/>
    </w:p>
    <w:p w14:paraId="45E113FC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description</w:t>
      </w:r>
      <w:proofErr w:type="spellEnd"/>
      <w:r>
        <w:t xml:space="preserve">: </w:t>
      </w:r>
      <w:proofErr w:type="spellStart"/>
      <w:r>
        <w:t>Enable</w:t>
      </w:r>
      <w:proofErr w:type="spellEnd"/>
      <w:r>
        <w:t>/</w:t>
      </w:r>
      <w:proofErr w:type="spellStart"/>
      <w:r>
        <w:t>Disable</w:t>
      </w:r>
      <w:proofErr w:type="spellEnd"/>
      <w:r>
        <w:t xml:space="preserve"> ENS</w:t>
      </w:r>
    </w:p>
    <w:p w14:paraId="66C87A6B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Boolean</w:t>
      </w:r>
      <w:proofErr w:type="spellEnd"/>
    </w:p>
    <w:p w14:paraId="340D584D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7F015E5B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proofErr w:type="spellStart"/>
      <w:r>
        <w:rPr>
          <w:highlight w:val="white"/>
        </w:rPr>
        <w:t>Kount</w:t>
      </w:r>
      <w:proofErr w:type="spellEnd"/>
      <w:r>
        <w:rPr>
          <w:highlight w:val="white"/>
        </w:rPr>
        <w:t xml:space="preserve"> ENS </w:t>
      </w:r>
      <w:proofErr w:type="spellStart"/>
      <w:r>
        <w:rPr>
          <w:highlight w:val="white"/>
        </w:rPr>
        <w:t>Email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list</w:t>
      </w:r>
      <w:proofErr w:type="spellEnd"/>
      <w:r>
        <w:rPr>
          <w:highlight w:val="white"/>
        </w:rPr>
        <w:t> </w:t>
      </w:r>
      <w:r>
        <w:t xml:space="preserve"> </w:t>
      </w:r>
    </w:p>
    <w:p w14:paraId="728DC7D6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 </w:t>
      </w:r>
      <w:proofErr w:type="spellStart"/>
      <w:r>
        <w:rPr>
          <w:highlight w:val="white"/>
        </w:rPr>
        <w:t>kount_EmailList</w:t>
      </w:r>
      <w:proofErr w:type="spellEnd"/>
    </w:p>
    <w:p w14:paraId="44384378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rPr>
          <w:highlight w:val="white"/>
        </w:rPr>
        <w:t>Kount</w:t>
      </w:r>
      <w:proofErr w:type="spellEnd"/>
      <w:r>
        <w:rPr>
          <w:highlight w:val="white"/>
        </w:rPr>
        <w:t xml:space="preserve"> ENS </w:t>
      </w:r>
      <w:proofErr w:type="spellStart"/>
      <w:r>
        <w:rPr>
          <w:highlight w:val="white"/>
        </w:rPr>
        <w:t>Email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list</w:t>
      </w:r>
      <w:proofErr w:type="spellEnd"/>
    </w:p>
    <w:p w14:paraId="3D812DA2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description</w:t>
      </w:r>
      <w:proofErr w:type="spellEnd"/>
      <w:r>
        <w:t xml:space="preserve">: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ENS</w:t>
      </w:r>
    </w:p>
    <w:p w14:paraId="1FC06DEE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Set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String</w:t>
      </w:r>
      <w:proofErr w:type="spellEnd"/>
    </w:p>
    <w:p w14:paraId="34460147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7CABD502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proofErr w:type="spellStart"/>
      <w:r>
        <w:rPr>
          <w:highlight w:val="white"/>
        </w:rPr>
        <w:t>Kount</w:t>
      </w:r>
      <w:proofErr w:type="spellEnd"/>
      <w:r>
        <w:rPr>
          <w:highlight w:val="white"/>
        </w:rPr>
        <w:t xml:space="preserve"> ERROR </w:t>
      </w:r>
      <w:proofErr w:type="spellStart"/>
      <w:r>
        <w:rPr>
          <w:highlight w:val="white"/>
        </w:rPr>
        <w:t>Notification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Email</w:t>
      </w:r>
      <w:proofErr w:type="spellEnd"/>
      <w:r>
        <w:rPr>
          <w:highlight w:val="white"/>
        </w:rPr>
        <w:t xml:space="preserve"> </w:t>
      </w:r>
      <w:r>
        <w:t xml:space="preserve"> </w:t>
      </w:r>
    </w:p>
    <w:p w14:paraId="6717B439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 </w:t>
      </w:r>
      <w:proofErr w:type="spellStart"/>
      <w:r>
        <w:rPr>
          <w:highlight w:val="white"/>
        </w:rPr>
        <w:t>kount_NotificationEmail</w:t>
      </w:r>
      <w:proofErr w:type="spellEnd"/>
    </w:p>
    <w:p w14:paraId="1369CA59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rPr>
          <w:highlight w:val="white"/>
        </w:rPr>
        <w:t>Kount</w:t>
      </w:r>
      <w:proofErr w:type="spellEnd"/>
      <w:r>
        <w:rPr>
          <w:highlight w:val="white"/>
        </w:rPr>
        <w:t xml:space="preserve"> ERROR </w:t>
      </w:r>
      <w:proofErr w:type="spellStart"/>
      <w:r>
        <w:rPr>
          <w:highlight w:val="white"/>
        </w:rPr>
        <w:t>Notification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Emai</w:t>
      </w:r>
      <w:proofErr w:type="spellEnd"/>
    </w:p>
    <w:p w14:paraId="5C84716D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description</w:t>
      </w:r>
      <w:proofErr w:type="spellEnd"/>
      <w:r>
        <w:t xml:space="preserve">: </w:t>
      </w:r>
      <w:proofErr w:type="spellStart"/>
      <w:r>
        <w:t>In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notified</w:t>
      </w:r>
      <w:proofErr w:type="spellEnd"/>
    </w:p>
    <w:p w14:paraId="60004C2C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Set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String</w:t>
      </w:r>
      <w:proofErr w:type="spellEnd"/>
    </w:p>
    <w:p w14:paraId="06770B34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1FF58DDA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r>
        <w:rPr>
          <w:highlight w:val="white"/>
        </w:rPr>
        <w:t>RISK_CHANGE_GEOX </w:t>
      </w:r>
      <w:r>
        <w:t xml:space="preserve"> </w:t>
      </w:r>
    </w:p>
    <w:p w14:paraId="2A4FB45F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 </w:t>
      </w:r>
      <w:proofErr w:type="spellStart"/>
      <w:r>
        <w:rPr>
          <w:highlight w:val="white"/>
        </w:rPr>
        <w:t>kount_RISK_CHANGE_GEOX</w:t>
      </w:r>
      <w:proofErr w:type="spellEnd"/>
    </w:p>
    <w:p w14:paraId="4EC761A0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rPr>
          <w:highlight w:val="white"/>
        </w:rPr>
        <w:t>Kount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Email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list</w:t>
      </w:r>
      <w:proofErr w:type="spellEnd"/>
    </w:p>
    <w:p w14:paraId="51F90B0B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description</w:t>
      </w:r>
      <w:proofErr w:type="spellEnd"/>
      <w:r>
        <w:t xml:space="preserve">: </w:t>
      </w:r>
      <w:proofErr w:type="spellStart"/>
      <w:r>
        <w:t>Enable</w:t>
      </w:r>
      <w:proofErr w:type="spellEnd"/>
      <w:r>
        <w:t>/</w:t>
      </w:r>
      <w:proofErr w:type="spellStart"/>
      <w:r>
        <w:t>Disable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mail</w:t>
      </w:r>
      <w:proofErr w:type="spellEnd"/>
    </w:p>
    <w:p w14:paraId="5A298F9E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Boolean</w:t>
      </w:r>
      <w:proofErr w:type="spellEnd"/>
    </w:p>
    <w:p w14:paraId="07778C73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1053C869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r>
        <w:rPr>
          <w:highlight w:val="white"/>
        </w:rPr>
        <w:t>RISK_CHANGE_NETW</w:t>
      </w:r>
    </w:p>
    <w:p w14:paraId="793C1332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 </w:t>
      </w:r>
      <w:proofErr w:type="spellStart"/>
      <w:r>
        <w:rPr>
          <w:highlight w:val="white"/>
        </w:rPr>
        <w:t>kount_RISK_CHANGE_NETW</w:t>
      </w:r>
      <w:proofErr w:type="spellEnd"/>
    </w:p>
    <w:p w14:paraId="10B96811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rPr>
          <w:highlight w:val="white"/>
        </w:rPr>
        <w:t>Kount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Email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list</w:t>
      </w:r>
      <w:proofErr w:type="spellEnd"/>
    </w:p>
    <w:p w14:paraId="33DA143E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description</w:t>
      </w:r>
      <w:proofErr w:type="spellEnd"/>
      <w:r>
        <w:t xml:space="preserve">: </w:t>
      </w:r>
      <w:proofErr w:type="spellStart"/>
      <w:r>
        <w:t>Enable</w:t>
      </w:r>
      <w:proofErr w:type="spellEnd"/>
      <w:r>
        <w:t>/</w:t>
      </w:r>
      <w:proofErr w:type="spellStart"/>
      <w:r>
        <w:t>Disable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mail</w:t>
      </w:r>
      <w:proofErr w:type="spellEnd"/>
    </w:p>
    <w:p w14:paraId="50474D9D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Boolean</w:t>
      </w:r>
      <w:proofErr w:type="spellEnd"/>
    </w:p>
    <w:p w14:paraId="5A7957A0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7C237BEC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r>
        <w:rPr>
          <w:highlight w:val="white"/>
        </w:rPr>
        <w:t>RISK_CHANGE_REAS</w:t>
      </w:r>
    </w:p>
    <w:p w14:paraId="78561507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 </w:t>
      </w:r>
      <w:proofErr w:type="spellStart"/>
      <w:r>
        <w:rPr>
          <w:highlight w:val="white"/>
        </w:rPr>
        <w:t>kount_RISK_CHANGE_REAS</w:t>
      </w:r>
      <w:proofErr w:type="spellEnd"/>
    </w:p>
    <w:p w14:paraId="197196F8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rPr>
          <w:highlight w:val="white"/>
        </w:rPr>
        <w:t>Kount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Email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list</w:t>
      </w:r>
      <w:proofErr w:type="spellEnd"/>
    </w:p>
    <w:p w14:paraId="35B97173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description</w:t>
      </w:r>
      <w:proofErr w:type="spellEnd"/>
      <w:r>
        <w:t xml:space="preserve">: </w:t>
      </w:r>
      <w:proofErr w:type="spellStart"/>
      <w:r>
        <w:t>Enable</w:t>
      </w:r>
      <w:proofErr w:type="spellEnd"/>
      <w:r>
        <w:t>/</w:t>
      </w:r>
      <w:proofErr w:type="spellStart"/>
      <w:r>
        <w:t>Disable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mail</w:t>
      </w:r>
      <w:proofErr w:type="spellEnd"/>
    </w:p>
    <w:p w14:paraId="26421BF3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Boolean</w:t>
      </w:r>
      <w:proofErr w:type="spellEnd"/>
    </w:p>
    <w:p w14:paraId="51370494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46B790A9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r>
        <w:rPr>
          <w:highlight w:val="white"/>
        </w:rPr>
        <w:t>RISK_CHANGE_</w:t>
      </w:r>
      <w:r>
        <w:t>REPLY</w:t>
      </w:r>
    </w:p>
    <w:p w14:paraId="0B3576A5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 </w:t>
      </w:r>
      <w:proofErr w:type="spellStart"/>
      <w:r>
        <w:rPr>
          <w:highlight w:val="white"/>
        </w:rPr>
        <w:t>kount_RISK_CHANGE_</w:t>
      </w:r>
      <w:r>
        <w:t>REPLY</w:t>
      </w:r>
      <w:proofErr w:type="spellEnd"/>
    </w:p>
    <w:p w14:paraId="1D1543DA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rPr>
          <w:highlight w:val="white"/>
        </w:rPr>
        <w:t>Kount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Email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list</w:t>
      </w:r>
      <w:proofErr w:type="spellEnd"/>
    </w:p>
    <w:p w14:paraId="53D8C69B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description</w:t>
      </w:r>
      <w:proofErr w:type="spellEnd"/>
      <w:r>
        <w:t xml:space="preserve">: </w:t>
      </w:r>
      <w:proofErr w:type="spellStart"/>
      <w:r>
        <w:t>Enable</w:t>
      </w:r>
      <w:proofErr w:type="spellEnd"/>
      <w:r>
        <w:t>/</w:t>
      </w:r>
      <w:proofErr w:type="spellStart"/>
      <w:r>
        <w:t>Disable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mail</w:t>
      </w:r>
      <w:proofErr w:type="spellEnd"/>
    </w:p>
    <w:p w14:paraId="3E47FBEE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Boolean</w:t>
      </w:r>
      <w:proofErr w:type="spellEnd"/>
    </w:p>
    <w:p w14:paraId="6A98A835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7D79F5C8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r>
        <w:rPr>
          <w:highlight w:val="white"/>
        </w:rPr>
        <w:t>RISK_CHANGE_SCOR</w:t>
      </w:r>
    </w:p>
    <w:p w14:paraId="4AD6F583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 </w:t>
      </w:r>
      <w:proofErr w:type="spellStart"/>
      <w:r>
        <w:rPr>
          <w:highlight w:val="white"/>
        </w:rPr>
        <w:t>kount_RISK_CHANGE_SCOR</w:t>
      </w:r>
      <w:proofErr w:type="spellEnd"/>
    </w:p>
    <w:p w14:paraId="3395862C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lastRenderedPageBreak/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rPr>
          <w:highlight w:val="white"/>
        </w:rPr>
        <w:t>Kount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Email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list</w:t>
      </w:r>
      <w:proofErr w:type="spellEnd"/>
    </w:p>
    <w:p w14:paraId="0A4908D3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description</w:t>
      </w:r>
      <w:proofErr w:type="spellEnd"/>
      <w:r>
        <w:t xml:space="preserve">: </w:t>
      </w:r>
      <w:proofErr w:type="spellStart"/>
      <w:r>
        <w:t>Enable</w:t>
      </w:r>
      <w:proofErr w:type="spellEnd"/>
      <w:r>
        <w:t>/</w:t>
      </w:r>
      <w:proofErr w:type="spellStart"/>
      <w:r>
        <w:t>Disable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mail</w:t>
      </w:r>
      <w:proofErr w:type="spellEnd"/>
    </w:p>
    <w:p w14:paraId="2EE43B07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Boolean</w:t>
      </w:r>
      <w:proofErr w:type="spellEnd"/>
    </w:p>
    <w:p w14:paraId="04B9541D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54DC8479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r>
        <w:rPr>
          <w:highlight w:val="white"/>
        </w:rPr>
        <w:t>RISK_CHANGE_VELO</w:t>
      </w:r>
    </w:p>
    <w:p w14:paraId="2AD2E8AE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 </w:t>
      </w:r>
      <w:proofErr w:type="spellStart"/>
      <w:r>
        <w:rPr>
          <w:highlight w:val="white"/>
        </w:rPr>
        <w:t>kount_RISK_CHANGE_VELO</w:t>
      </w:r>
      <w:proofErr w:type="spellEnd"/>
    </w:p>
    <w:p w14:paraId="78352310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rPr>
          <w:highlight w:val="white"/>
        </w:rPr>
        <w:t>Kount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Email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list</w:t>
      </w:r>
      <w:proofErr w:type="spellEnd"/>
    </w:p>
    <w:p w14:paraId="298F246F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description</w:t>
      </w:r>
      <w:proofErr w:type="spellEnd"/>
      <w:r>
        <w:t xml:space="preserve">: </w:t>
      </w:r>
      <w:proofErr w:type="spellStart"/>
      <w:r>
        <w:t>Enable</w:t>
      </w:r>
      <w:proofErr w:type="spellEnd"/>
      <w:r>
        <w:t>/</w:t>
      </w:r>
      <w:proofErr w:type="spellStart"/>
      <w:r>
        <w:t>Disable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mail</w:t>
      </w:r>
      <w:proofErr w:type="spellEnd"/>
    </w:p>
    <w:p w14:paraId="73758778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Boolean</w:t>
      </w:r>
      <w:proofErr w:type="spellEnd"/>
    </w:p>
    <w:p w14:paraId="7EDAFBEE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31FFC4AF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r>
        <w:rPr>
          <w:highlight w:val="white"/>
        </w:rPr>
        <w:t>RISK_CHANGE_VMAX</w:t>
      </w:r>
    </w:p>
    <w:p w14:paraId="3C2944B7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 </w:t>
      </w:r>
      <w:proofErr w:type="spellStart"/>
      <w:r>
        <w:rPr>
          <w:highlight w:val="white"/>
        </w:rPr>
        <w:t>kount_RISK_CHANGE_VMAX</w:t>
      </w:r>
      <w:proofErr w:type="spellEnd"/>
    </w:p>
    <w:p w14:paraId="163E03D7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rPr>
          <w:highlight w:val="white"/>
        </w:rPr>
        <w:t>Kount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Email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list</w:t>
      </w:r>
      <w:proofErr w:type="spellEnd"/>
    </w:p>
    <w:p w14:paraId="6425FD09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description</w:t>
      </w:r>
      <w:proofErr w:type="spellEnd"/>
      <w:r>
        <w:t xml:space="preserve">: </w:t>
      </w:r>
      <w:proofErr w:type="spellStart"/>
      <w:r>
        <w:t>Enable</w:t>
      </w:r>
      <w:proofErr w:type="spellEnd"/>
      <w:r>
        <w:t>/</w:t>
      </w:r>
      <w:proofErr w:type="spellStart"/>
      <w:r>
        <w:t>Disable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mail</w:t>
      </w:r>
      <w:proofErr w:type="spellEnd"/>
    </w:p>
    <w:p w14:paraId="20692960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Boolean</w:t>
      </w:r>
      <w:proofErr w:type="spellEnd"/>
    </w:p>
    <w:p w14:paraId="7D64F8F3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25AF8182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Kount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 xml:space="preserve"> UDF </w:t>
      </w:r>
      <w:proofErr w:type="spellStart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fields</w:t>
      </w:r>
      <w:proofErr w:type="spellEnd"/>
      <w:r>
        <w:rPr>
          <w:rFonts w:ascii="Helvetica Neue" w:eastAsia="Helvetica Neue" w:hAnsi="Helvetica Neue" w:cs="Helvetica Neue"/>
          <w:sz w:val="20"/>
          <w:szCs w:val="20"/>
          <w:highlight w:val="white"/>
        </w:rPr>
        <w:t> </w:t>
      </w:r>
      <w:proofErr w:type="spellStart"/>
      <w:r>
        <w:t>id</w:t>
      </w:r>
      <w:proofErr w:type="spellEnd"/>
      <w:r>
        <w:t xml:space="preserve">: </w:t>
      </w:r>
    </w:p>
    <w:p w14:paraId="59081C2F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</w:t>
      </w:r>
      <w:proofErr w:type="spellStart"/>
      <w:r>
        <w:rPr>
          <w:highlight w:val="white"/>
        </w:rPr>
        <w:t>kount_UDF</w:t>
      </w:r>
      <w:proofErr w:type="spellEnd"/>
    </w:p>
    <w:p w14:paraId="272E2D9D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rPr>
          <w:highlight w:val="white"/>
        </w:rPr>
        <w:t>Kount</w:t>
      </w:r>
      <w:proofErr w:type="spellEnd"/>
      <w:r>
        <w:rPr>
          <w:highlight w:val="white"/>
        </w:rPr>
        <w:t xml:space="preserve"> UDF </w:t>
      </w:r>
      <w:proofErr w:type="spellStart"/>
      <w:r>
        <w:rPr>
          <w:highlight w:val="white"/>
        </w:rPr>
        <w:t>Fields</w:t>
      </w:r>
      <w:proofErr w:type="spellEnd"/>
    </w:p>
    <w:p w14:paraId="3198A126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description</w:t>
      </w:r>
      <w:proofErr w:type="spellEnd"/>
      <w:r>
        <w:t xml:space="preserve">: </w:t>
      </w:r>
      <w:proofErr w:type="spellStart"/>
      <w:r>
        <w:rPr>
          <w:highlight w:val="white"/>
        </w:rPr>
        <w:t>Kount</w:t>
      </w:r>
      <w:proofErr w:type="spellEnd"/>
      <w:r>
        <w:rPr>
          <w:highlight w:val="white"/>
        </w:rPr>
        <w:t xml:space="preserve"> UDF </w:t>
      </w:r>
      <w:proofErr w:type="spellStart"/>
      <w:r>
        <w:rPr>
          <w:highlight w:val="white"/>
        </w:rPr>
        <w:t>Fields</w:t>
      </w:r>
      <w:proofErr w:type="spellEnd"/>
    </w:p>
    <w:p w14:paraId="476B02B9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Set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String</w:t>
      </w:r>
      <w:proofErr w:type="spellEnd"/>
    </w:p>
    <w:p w14:paraId="6F545DD4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12A07A11" w14:textId="77777777" w:rsidR="00362DDE" w:rsidRDefault="00000000">
      <w:pPr>
        <w:widowControl w:val="0"/>
        <w:numPr>
          <w:ilvl w:val="1"/>
          <w:numId w:val="9"/>
        </w:numPr>
        <w:spacing w:after="0" w:line="240" w:lineRule="auto"/>
        <w:ind w:hanging="360"/>
        <w:contextualSpacing/>
      </w:pPr>
      <w:proofErr w:type="spellStart"/>
      <w:r>
        <w:t>Kount</w:t>
      </w:r>
      <w:proofErr w:type="spellEnd"/>
      <w:r>
        <w:t xml:space="preserve"> API </w:t>
      </w:r>
      <w:proofErr w:type="spellStart"/>
      <w:r>
        <w:t>Key</w:t>
      </w:r>
      <w:proofErr w:type="spellEnd"/>
      <w:r>
        <w:t xml:space="preserve">: </w:t>
      </w:r>
    </w:p>
    <w:p w14:paraId="31778EF5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</w:t>
      </w:r>
      <w:proofErr w:type="spellStart"/>
      <w:r>
        <w:rPr>
          <w:highlight w:val="white"/>
        </w:rPr>
        <w:t>kount_APIKey</w:t>
      </w:r>
      <w:proofErr w:type="spellEnd"/>
    </w:p>
    <w:p w14:paraId="52B409FF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rPr>
          <w:highlight w:val="white"/>
        </w:rPr>
        <w:t>kount</w:t>
      </w:r>
      <w:proofErr w:type="spellEnd"/>
      <w:r>
        <w:rPr>
          <w:highlight w:val="white"/>
        </w:rPr>
        <w:t xml:space="preserve"> API </w:t>
      </w:r>
      <w:proofErr w:type="spellStart"/>
      <w:r>
        <w:rPr>
          <w:highlight w:val="white"/>
        </w:rPr>
        <w:t>Key</w:t>
      </w:r>
      <w:proofErr w:type="spellEnd"/>
    </w:p>
    <w:p w14:paraId="5FF04FEE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</w:p>
    <w:p w14:paraId="21374491" w14:textId="77777777" w:rsidR="00362DDE" w:rsidRDefault="00000000">
      <w:pPr>
        <w:widowControl w:val="0"/>
        <w:numPr>
          <w:ilvl w:val="2"/>
          <w:numId w:val="9"/>
        </w:numPr>
        <w:spacing w:after="0" w:line="240" w:lineRule="auto"/>
        <w:ind w:hanging="360"/>
        <w:contextualSpacing/>
      </w:pPr>
      <w:proofErr w:type="spellStart"/>
      <w:r>
        <w:t>mandatory</w:t>
      </w:r>
      <w:proofErr w:type="spellEnd"/>
      <w:r>
        <w:t xml:space="preserve">: </w:t>
      </w:r>
      <w:proofErr w:type="spellStart"/>
      <w:r>
        <w:t>false</w:t>
      </w:r>
      <w:proofErr w:type="spellEnd"/>
    </w:p>
    <w:p w14:paraId="604E1FC1" w14:textId="77777777" w:rsidR="00362DDE" w:rsidRDefault="00362DDE">
      <w:pPr>
        <w:widowControl w:val="0"/>
        <w:spacing w:line="240" w:lineRule="auto"/>
        <w:ind w:left="3240"/>
      </w:pPr>
    </w:p>
    <w:p w14:paraId="302507FB" w14:textId="77777777" w:rsidR="00362DDE" w:rsidRDefault="00362DDE">
      <w:pPr>
        <w:widowControl w:val="0"/>
        <w:spacing w:line="240" w:lineRule="auto"/>
        <w:ind w:left="3240"/>
      </w:pPr>
    </w:p>
    <w:p w14:paraId="17AFEBFF" w14:textId="77777777" w:rsidR="00362DDE" w:rsidRDefault="00000000">
      <w:pPr>
        <w:widowControl w:val="0"/>
        <w:spacing w:line="240" w:lineRule="auto"/>
      </w:pPr>
      <w:r>
        <w:t xml:space="preserve">  </w:t>
      </w:r>
      <w:r>
        <w:tab/>
        <w:t xml:space="preserve">    2.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attribute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Kount</w:t>
      </w:r>
      <w:proofErr w:type="spellEnd"/>
      <w:r>
        <w:t xml:space="preserve"> </w:t>
      </w:r>
      <w:proofErr w:type="spellStart"/>
      <w:r>
        <w:t>site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fields</w:t>
      </w:r>
      <w:proofErr w:type="spellEnd"/>
      <w:r>
        <w:t>.</w:t>
      </w:r>
    </w:p>
    <w:p w14:paraId="52FD57DF" w14:textId="77777777" w:rsidR="00362DDE" w:rsidRDefault="00000000">
      <w:pPr>
        <w:widowControl w:val="0"/>
        <w:numPr>
          <w:ilvl w:val="0"/>
          <w:numId w:val="13"/>
        </w:numPr>
        <w:spacing w:after="0" w:line="240" w:lineRule="auto"/>
        <w:ind w:hanging="360"/>
        <w:contextualSpacing/>
      </w:pPr>
      <w:proofErr w:type="spellStart"/>
      <w:r>
        <w:t>id</w:t>
      </w:r>
      <w:proofErr w:type="spellEnd"/>
      <w:r>
        <w:t xml:space="preserve">: </w:t>
      </w:r>
      <w:proofErr w:type="spellStart"/>
      <w:r>
        <w:t>Kount</w:t>
      </w:r>
      <w:proofErr w:type="spellEnd"/>
    </w:p>
    <w:p w14:paraId="5C20F5BA" w14:textId="77777777" w:rsidR="00362DDE" w:rsidRDefault="00000000">
      <w:pPr>
        <w:widowControl w:val="0"/>
        <w:numPr>
          <w:ilvl w:val="0"/>
          <w:numId w:val="13"/>
        </w:numPr>
        <w:spacing w:after="0" w:line="240" w:lineRule="auto"/>
        <w:ind w:hanging="360"/>
        <w:contextualSpacing/>
      </w:pPr>
      <w:proofErr w:type="spellStart"/>
      <w:r>
        <w:t>display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Kount</w:t>
      </w:r>
      <w:proofErr w:type="spellEnd"/>
    </w:p>
    <w:p w14:paraId="777FDA1A" w14:textId="77777777" w:rsidR="00362DDE" w:rsidRDefault="00000000">
      <w:pPr>
        <w:widowControl w:val="0"/>
        <w:numPr>
          <w:ilvl w:val="0"/>
          <w:numId w:val="13"/>
        </w:numPr>
        <w:spacing w:after="0" w:line="240" w:lineRule="auto"/>
        <w:ind w:hanging="360"/>
        <w:contextualSpacing/>
      </w:pPr>
      <w:proofErr w:type="spellStart"/>
      <w:r>
        <w:t>attributes</w:t>
      </w:r>
      <w:proofErr w:type="spellEnd"/>
      <w:r>
        <w:t>:</w:t>
      </w:r>
    </w:p>
    <w:p w14:paraId="7EDF091C" w14:textId="77777777" w:rsidR="00362DDE" w:rsidRDefault="00000000">
      <w:pPr>
        <w:widowControl w:val="0"/>
        <w:numPr>
          <w:ilvl w:val="1"/>
          <w:numId w:val="13"/>
        </w:numPr>
        <w:spacing w:after="0" w:line="240" w:lineRule="auto"/>
        <w:ind w:hanging="360"/>
        <w:contextualSpacing/>
      </w:pPr>
      <w:proofErr w:type="spellStart"/>
      <w:r>
        <w:rPr>
          <w:highlight w:val="white"/>
        </w:rPr>
        <w:t>kount_IsEnabled</w:t>
      </w:r>
      <w:proofErr w:type="spellEnd"/>
    </w:p>
    <w:p w14:paraId="4D6D6624" w14:textId="77777777" w:rsidR="00362DDE" w:rsidRDefault="00000000">
      <w:pPr>
        <w:widowControl w:val="0"/>
        <w:numPr>
          <w:ilvl w:val="1"/>
          <w:numId w:val="13"/>
        </w:numPr>
        <w:spacing w:after="0" w:line="240" w:lineRule="auto"/>
        <w:ind w:hanging="360"/>
        <w:contextualSpacing/>
      </w:pPr>
      <w:proofErr w:type="spellStart"/>
      <w:r>
        <w:rPr>
          <w:highlight w:val="white"/>
        </w:rPr>
        <w:t>kount_DCUrl</w:t>
      </w:r>
      <w:proofErr w:type="spellEnd"/>
    </w:p>
    <w:p w14:paraId="78F44D5D" w14:textId="77777777" w:rsidR="00362DDE" w:rsidRDefault="00000000">
      <w:pPr>
        <w:widowControl w:val="0"/>
        <w:numPr>
          <w:ilvl w:val="1"/>
          <w:numId w:val="13"/>
        </w:numPr>
        <w:spacing w:after="0" w:line="240" w:lineRule="auto"/>
        <w:ind w:hanging="360"/>
        <w:contextualSpacing/>
      </w:pPr>
      <w:proofErr w:type="spellStart"/>
      <w:r>
        <w:rPr>
          <w:highlight w:val="white"/>
        </w:rPr>
        <w:t>kount_RISServerUrl</w:t>
      </w:r>
      <w:proofErr w:type="spellEnd"/>
    </w:p>
    <w:p w14:paraId="4F48E444" w14:textId="77777777" w:rsidR="00362DDE" w:rsidRDefault="00000000">
      <w:pPr>
        <w:widowControl w:val="0"/>
        <w:numPr>
          <w:ilvl w:val="1"/>
          <w:numId w:val="13"/>
        </w:numPr>
        <w:spacing w:after="0" w:line="240" w:lineRule="auto"/>
        <w:ind w:hanging="360"/>
        <w:contextualSpacing/>
      </w:pPr>
      <w:proofErr w:type="spellStart"/>
      <w:r>
        <w:rPr>
          <w:highlight w:val="white"/>
        </w:rPr>
        <w:t>kount_IPFilter</w:t>
      </w:r>
      <w:proofErr w:type="spellEnd"/>
    </w:p>
    <w:p w14:paraId="3A69EBBB" w14:textId="77777777" w:rsidR="00362DDE" w:rsidRDefault="00000000">
      <w:pPr>
        <w:widowControl w:val="0"/>
        <w:numPr>
          <w:ilvl w:val="1"/>
          <w:numId w:val="13"/>
        </w:numPr>
        <w:spacing w:after="0" w:line="240" w:lineRule="auto"/>
        <w:ind w:hanging="360"/>
        <w:contextualSpacing/>
      </w:pPr>
      <w:proofErr w:type="spellStart"/>
      <w:r>
        <w:rPr>
          <w:highlight w:val="white"/>
        </w:rPr>
        <w:t>kount_WebsiteId</w:t>
      </w:r>
      <w:proofErr w:type="spellEnd"/>
    </w:p>
    <w:p w14:paraId="0C853569" w14:textId="77777777" w:rsidR="00362DDE" w:rsidRDefault="00000000">
      <w:pPr>
        <w:widowControl w:val="0"/>
        <w:numPr>
          <w:ilvl w:val="1"/>
          <w:numId w:val="13"/>
        </w:numPr>
        <w:spacing w:after="0" w:line="240" w:lineRule="auto"/>
        <w:ind w:hanging="360"/>
        <w:contextualSpacing/>
      </w:pPr>
      <w:proofErr w:type="spellStart"/>
      <w:r>
        <w:rPr>
          <w:highlight w:val="white"/>
        </w:rPr>
        <w:t>kount_MerchantID</w:t>
      </w:r>
      <w:proofErr w:type="spellEnd"/>
    </w:p>
    <w:p w14:paraId="6D5EB3C4" w14:textId="77777777" w:rsidR="00362DDE" w:rsidRDefault="00000000">
      <w:pPr>
        <w:widowControl w:val="0"/>
        <w:numPr>
          <w:ilvl w:val="1"/>
          <w:numId w:val="13"/>
        </w:numPr>
        <w:spacing w:after="0" w:line="240" w:lineRule="auto"/>
        <w:ind w:hanging="360"/>
        <w:contextualSpacing/>
      </w:pPr>
      <w:proofErr w:type="spellStart"/>
      <w:r>
        <w:rPr>
          <w:highlight w:val="white"/>
        </w:rPr>
        <w:t>kount_AWCLink</w:t>
      </w:r>
      <w:proofErr w:type="spellEnd"/>
    </w:p>
    <w:p w14:paraId="65235000" w14:textId="77777777" w:rsidR="00362DDE" w:rsidRDefault="00000000">
      <w:pPr>
        <w:widowControl w:val="0"/>
        <w:numPr>
          <w:ilvl w:val="1"/>
          <w:numId w:val="13"/>
        </w:numPr>
        <w:spacing w:after="0" w:line="240" w:lineRule="auto"/>
        <w:ind w:hanging="360"/>
        <w:contextualSpacing/>
      </w:pPr>
      <w:proofErr w:type="spellStart"/>
      <w:r>
        <w:rPr>
          <w:highlight w:val="white"/>
        </w:rPr>
        <w:t>kount_ENS</w:t>
      </w:r>
      <w:proofErr w:type="spellEnd"/>
    </w:p>
    <w:p w14:paraId="16C0FC20" w14:textId="77777777" w:rsidR="00362DDE" w:rsidRDefault="00000000">
      <w:pPr>
        <w:widowControl w:val="0"/>
        <w:numPr>
          <w:ilvl w:val="1"/>
          <w:numId w:val="13"/>
        </w:numPr>
        <w:spacing w:after="0" w:line="240" w:lineRule="auto"/>
        <w:ind w:hanging="360"/>
        <w:contextualSpacing/>
      </w:pPr>
      <w:proofErr w:type="spellStart"/>
      <w:r>
        <w:rPr>
          <w:highlight w:val="white"/>
        </w:rPr>
        <w:t>kount_EmailList</w:t>
      </w:r>
      <w:proofErr w:type="spellEnd"/>
    </w:p>
    <w:p w14:paraId="04950F3A" w14:textId="77777777" w:rsidR="00362DDE" w:rsidRDefault="00000000">
      <w:pPr>
        <w:widowControl w:val="0"/>
        <w:numPr>
          <w:ilvl w:val="1"/>
          <w:numId w:val="13"/>
        </w:numPr>
        <w:spacing w:after="0" w:line="240" w:lineRule="auto"/>
        <w:ind w:hanging="360"/>
        <w:contextualSpacing/>
      </w:pPr>
      <w:proofErr w:type="spellStart"/>
      <w:r>
        <w:rPr>
          <w:highlight w:val="white"/>
        </w:rPr>
        <w:t>kount_RISK_CHANGE_NETW</w:t>
      </w:r>
      <w:proofErr w:type="spellEnd"/>
    </w:p>
    <w:p w14:paraId="6575CF01" w14:textId="77777777" w:rsidR="00362DDE" w:rsidRDefault="00000000">
      <w:pPr>
        <w:widowControl w:val="0"/>
        <w:numPr>
          <w:ilvl w:val="1"/>
          <w:numId w:val="13"/>
        </w:numPr>
        <w:spacing w:after="0" w:line="240" w:lineRule="auto"/>
        <w:ind w:hanging="360"/>
        <w:contextualSpacing/>
      </w:pPr>
      <w:proofErr w:type="spellStart"/>
      <w:r>
        <w:rPr>
          <w:highlight w:val="white"/>
        </w:rPr>
        <w:t>kount_RISK_CHANGE_GEOX</w:t>
      </w:r>
      <w:proofErr w:type="spellEnd"/>
    </w:p>
    <w:p w14:paraId="73933646" w14:textId="77777777" w:rsidR="00362DDE" w:rsidRDefault="00000000">
      <w:pPr>
        <w:widowControl w:val="0"/>
        <w:numPr>
          <w:ilvl w:val="1"/>
          <w:numId w:val="13"/>
        </w:numPr>
        <w:spacing w:after="0" w:line="240" w:lineRule="auto"/>
        <w:ind w:hanging="360"/>
        <w:contextualSpacing/>
      </w:pPr>
      <w:proofErr w:type="spellStart"/>
      <w:r>
        <w:rPr>
          <w:highlight w:val="white"/>
        </w:rPr>
        <w:t>kount_RISK_CHANGE_VMAX</w:t>
      </w:r>
      <w:proofErr w:type="spellEnd"/>
    </w:p>
    <w:p w14:paraId="7195FE42" w14:textId="77777777" w:rsidR="00362DDE" w:rsidRDefault="00000000">
      <w:pPr>
        <w:widowControl w:val="0"/>
        <w:numPr>
          <w:ilvl w:val="1"/>
          <w:numId w:val="13"/>
        </w:numPr>
        <w:spacing w:after="0" w:line="240" w:lineRule="auto"/>
        <w:ind w:hanging="360"/>
        <w:contextualSpacing/>
      </w:pPr>
      <w:proofErr w:type="spellStart"/>
      <w:r>
        <w:rPr>
          <w:highlight w:val="white"/>
        </w:rPr>
        <w:t>kount_RISK_CHANGE_SCOR</w:t>
      </w:r>
      <w:proofErr w:type="spellEnd"/>
    </w:p>
    <w:p w14:paraId="22481A4C" w14:textId="77777777" w:rsidR="00362DDE" w:rsidRDefault="00000000">
      <w:pPr>
        <w:widowControl w:val="0"/>
        <w:numPr>
          <w:ilvl w:val="1"/>
          <w:numId w:val="13"/>
        </w:numPr>
        <w:spacing w:after="0" w:line="240" w:lineRule="auto"/>
        <w:ind w:hanging="360"/>
        <w:contextualSpacing/>
      </w:pPr>
      <w:proofErr w:type="spellStart"/>
      <w:r>
        <w:rPr>
          <w:highlight w:val="white"/>
        </w:rPr>
        <w:t>kount_RISK_CHANGE_VELO</w:t>
      </w:r>
      <w:proofErr w:type="spellEnd"/>
    </w:p>
    <w:p w14:paraId="432593E0" w14:textId="77777777" w:rsidR="00362DDE" w:rsidRDefault="00000000">
      <w:pPr>
        <w:widowControl w:val="0"/>
        <w:numPr>
          <w:ilvl w:val="1"/>
          <w:numId w:val="13"/>
        </w:numPr>
        <w:spacing w:after="0" w:line="240" w:lineRule="auto"/>
        <w:ind w:hanging="360"/>
        <w:contextualSpacing/>
      </w:pPr>
      <w:proofErr w:type="spellStart"/>
      <w:r>
        <w:rPr>
          <w:highlight w:val="white"/>
        </w:rPr>
        <w:t>kount_RISK_CHANGE_REPLY</w:t>
      </w:r>
      <w:proofErr w:type="spellEnd"/>
    </w:p>
    <w:p w14:paraId="13A6D00B" w14:textId="77777777" w:rsidR="00362DDE" w:rsidRDefault="00000000">
      <w:pPr>
        <w:widowControl w:val="0"/>
        <w:numPr>
          <w:ilvl w:val="1"/>
          <w:numId w:val="13"/>
        </w:numPr>
        <w:spacing w:after="0" w:line="240" w:lineRule="auto"/>
        <w:ind w:hanging="360"/>
        <w:contextualSpacing/>
      </w:pPr>
      <w:proofErr w:type="spellStart"/>
      <w:r>
        <w:rPr>
          <w:highlight w:val="white"/>
        </w:rPr>
        <w:t>kount_UDF</w:t>
      </w:r>
      <w:proofErr w:type="spellEnd"/>
    </w:p>
    <w:p w14:paraId="0187FD68" w14:textId="77777777" w:rsidR="00362DDE" w:rsidRDefault="00000000">
      <w:pPr>
        <w:widowControl w:val="0"/>
        <w:numPr>
          <w:ilvl w:val="1"/>
          <w:numId w:val="13"/>
        </w:numPr>
        <w:spacing w:after="0" w:line="240" w:lineRule="auto"/>
        <w:ind w:hanging="360"/>
        <w:contextualSpacing/>
      </w:pPr>
      <w:proofErr w:type="spellStart"/>
      <w:r>
        <w:rPr>
          <w:highlight w:val="white"/>
        </w:rPr>
        <w:t>kount_NotificationEmail</w:t>
      </w:r>
      <w:proofErr w:type="spellEnd"/>
    </w:p>
    <w:p w14:paraId="5911363A" w14:textId="77777777" w:rsidR="00362DDE" w:rsidRDefault="00000000">
      <w:pPr>
        <w:widowControl w:val="0"/>
        <w:numPr>
          <w:ilvl w:val="1"/>
          <w:numId w:val="13"/>
        </w:numPr>
        <w:spacing w:after="0" w:line="240" w:lineRule="auto"/>
        <w:ind w:hanging="360"/>
        <w:contextualSpacing/>
      </w:pPr>
      <w:proofErr w:type="spellStart"/>
      <w:r>
        <w:rPr>
          <w:highlight w:val="white"/>
        </w:rPr>
        <w:t>kount_APIKey</w:t>
      </w:r>
      <w:proofErr w:type="spellEnd"/>
    </w:p>
    <w:p w14:paraId="045A38CD" w14:textId="77777777" w:rsidR="00362DDE" w:rsidRDefault="00362DDE">
      <w:pPr>
        <w:widowControl w:val="0"/>
        <w:spacing w:after="200" w:line="240" w:lineRule="auto"/>
      </w:pPr>
    </w:p>
    <w:p w14:paraId="1441B45E" w14:textId="77777777" w:rsidR="00362DDE" w:rsidRDefault="00362DDE">
      <w:pPr>
        <w:widowControl w:val="0"/>
      </w:pPr>
    </w:p>
    <w:p w14:paraId="37B12DDA" w14:textId="77777777" w:rsidR="00362DDE" w:rsidRDefault="00000000">
      <w:r>
        <w:lastRenderedPageBreak/>
        <w:br w:type="page"/>
      </w:r>
    </w:p>
    <w:p w14:paraId="2338C469" w14:textId="77777777" w:rsidR="00362DDE" w:rsidRDefault="00362DDE">
      <w:pPr>
        <w:widowControl w:val="0"/>
      </w:pPr>
    </w:p>
    <w:p w14:paraId="53D3BD2C" w14:textId="77777777" w:rsidR="00362DDE" w:rsidRDefault="00362DDE">
      <w:pPr>
        <w:widowControl w:val="0"/>
      </w:pPr>
    </w:p>
    <w:p w14:paraId="7D0D1054" w14:textId="77777777" w:rsidR="00362DDE" w:rsidRDefault="00362DDE">
      <w:pPr>
        <w:widowControl w:val="0"/>
      </w:pPr>
    </w:p>
    <w:p w14:paraId="7938746D" w14:textId="77777777" w:rsidR="00362DDE" w:rsidRDefault="00000000">
      <w:pPr>
        <w:pStyle w:val="Heading1"/>
        <w:spacing w:line="240" w:lineRule="auto"/>
      </w:pPr>
      <w:bookmarkStart w:id="113" w:name="_Toc531855116"/>
      <w:proofErr w:type="spellStart"/>
      <w:r>
        <w:t>Appendix</w:t>
      </w:r>
      <w:proofErr w:type="spellEnd"/>
      <w:r>
        <w:t xml:space="preserve"> E: </w:t>
      </w:r>
      <w:proofErr w:type="spellStart"/>
      <w:r>
        <w:t>Errors</w:t>
      </w:r>
      <w:proofErr w:type="spellEnd"/>
      <w:r>
        <w:t xml:space="preserve"> </w:t>
      </w:r>
      <w:proofErr w:type="spellStart"/>
      <w:r>
        <w:t>Description</w:t>
      </w:r>
      <w:bookmarkEnd w:id="113"/>
      <w:proofErr w:type="spellEnd"/>
    </w:p>
    <w:p w14:paraId="05D77B01" w14:textId="77777777" w:rsidR="00362DDE" w:rsidRDefault="00362DDE">
      <w:pPr>
        <w:widowControl w:val="0"/>
        <w:spacing w:after="280" w:line="240" w:lineRule="auto"/>
      </w:pPr>
    </w:p>
    <w:tbl>
      <w:tblPr>
        <w:tblW w:w="9015" w:type="dxa"/>
        <w:tblInd w:w="-347" w:type="dxa"/>
        <w:tblCellMar>
          <w:left w:w="103" w:type="dxa"/>
        </w:tblCellMar>
        <w:tblLook w:val="0400" w:firstRow="0" w:lastRow="0" w:firstColumn="0" w:lastColumn="0" w:noHBand="0" w:noVBand="1"/>
      </w:tblPr>
      <w:tblGrid>
        <w:gridCol w:w="4510"/>
        <w:gridCol w:w="4505"/>
      </w:tblGrid>
      <w:tr w:rsidR="00362DDE" w14:paraId="6D8D31BD" w14:textId="77777777">
        <w:tc>
          <w:tcPr>
            <w:tcW w:w="4509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14:paraId="36967D27" w14:textId="77777777" w:rsidR="00362DDE" w:rsidRDefault="00000000">
            <w:pPr>
              <w:widowControl w:val="0"/>
              <w:spacing w:after="100" w:line="240" w:lineRule="auto"/>
            </w:pPr>
            <w:proofErr w:type="spellStart"/>
            <w:r>
              <w:rPr>
                <w:sz w:val="24"/>
                <w:szCs w:val="24"/>
              </w:rPr>
              <w:t>Error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Message</w:t>
            </w:r>
            <w:proofErr w:type="spellEnd"/>
          </w:p>
        </w:tc>
        <w:tc>
          <w:tcPr>
            <w:tcW w:w="45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14:paraId="464C05F4" w14:textId="77777777" w:rsidR="00362DDE" w:rsidRDefault="00000000">
            <w:pPr>
              <w:widowControl w:val="0"/>
              <w:spacing w:after="100" w:line="240" w:lineRule="auto"/>
            </w:pPr>
            <w:proofErr w:type="spellStart"/>
            <w:r>
              <w:rPr>
                <w:sz w:val="24"/>
                <w:szCs w:val="24"/>
              </w:rPr>
              <w:t>Possible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Causes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Solutions</w:t>
            </w:r>
            <w:proofErr w:type="spellEnd"/>
          </w:p>
        </w:tc>
      </w:tr>
      <w:tr w:rsidR="00362DDE" w14:paraId="6E07C2A4" w14:textId="77777777">
        <w:tc>
          <w:tcPr>
            <w:tcW w:w="4509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14:paraId="5CBA002B" w14:textId="77777777" w:rsidR="00362DDE" w:rsidRDefault="00000000">
            <w:pPr>
              <w:widowControl w:val="0"/>
              <w:spacing w:after="100" w:line="240" w:lineRule="auto"/>
            </w:pP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Kount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method|script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-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Update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Orders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; ERROR - KOUNT: UpdateCustomAttribute.js: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Order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not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found</w:t>
            </w:r>
            <w:proofErr w:type="spellEnd"/>
          </w:p>
        </w:tc>
        <w:tc>
          <w:tcPr>
            <w:tcW w:w="45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14:paraId="66A549A9" w14:textId="77777777" w:rsidR="00362DDE" w:rsidRDefault="00000000">
            <w:pPr>
              <w:widowControl w:val="0"/>
              <w:spacing w:after="100" w:line="240" w:lineRule="auto"/>
            </w:pPr>
            <w:r>
              <w:rPr>
                <w:color w:val="222222"/>
                <w:sz w:val="24"/>
                <w:szCs w:val="24"/>
              </w:rPr>
              <w:t xml:space="preserve">1.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Check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API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callback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link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at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the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hyperlink r:id="rId61">
              <w:proofErr w:type="spellStart"/>
              <w:r>
                <w:t>Kount</w:t>
              </w:r>
              <w:proofErr w:type="spellEnd"/>
              <w:r>
                <w:t xml:space="preserve"> </w:t>
              </w:r>
            </w:hyperlink>
            <w:r>
              <w:rPr>
                <w:color w:val="222222"/>
                <w:sz w:val="24"/>
                <w:szCs w:val="24"/>
                <w:highlight w:val="white"/>
              </w:rPr>
              <w:t xml:space="preserve">-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Fraud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Control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- </w:t>
            </w:r>
            <w:hyperlink r:id="rId62">
              <w:proofErr w:type="spellStart"/>
              <w:r>
                <w:t>Websites</w:t>
              </w:r>
              <w:proofErr w:type="spellEnd"/>
            </w:hyperlink>
            <w:r>
              <w:rPr>
                <w:color w:val="1155CC"/>
                <w:sz w:val="24"/>
                <w:szCs w:val="24"/>
                <w:highlight w:val="white"/>
                <w:u w:val="single"/>
              </w:rPr>
              <w:t xml:space="preserve"> </w:t>
            </w:r>
            <w:r>
              <w:rPr>
                <w:color w:val="1155CC"/>
                <w:sz w:val="24"/>
                <w:szCs w:val="24"/>
                <w:highlight w:val="white"/>
              </w:rPr>
              <w:t xml:space="preserve"> </w:t>
            </w:r>
            <w:r>
              <w:rPr>
                <w:color w:val="1155CC"/>
                <w:sz w:val="24"/>
                <w:szCs w:val="24"/>
                <w:highlight w:val="white"/>
              </w:rPr>
              <w:br/>
            </w:r>
            <w:r>
              <w:rPr>
                <w:highlight w:val="white"/>
              </w:rPr>
              <w:t>2.</w:t>
            </w:r>
            <w:r>
              <w:rPr>
                <w:color w:val="1155CC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sz w:val="24"/>
                <w:szCs w:val="24"/>
                <w:highlight w:val="white"/>
              </w:rPr>
              <w:t>Make</w:t>
            </w:r>
            <w:proofErr w:type="spellEnd"/>
            <w:r>
              <w:rPr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sz w:val="24"/>
                <w:szCs w:val="24"/>
                <w:highlight w:val="white"/>
              </w:rPr>
              <w:t>sure</w:t>
            </w:r>
            <w:proofErr w:type="spellEnd"/>
            <w:r>
              <w:rPr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sz w:val="24"/>
                <w:szCs w:val="24"/>
                <w:highlight w:val="white"/>
              </w:rPr>
              <w:t>that</w:t>
            </w:r>
            <w:proofErr w:type="spellEnd"/>
            <w:r>
              <w:rPr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sz w:val="24"/>
                <w:szCs w:val="24"/>
                <w:highlight w:val="white"/>
              </w:rPr>
              <w:t>orders</w:t>
            </w:r>
            <w:proofErr w:type="spellEnd"/>
            <w:r>
              <w:rPr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sz w:val="24"/>
                <w:szCs w:val="24"/>
                <w:highlight w:val="white"/>
              </w:rPr>
              <w:t>in</w:t>
            </w:r>
            <w:proofErr w:type="spellEnd"/>
            <w:r>
              <w:rPr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sz w:val="24"/>
                <w:szCs w:val="24"/>
                <w:highlight w:val="white"/>
              </w:rPr>
              <w:t>Kount</w:t>
            </w:r>
            <w:proofErr w:type="spellEnd"/>
            <w:r>
              <w:rPr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sz w:val="24"/>
                <w:szCs w:val="24"/>
                <w:highlight w:val="white"/>
              </w:rPr>
              <w:t>Dashboard</w:t>
            </w:r>
            <w:proofErr w:type="spellEnd"/>
            <w:r>
              <w:rPr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sz w:val="24"/>
                <w:szCs w:val="24"/>
                <w:highlight w:val="white"/>
              </w:rPr>
              <w:t>exist</w:t>
            </w:r>
            <w:proofErr w:type="spellEnd"/>
            <w:r>
              <w:rPr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sz w:val="24"/>
                <w:szCs w:val="24"/>
                <w:highlight w:val="white"/>
              </w:rPr>
              <w:t>in</w:t>
            </w:r>
            <w:proofErr w:type="spellEnd"/>
            <w:r>
              <w:rPr>
                <w:sz w:val="24"/>
                <w:szCs w:val="24"/>
                <w:highlight w:val="white"/>
              </w:rPr>
              <w:t xml:space="preserve"> BM</w:t>
            </w:r>
          </w:p>
        </w:tc>
      </w:tr>
      <w:tr w:rsidR="00362DDE" w14:paraId="0952130D" w14:textId="77777777">
        <w:tc>
          <w:tcPr>
            <w:tcW w:w="4509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14:paraId="3AC2FD26" w14:textId="77777777" w:rsidR="00362DDE" w:rsidRDefault="00000000">
            <w:pPr>
              <w:widowControl w:val="0"/>
              <w:spacing w:after="100" w:line="240" w:lineRule="auto"/>
            </w:pP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Kount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method|script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-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EventClassifications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; ERROR - KOUNT: KENS.js: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Error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when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parsing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ENS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xml</w:t>
            </w:r>
            <w:proofErr w:type="spellEnd"/>
          </w:p>
        </w:tc>
        <w:tc>
          <w:tcPr>
            <w:tcW w:w="45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14:paraId="6576601D" w14:textId="77777777" w:rsidR="00362DDE" w:rsidRDefault="00000000">
            <w:pPr>
              <w:widowControl w:val="0"/>
              <w:spacing w:after="100" w:line="240" w:lineRule="auto"/>
            </w:pP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Ensure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that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you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using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latest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version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of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Kount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cartridge</w:t>
            </w:r>
            <w:proofErr w:type="spellEnd"/>
          </w:p>
        </w:tc>
      </w:tr>
      <w:tr w:rsidR="00362DDE" w14:paraId="65F1694C" w14:textId="77777777">
        <w:tc>
          <w:tcPr>
            <w:tcW w:w="4509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14:paraId="2CB19D62" w14:textId="77777777" w:rsidR="00362DDE" w:rsidRDefault="00000000">
            <w:pPr>
              <w:widowControl w:val="0"/>
              <w:spacing w:after="100" w:line="240" w:lineRule="auto"/>
            </w:pP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Kount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method|script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-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PostRISRequest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; ERROR -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The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service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is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not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enabled</w:t>
            </w:r>
            <w:proofErr w:type="spellEnd"/>
          </w:p>
        </w:tc>
        <w:tc>
          <w:tcPr>
            <w:tcW w:w="45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14:paraId="34EF9344" w14:textId="77777777" w:rsidR="00362DDE" w:rsidRDefault="00000000">
            <w:pPr>
              <w:widowControl w:val="0"/>
              <w:spacing w:after="100" w:line="240" w:lineRule="auto"/>
            </w:pP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Ensure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that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your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Kount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Service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is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enabled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(BM -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Administration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-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Operations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-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Services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>)</w:t>
            </w:r>
          </w:p>
        </w:tc>
      </w:tr>
      <w:tr w:rsidR="00362DDE" w14:paraId="235F9516" w14:textId="77777777">
        <w:tc>
          <w:tcPr>
            <w:tcW w:w="4509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14:paraId="79618164" w14:textId="77777777" w:rsidR="00362DDE" w:rsidRDefault="00000000">
            <w:pPr>
              <w:widowControl w:val="0"/>
              <w:spacing w:after="100" w:line="240" w:lineRule="auto"/>
            </w:pP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Kount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method|script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-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Update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Orders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; ERROR - KOUNT: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UpdateOrder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>.</w:t>
            </w:r>
            <w:r>
              <w:rPr>
                <w:color w:val="222222"/>
                <w:sz w:val="24"/>
                <w:szCs w:val="24"/>
                <w:highlight w:val="white"/>
                <w:lang w:val="en-US"/>
              </w:rPr>
              <w:t>j</w:t>
            </w:r>
            <w:r>
              <w:rPr>
                <w:color w:val="222222"/>
                <w:sz w:val="24"/>
                <w:szCs w:val="24"/>
                <w:highlight w:val="white"/>
              </w:rPr>
              <w:t xml:space="preserve">s: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kount_REPLY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custom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field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wasn't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save</w:t>
            </w:r>
            <w:proofErr w:type="spellEnd"/>
          </w:p>
        </w:tc>
        <w:tc>
          <w:tcPr>
            <w:tcW w:w="45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14:paraId="2CADD20A" w14:textId="77777777" w:rsidR="00362DDE" w:rsidRDefault="00000000">
            <w:pPr>
              <w:widowControl w:val="0"/>
              <w:spacing w:after="100" w:line="240" w:lineRule="auto"/>
            </w:pP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Please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,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check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your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error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logs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for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222222"/>
                <w:sz w:val="24"/>
                <w:szCs w:val="24"/>
                <w:highlight w:val="white"/>
              </w:rPr>
              <w:t>details</w:t>
            </w:r>
            <w:proofErr w:type="spellEnd"/>
            <w:r>
              <w:rPr>
                <w:color w:val="222222"/>
                <w:sz w:val="24"/>
                <w:szCs w:val="24"/>
                <w:highlight w:val="white"/>
              </w:rPr>
              <w:t xml:space="preserve"> </w:t>
            </w:r>
          </w:p>
        </w:tc>
      </w:tr>
    </w:tbl>
    <w:p w14:paraId="24E74376" w14:textId="77777777" w:rsidR="00362DDE" w:rsidRDefault="00362DDE">
      <w:pPr>
        <w:widowControl w:val="0"/>
      </w:pPr>
    </w:p>
    <w:sectPr w:rsidR="00362DDE">
      <w:headerReference w:type="default" r:id="rId63"/>
      <w:footerReference w:type="default" r:id="rId64"/>
      <w:pgSz w:w="11906" w:h="16838"/>
      <w:pgMar w:top="566" w:right="1440" w:bottom="777" w:left="1440" w:header="0" w:footer="720" w:gutter="0"/>
      <w:cols w:space="720"/>
      <w:formProt w:val="0"/>
      <w:docGrid w:linePitch="312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C01D7" w14:textId="77777777" w:rsidR="00C46B1A" w:rsidRDefault="00C46B1A">
      <w:pPr>
        <w:spacing w:after="0" w:line="240" w:lineRule="auto"/>
      </w:pPr>
      <w:r>
        <w:separator/>
      </w:r>
    </w:p>
  </w:endnote>
  <w:endnote w:type="continuationSeparator" w:id="0">
    <w:p w14:paraId="23697432" w14:textId="77777777" w:rsidR="00C46B1A" w:rsidRDefault="00C46B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OpenSymbol">
    <w:altName w:val="Arial Unicode MS"/>
    <w:panose1 w:val="020B0604020202020204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1"/>
    <w:family w:val="roman"/>
    <w:pitch w:val="variable"/>
    <w:sig w:usb0="E00002FF" w:usb1="400004FF" w:usb2="00000000" w:usb3="00000000" w:csb0="0000019F" w:csb1="00000000"/>
  </w:font>
  <w:font w:name="Liberation Sans">
    <w:altName w:val="Arial"/>
    <w:panose1 w:val="020B0604020202020204"/>
    <w:charset w:val="01"/>
    <w:family w:val="roman"/>
    <w:pitch w:val="variable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roid Sans Mono;monospace;monos">
    <w:altName w:val="Segoe UI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harterBT-Roman">
    <w:altName w:val="Cambria"/>
    <w:panose1 w:val="020B0604020202020204"/>
    <w:charset w:val="01"/>
    <w:family w:val="roman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59A27" w14:textId="77777777" w:rsidR="0091714C" w:rsidRDefault="0091714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7D584" w14:textId="77777777" w:rsidR="00362DDE" w:rsidRDefault="00000000">
    <w:pPr>
      <w:keepNext w:val="0"/>
      <w:widowControl w:val="0"/>
      <w:spacing w:after="0" w:line="276" w:lineRule="auto"/>
    </w:pPr>
    <w:r>
      <w:fldChar w:fldCharType="begin"/>
    </w:r>
    <w:r>
      <w:instrText>PAGE</w:instrText>
    </w:r>
    <w:r>
      <w:fldChar w:fldCharType="separate"/>
    </w:r>
    <w:r>
      <w:t>2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A9E69" w14:textId="77777777" w:rsidR="00362DDE" w:rsidRDefault="00000000">
    <w:pPr>
      <w:widowControl w:val="0"/>
      <w:spacing w:after="1600" w:line="240" w:lineRule="auto"/>
    </w:pPr>
    <w:r>
      <w:fldChar w:fldCharType="begin"/>
    </w:r>
    <w:r>
      <w:instrText>PAGE</w:instrText>
    </w:r>
    <w:r>
      <w:fldChar w:fldCharType="separate"/>
    </w:r>
    <w:r>
      <w:t>1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1E2B2" w14:textId="77777777" w:rsidR="00362DDE" w:rsidRDefault="00000000">
    <w:pPr>
      <w:keepNext w:val="0"/>
      <w:widowControl w:val="0"/>
      <w:spacing w:after="0" w:line="276" w:lineRule="auto"/>
    </w:pPr>
    <w:r>
      <w:fldChar w:fldCharType="begin"/>
    </w:r>
    <w:r>
      <w:instrText>PAGE</w:instrText>
    </w:r>
    <w:r>
      <w:fldChar w:fldCharType="separate"/>
    </w:r>
    <w:r>
      <w:t>1</w:t>
    </w:r>
    <w: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257EF" w14:textId="77777777" w:rsidR="00C46B1A" w:rsidRDefault="00C46B1A">
      <w:pPr>
        <w:spacing w:after="0" w:line="240" w:lineRule="auto"/>
      </w:pPr>
      <w:r>
        <w:separator/>
      </w:r>
    </w:p>
  </w:footnote>
  <w:footnote w:type="continuationSeparator" w:id="0">
    <w:p w14:paraId="17FB2050" w14:textId="77777777" w:rsidR="00C46B1A" w:rsidRDefault="00C46B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80A4D" w14:textId="77777777" w:rsidR="0091714C" w:rsidRDefault="0091714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59672" w14:textId="77777777" w:rsidR="00362DDE" w:rsidRDefault="00362DDE">
    <w:pPr>
      <w:widowControl w:val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46668" w14:textId="77777777" w:rsidR="00362DDE" w:rsidRDefault="00362DDE">
    <w:pPr>
      <w:widowControl w:val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5ACA2" w14:textId="77777777" w:rsidR="00362DDE" w:rsidRDefault="00362DDE">
    <w:pPr>
      <w:widowControl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37BE3"/>
    <w:multiLevelType w:val="multilevel"/>
    <w:tmpl w:val="327AC97C"/>
    <w:lvl w:ilvl="0">
      <w:start w:val="1"/>
      <w:numFmt w:val="decimal"/>
      <w:lvlText w:val="%1."/>
      <w:lvlJc w:val="left"/>
      <w:pPr>
        <w:tabs>
          <w:tab w:val="num" w:pos="0"/>
        </w:tabs>
        <w:ind w:left="720" w:firstLine="324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firstLine="684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firstLine="106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firstLine="1404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firstLine="1764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firstLine="21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firstLine="2484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firstLine="2844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firstLine="32220"/>
      </w:pPr>
    </w:lvl>
  </w:abstractNum>
  <w:abstractNum w:abstractNumId="1" w15:restartNumberingAfterBreak="0">
    <w:nsid w:val="00D767DB"/>
    <w:multiLevelType w:val="multilevel"/>
    <w:tmpl w:val="F57C3DEA"/>
    <w:lvl w:ilvl="0">
      <w:start w:val="1"/>
      <w:numFmt w:val="bullet"/>
      <w:lvlText w:val="●"/>
      <w:lvlJc w:val="left"/>
      <w:pPr>
        <w:tabs>
          <w:tab w:val="num" w:pos="0"/>
        </w:tabs>
        <w:ind w:left="720" w:firstLine="324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1440" w:firstLine="6840"/>
      </w:pPr>
      <w:rPr>
        <w:rFonts w:ascii="Arial" w:hAnsi="Arial" w:cs="Arial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firstLine="10440"/>
      </w:pPr>
      <w:rPr>
        <w:rFonts w:ascii="Arial" w:hAnsi="Arial" w:cs="Arial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firstLine="1404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3600" w:firstLine="17640"/>
      </w:pPr>
      <w:rPr>
        <w:rFonts w:ascii="Arial" w:hAnsi="Arial" w:cs="Arial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firstLine="21240"/>
      </w:pPr>
      <w:rPr>
        <w:rFonts w:ascii="Arial" w:hAnsi="Arial" w:cs="Arial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firstLine="2484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5760" w:firstLine="28440"/>
      </w:pPr>
      <w:rPr>
        <w:rFonts w:ascii="Arial" w:hAnsi="Arial" w:cs="Arial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firstLine="32040"/>
      </w:pPr>
      <w:rPr>
        <w:rFonts w:ascii="Arial" w:hAnsi="Arial" w:cs="Arial" w:hint="default"/>
      </w:rPr>
    </w:lvl>
  </w:abstractNum>
  <w:abstractNum w:abstractNumId="2" w15:restartNumberingAfterBreak="0">
    <w:nsid w:val="020F24BA"/>
    <w:multiLevelType w:val="multilevel"/>
    <w:tmpl w:val="5E288A0A"/>
    <w:lvl w:ilvl="0">
      <w:start w:val="1"/>
      <w:numFmt w:val="bullet"/>
      <w:lvlText w:val="●"/>
      <w:lvlJc w:val="left"/>
      <w:pPr>
        <w:tabs>
          <w:tab w:val="num" w:pos="0"/>
        </w:tabs>
        <w:ind w:left="2136" w:firstLine="10320"/>
      </w:pPr>
      <w:rPr>
        <w:rFonts w:ascii="Arial" w:hAnsi="Arial" w:cs="Aria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856" w:firstLine="139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576" w:firstLine="177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296" w:firstLine="2112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016" w:firstLine="247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736" w:firstLine="285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456" w:firstLine="3192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176" w:firstLine="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896" w:firstLine="0"/>
      </w:pPr>
    </w:lvl>
  </w:abstractNum>
  <w:abstractNum w:abstractNumId="3" w15:restartNumberingAfterBreak="0">
    <w:nsid w:val="02B93122"/>
    <w:multiLevelType w:val="multilevel"/>
    <w:tmpl w:val="2F82D79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4" w15:restartNumberingAfterBreak="0">
    <w:nsid w:val="0A1D1F2C"/>
    <w:multiLevelType w:val="multilevel"/>
    <w:tmpl w:val="29285BAE"/>
    <w:lvl w:ilvl="0">
      <w:start w:val="1"/>
      <w:numFmt w:val="bullet"/>
      <w:lvlText w:val="●"/>
      <w:lvlJc w:val="left"/>
      <w:pPr>
        <w:tabs>
          <w:tab w:val="num" w:pos="0"/>
        </w:tabs>
        <w:ind w:left="720" w:firstLine="3240"/>
      </w:pPr>
      <w:rPr>
        <w:rFonts w:ascii="Arial" w:hAnsi="Arial" w:cs="Arial" w:hint="default"/>
      </w:rPr>
    </w:lvl>
    <w:lvl w:ilvl="1">
      <w:start w:val="1"/>
      <w:numFmt w:val="bullet"/>
      <w:lvlText w:val="●"/>
      <w:lvlJc w:val="left"/>
      <w:pPr>
        <w:tabs>
          <w:tab w:val="num" w:pos="0"/>
        </w:tabs>
        <w:ind w:left="1440" w:firstLine="6840"/>
      </w:pPr>
      <w:rPr>
        <w:rFonts w:ascii="Arial" w:hAnsi="Arial" w:cs="Arial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firstLine="10440"/>
      </w:pPr>
      <w:rPr>
        <w:rFonts w:ascii="Arial" w:hAnsi="Arial" w:cs="Arial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firstLine="14040"/>
      </w:pPr>
      <w:rPr>
        <w:rFonts w:ascii="Arial" w:hAnsi="Arial" w:cs="Aria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firstLine="17640"/>
      </w:pPr>
      <w:rPr>
        <w:rFonts w:ascii="Arial" w:hAnsi="Arial" w:cs="Arial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firstLine="21240"/>
      </w:pPr>
      <w:rPr>
        <w:rFonts w:ascii="Arial" w:hAnsi="Arial" w:cs="Arial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firstLine="24840"/>
      </w:pPr>
      <w:rPr>
        <w:rFonts w:ascii="Arial" w:hAnsi="Arial" w:cs="Aria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firstLine="28440"/>
      </w:pPr>
      <w:rPr>
        <w:rFonts w:ascii="Arial" w:hAnsi="Arial" w:cs="Arial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firstLine="32040"/>
      </w:pPr>
      <w:rPr>
        <w:rFonts w:ascii="Arial" w:hAnsi="Arial" w:cs="Arial" w:hint="default"/>
      </w:rPr>
    </w:lvl>
  </w:abstractNum>
  <w:abstractNum w:abstractNumId="5" w15:restartNumberingAfterBreak="0">
    <w:nsid w:val="0B0A42DB"/>
    <w:multiLevelType w:val="multilevel"/>
    <w:tmpl w:val="09EAC62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E005B03"/>
    <w:multiLevelType w:val="multilevel"/>
    <w:tmpl w:val="8C9252A6"/>
    <w:lvl w:ilvl="0">
      <w:start w:val="1"/>
      <w:numFmt w:val="decimal"/>
      <w:lvlText w:val="%1."/>
      <w:lvlJc w:val="left"/>
      <w:pPr>
        <w:tabs>
          <w:tab w:val="num" w:pos="0"/>
        </w:tabs>
        <w:ind w:left="720" w:firstLine="324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firstLine="684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firstLine="106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firstLine="1404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firstLine="1764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firstLine="21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firstLine="2484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firstLine="2844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firstLine="32220"/>
      </w:pPr>
    </w:lvl>
  </w:abstractNum>
  <w:abstractNum w:abstractNumId="7" w15:restartNumberingAfterBreak="0">
    <w:nsid w:val="125A44DD"/>
    <w:multiLevelType w:val="multilevel"/>
    <w:tmpl w:val="1F2C4A8C"/>
    <w:lvl w:ilvl="0">
      <w:start w:val="1"/>
      <w:numFmt w:val="decimal"/>
      <w:lvlText w:val="%1."/>
      <w:lvlJc w:val="left"/>
      <w:pPr>
        <w:tabs>
          <w:tab w:val="num" w:pos="0"/>
        </w:tabs>
        <w:ind w:left="1080" w:firstLine="504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firstLine="864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firstLine="12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firstLine="1584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firstLine="1944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firstLine="232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firstLine="2664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firstLine="3024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firstLine="0"/>
      </w:pPr>
    </w:lvl>
  </w:abstractNum>
  <w:abstractNum w:abstractNumId="8" w15:restartNumberingAfterBreak="0">
    <w:nsid w:val="19306FD9"/>
    <w:multiLevelType w:val="multilevel"/>
    <w:tmpl w:val="3EAA5AA0"/>
    <w:lvl w:ilvl="0">
      <w:start w:val="1"/>
      <w:numFmt w:val="bullet"/>
      <w:lvlText w:val="-"/>
      <w:lvlJc w:val="left"/>
      <w:pPr>
        <w:tabs>
          <w:tab w:val="num" w:pos="0"/>
        </w:tabs>
        <w:ind w:left="720" w:firstLine="2520"/>
      </w:pPr>
      <w:rPr>
        <w:rFonts w:ascii="Arial" w:hAnsi="Arial" w:cs="Arial" w:hint="default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firstLine="5400"/>
      </w:pPr>
      <w:rPr>
        <w:rFonts w:ascii="Arial" w:hAnsi="Arial" w:cs="Arial" w:hint="default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firstLine="8280"/>
      </w:pPr>
      <w:rPr>
        <w:rFonts w:ascii="Arial" w:hAnsi="Arial" w:cs="Arial" w:hint="default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firstLine="11160"/>
      </w:pPr>
      <w:rPr>
        <w:rFonts w:ascii="Arial" w:hAnsi="Arial" w:cs="Arial" w:hint="default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firstLine="14040"/>
      </w:pPr>
      <w:rPr>
        <w:rFonts w:ascii="Arial" w:hAnsi="Arial" w:cs="Arial" w:hint="default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firstLine="16920"/>
      </w:pPr>
      <w:rPr>
        <w:rFonts w:ascii="Arial" w:hAnsi="Arial" w:cs="Arial" w:hint="default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firstLine="19800"/>
      </w:pPr>
      <w:rPr>
        <w:rFonts w:ascii="Arial" w:hAnsi="Arial" w:cs="Arial" w:hint="default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firstLine="22680"/>
      </w:pPr>
      <w:rPr>
        <w:rFonts w:ascii="Arial" w:hAnsi="Arial" w:cs="Arial" w:hint="default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firstLine="25560"/>
      </w:pPr>
      <w:rPr>
        <w:rFonts w:ascii="Arial" w:hAnsi="Arial" w:cs="Arial" w:hint="default"/>
      </w:rPr>
    </w:lvl>
  </w:abstractNum>
  <w:abstractNum w:abstractNumId="9" w15:restartNumberingAfterBreak="0">
    <w:nsid w:val="1D906705"/>
    <w:multiLevelType w:val="multilevel"/>
    <w:tmpl w:val="E710CF0A"/>
    <w:lvl w:ilvl="0">
      <w:start w:val="1"/>
      <w:numFmt w:val="bullet"/>
      <w:lvlText w:val="●"/>
      <w:lvlJc w:val="left"/>
      <w:pPr>
        <w:tabs>
          <w:tab w:val="num" w:pos="0"/>
        </w:tabs>
        <w:ind w:left="720" w:firstLine="324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1440" w:firstLine="6840"/>
      </w:pPr>
      <w:rPr>
        <w:rFonts w:ascii="Arial" w:hAnsi="Arial" w:cs="Arial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firstLine="10440"/>
      </w:pPr>
      <w:rPr>
        <w:rFonts w:ascii="Arial" w:hAnsi="Arial" w:cs="Arial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firstLine="1404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3600" w:firstLine="17640"/>
      </w:pPr>
      <w:rPr>
        <w:rFonts w:ascii="Arial" w:hAnsi="Arial" w:cs="Arial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firstLine="21240"/>
      </w:pPr>
      <w:rPr>
        <w:rFonts w:ascii="Arial" w:hAnsi="Arial" w:cs="Arial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firstLine="2484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5760" w:firstLine="28440"/>
      </w:pPr>
      <w:rPr>
        <w:rFonts w:ascii="Arial" w:hAnsi="Arial" w:cs="Arial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firstLine="32040"/>
      </w:pPr>
      <w:rPr>
        <w:rFonts w:ascii="Arial" w:hAnsi="Arial" w:cs="Arial" w:hint="default"/>
      </w:rPr>
    </w:lvl>
  </w:abstractNum>
  <w:abstractNum w:abstractNumId="10" w15:restartNumberingAfterBreak="0">
    <w:nsid w:val="1F792728"/>
    <w:multiLevelType w:val="multilevel"/>
    <w:tmpl w:val="C082E998"/>
    <w:lvl w:ilvl="0">
      <w:start w:val="1"/>
      <w:numFmt w:val="bullet"/>
      <w:lvlText w:val="●"/>
      <w:lvlJc w:val="left"/>
      <w:pPr>
        <w:tabs>
          <w:tab w:val="num" w:pos="0"/>
        </w:tabs>
        <w:ind w:left="720" w:firstLine="3240"/>
      </w:pPr>
      <w:rPr>
        <w:rFonts w:ascii="Arial" w:hAnsi="Arial" w:cs="Arial" w:hint="default"/>
      </w:rPr>
    </w:lvl>
    <w:lvl w:ilvl="1">
      <w:start w:val="1"/>
      <w:numFmt w:val="bullet"/>
      <w:lvlText w:val="●"/>
      <w:lvlJc w:val="left"/>
      <w:pPr>
        <w:tabs>
          <w:tab w:val="num" w:pos="0"/>
        </w:tabs>
        <w:ind w:left="1440" w:firstLine="6840"/>
      </w:pPr>
      <w:rPr>
        <w:rFonts w:ascii="Arial" w:hAnsi="Arial" w:cs="Arial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firstLine="10440"/>
      </w:pPr>
      <w:rPr>
        <w:rFonts w:ascii="Arial" w:hAnsi="Arial" w:cs="Arial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firstLine="14040"/>
      </w:pPr>
      <w:rPr>
        <w:rFonts w:ascii="Arial" w:hAnsi="Arial" w:cs="Aria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firstLine="17640"/>
      </w:pPr>
      <w:rPr>
        <w:rFonts w:ascii="Arial" w:hAnsi="Arial" w:cs="Arial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firstLine="21240"/>
      </w:pPr>
      <w:rPr>
        <w:rFonts w:ascii="Arial" w:hAnsi="Arial" w:cs="Arial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firstLine="24840"/>
      </w:pPr>
      <w:rPr>
        <w:rFonts w:ascii="Arial" w:hAnsi="Arial" w:cs="Aria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firstLine="28440"/>
      </w:pPr>
      <w:rPr>
        <w:rFonts w:ascii="Arial" w:hAnsi="Arial" w:cs="Arial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firstLine="32040"/>
      </w:pPr>
      <w:rPr>
        <w:rFonts w:ascii="Arial" w:hAnsi="Arial" w:cs="Arial" w:hint="default"/>
      </w:rPr>
    </w:lvl>
  </w:abstractNum>
  <w:abstractNum w:abstractNumId="11" w15:restartNumberingAfterBreak="0">
    <w:nsid w:val="212661FF"/>
    <w:multiLevelType w:val="multilevel"/>
    <w:tmpl w:val="9D46F2F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240E5848"/>
    <w:multiLevelType w:val="multilevel"/>
    <w:tmpl w:val="FC1ED836"/>
    <w:lvl w:ilvl="0">
      <w:start w:val="1"/>
      <w:numFmt w:val="decimal"/>
      <w:lvlText w:val="%1."/>
      <w:lvlJc w:val="left"/>
      <w:pPr>
        <w:tabs>
          <w:tab w:val="num" w:pos="0"/>
        </w:tabs>
        <w:ind w:left="720" w:firstLine="324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firstLine="684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firstLine="106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firstLine="1404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firstLine="1764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firstLine="21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firstLine="2484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firstLine="2844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firstLine="32220"/>
      </w:pPr>
    </w:lvl>
  </w:abstractNum>
  <w:abstractNum w:abstractNumId="13" w15:restartNumberingAfterBreak="0">
    <w:nsid w:val="24B44305"/>
    <w:multiLevelType w:val="multilevel"/>
    <w:tmpl w:val="9A400CC8"/>
    <w:lvl w:ilvl="0">
      <w:start w:val="1"/>
      <w:numFmt w:val="bullet"/>
      <w:lvlText w:val="●"/>
      <w:lvlJc w:val="left"/>
      <w:pPr>
        <w:tabs>
          <w:tab w:val="num" w:pos="0"/>
        </w:tabs>
        <w:ind w:left="2136" w:firstLine="10320"/>
      </w:pPr>
      <w:rPr>
        <w:rFonts w:ascii="Arial" w:hAnsi="Arial" w:cs="Aria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856" w:firstLine="139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576" w:firstLine="177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296" w:firstLine="2112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016" w:firstLine="247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736" w:firstLine="285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456" w:firstLine="3192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176" w:firstLine="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896" w:firstLine="0"/>
      </w:pPr>
    </w:lvl>
  </w:abstractNum>
  <w:abstractNum w:abstractNumId="14" w15:restartNumberingAfterBreak="0">
    <w:nsid w:val="27535E92"/>
    <w:multiLevelType w:val="multilevel"/>
    <w:tmpl w:val="B986D8F6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2E2C0D48"/>
    <w:multiLevelType w:val="multilevel"/>
    <w:tmpl w:val="7F3ED192"/>
    <w:lvl w:ilvl="0">
      <w:start w:val="1"/>
      <w:numFmt w:val="bullet"/>
      <w:lvlText w:val="●"/>
      <w:lvlJc w:val="left"/>
      <w:pPr>
        <w:tabs>
          <w:tab w:val="num" w:pos="0"/>
        </w:tabs>
        <w:ind w:left="720" w:firstLine="324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1440" w:firstLine="6840"/>
      </w:pPr>
      <w:rPr>
        <w:rFonts w:ascii="Arial" w:hAnsi="Arial" w:cs="Arial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firstLine="10440"/>
      </w:pPr>
      <w:rPr>
        <w:rFonts w:ascii="Arial" w:hAnsi="Arial" w:cs="Arial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firstLine="1404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3600" w:firstLine="17640"/>
      </w:pPr>
      <w:rPr>
        <w:rFonts w:ascii="Arial" w:hAnsi="Arial" w:cs="Arial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firstLine="21240"/>
      </w:pPr>
      <w:rPr>
        <w:rFonts w:ascii="Arial" w:hAnsi="Arial" w:cs="Arial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firstLine="2484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5760" w:firstLine="28440"/>
      </w:pPr>
      <w:rPr>
        <w:rFonts w:ascii="Arial" w:hAnsi="Arial" w:cs="Arial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firstLine="32040"/>
      </w:pPr>
      <w:rPr>
        <w:rFonts w:ascii="Arial" w:hAnsi="Arial" w:cs="Arial" w:hint="default"/>
      </w:rPr>
    </w:lvl>
  </w:abstractNum>
  <w:abstractNum w:abstractNumId="16" w15:restartNumberingAfterBreak="0">
    <w:nsid w:val="33FF7F0A"/>
    <w:multiLevelType w:val="multilevel"/>
    <w:tmpl w:val="0ABE5626"/>
    <w:lvl w:ilvl="0">
      <w:start w:val="1"/>
      <w:numFmt w:val="bullet"/>
      <w:lvlText w:val="●"/>
      <w:lvlJc w:val="left"/>
      <w:pPr>
        <w:tabs>
          <w:tab w:val="num" w:pos="0"/>
        </w:tabs>
        <w:ind w:left="720" w:firstLine="324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firstLine="6840"/>
      </w:pPr>
      <w:rPr>
        <w:rFonts w:ascii="Arial" w:hAnsi="Arial" w:cs="Arial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firstLine="10440"/>
      </w:pPr>
      <w:rPr>
        <w:rFonts w:ascii="Arial" w:hAnsi="Arial" w:cs="Arial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firstLine="14040"/>
      </w:pPr>
      <w:rPr>
        <w:rFonts w:ascii="Arial" w:hAnsi="Arial" w:cs="Aria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firstLine="17640"/>
      </w:pPr>
      <w:rPr>
        <w:rFonts w:ascii="Arial" w:hAnsi="Arial" w:cs="Arial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firstLine="21240"/>
      </w:pPr>
      <w:rPr>
        <w:rFonts w:ascii="Arial" w:hAnsi="Arial" w:cs="Arial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firstLine="24840"/>
      </w:pPr>
      <w:rPr>
        <w:rFonts w:ascii="Arial" w:hAnsi="Arial" w:cs="Aria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firstLine="28440"/>
      </w:pPr>
      <w:rPr>
        <w:rFonts w:ascii="Arial" w:hAnsi="Arial" w:cs="Arial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firstLine="32040"/>
      </w:pPr>
      <w:rPr>
        <w:rFonts w:ascii="Arial" w:hAnsi="Arial" w:cs="Arial" w:hint="default"/>
      </w:rPr>
    </w:lvl>
  </w:abstractNum>
  <w:abstractNum w:abstractNumId="17" w15:restartNumberingAfterBreak="0">
    <w:nsid w:val="3BEB62A0"/>
    <w:multiLevelType w:val="multilevel"/>
    <w:tmpl w:val="A244B3DC"/>
    <w:lvl w:ilvl="0">
      <w:start w:val="1"/>
      <w:numFmt w:val="bullet"/>
      <w:lvlText w:val="●"/>
      <w:lvlJc w:val="left"/>
      <w:pPr>
        <w:tabs>
          <w:tab w:val="num" w:pos="0"/>
        </w:tabs>
        <w:ind w:left="1800" w:firstLine="864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20" w:firstLine="12240"/>
      </w:pPr>
      <w:rPr>
        <w:rFonts w:ascii="Arial" w:hAnsi="Arial" w:cs="Arial" w:hint="default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firstLine="10440"/>
      </w:pPr>
      <w:rPr>
        <w:b w:val="0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firstLine="1404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firstLine="1764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firstLine="2124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firstLine="2484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firstLine="2844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firstLine="32040"/>
      </w:pPr>
    </w:lvl>
  </w:abstractNum>
  <w:abstractNum w:abstractNumId="18" w15:restartNumberingAfterBreak="0">
    <w:nsid w:val="3DDD007A"/>
    <w:multiLevelType w:val="multilevel"/>
    <w:tmpl w:val="019CFE06"/>
    <w:lvl w:ilvl="0">
      <w:start w:val="1"/>
      <w:numFmt w:val="decimal"/>
      <w:lvlText w:val="%1."/>
      <w:lvlJc w:val="left"/>
      <w:pPr>
        <w:tabs>
          <w:tab w:val="num" w:pos="0"/>
        </w:tabs>
        <w:ind w:left="720" w:firstLine="3240"/>
      </w:pPr>
      <w:rPr>
        <w:rFonts w:eastAsia="Calibri" w:cs="Calibri"/>
        <w:b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firstLine="6840"/>
      </w:pPr>
      <w:rPr>
        <w:rFonts w:eastAsia="Calibri" w:cs="Calibri"/>
        <w:b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firstLine="10440"/>
      </w:pPr>
      <w:rPr>
        <w:rFonts w:eastAsia="Calibri" w:cs="Calibri"/>
        <w:b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firstLine="14040"/>
      </w:pPr>
      <w:rPr>
        <w:rFonts w:eastAsia="Calibri" w:cs="Calibri"/>
        <w:b/>
        <w:sz w:val="24"/>
        <w:szCs w:val="24"/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firstLine="17640"/>
      </w:pPr>
      <w:rPr>
        <w:rFonts w:eastAsia="Calibri" w:cs="Calibri"/>
        <w:b/>
        <w:sz w:val="24"/>
        <w:szCs w:val="24"/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firstLine="21240"/>
      </w:pPr>
      <w:rPr>
        <w:rFonts w:eastAsia="Calibri" w:cs="Calibri"/>
        <w:b/>
        <w:sz w:val="24"/>
        <w:szCs w:val="24"/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firstLine="24840"/>
      </w:pPr>
      <w:rPr>
        <w:rFonts w:eastAsia="Calibri" w:cs="Calibri"/>
        <w:b/>
        <w:sz w:val="24"/>
        <w:szCs w:val="24"/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firstLine="28440"/>
      </w:pPr>
      <w:rPr>
        <w:rFonts w:eastAsia="Calibri" w:cs="Calibri"/>
        <w:b/>
        <w:sz w:val="24"/>
        <w:szCs w:val="24"/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firstLine="32040"/>
      </w:pPr>
      <w:rPr>
        <w:rFonts w:eastAsia="Calibri" w:cs="Calibri"/>
        <w:b/>
        <w:sz w:val="24"/>
        <w:szCs w:val="24"/>
        <w:u w:val="none"/>
      </w:rPr>
    </w:lvl>
  </w:abstractNum>
  <w:abstractNum w:abstractNumId="19" w15:restartNumberingAfterBreak="0">
    <w:nsid w:val="3DFB0BC1"/>
    <w:multiLevelType w:val="multilevel"/>
    <w:tmpl w:val="4B1CE026"/>
    <w:lvl w:ilvl="0">
      <w:start w:val="1"/>
      <w:numFmt w:val="decimal"/>
      <w:lvlText w:val="%1."/>
      <w:lvlJc w:val="left"/>
      <w:pPr>
        <w:tabs>
          <w:tab w:val="num" w:pos="0"/>
        </w:tabs>
        <w:ind w:left="720" w:firstLine="324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firstLine="684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firstLine="106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firstLine="1404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firstLine="1764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firstLine="21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firstLine="2484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firstLine="2844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firstLine="32220"/>
      </w:pPr>
    </w:lvl>
  </w:abstractNum>
  <w:abstractNum w:abstractNumId="20" w15:restartNumberingAfterBreak="0">
    <w:nsid w:val="40041EB8"/>
    <w:multiLevelType w:val="multilevel"/>
    <w:tmpl w:val="636C9ADA"/>
    <w:lvl w:ilvl="0">
      <w:start w:val="1"/>
      <w:numFmt w:val="decimal"/>
      <w:lvlText w:val="%1."/>
      <w:lvlJc w:val="left"/>
      <w:pPr>
        <w:tabs>
          <w:tab w:val="num" w:pos="0"/>
        </w:tabs>
        <w:ind w:left="1080" w:firstLine="504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firstLine="864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firstLine="12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firstLine="1584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firstLine="1944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firstLine="232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firstLine="2664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firstLine="3024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firstLine="0"/>
      </w:pPr>
    </w:lvl>
  </w:abstractNum>
  <w:abstractNum w:abstractNumId="21" w15:restartNumberingAfterBreak="0">
    <w:nsid w:val="40D85DD7"/>
    <w:multiLevelType w:val="multilevel"/>
    <w:tmpl w:val="84CE6F8E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22" w15:restartNumberingAfterBreak="0">
    <w:nsid w:val="434D1061"/>
    <w:multiLevelType w:val="multilevel"/>
    <w:tmpl w:val="299221A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3" w15:restartNumberingAfterBreak="0">
    <w:nsid w:val="450A59C8"/>
    <w:multiLevelType w:val="multilevel"/>
    <w:tmpl w:val="11E26C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476E79EE"/>
    <w:multiLevelType w:val="multilevel"/>
    <w:tmpl w:val="DCD4347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5" w15:restartNumberingAfterBreak="0">
    <w:nsid w:val="4A776E93"/>
    <w:multiLevelType w:val="multilevel"/>
    <w:tmpl w:val="838C1D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6" w15:restartNumberingAfterBreak="0">
    <w:nsid w:val="4A9E5DC6"/>
    <w:multiLevelType w:val="multilevel"/>
    <w:tmpl w:val="9BD81B14"/>
    <w:lvl w:ilvl="0">
      <w:start w:val="1"/>
      <w:numFmt w:val="bullet"/>
      <w:lvlText w:val="●"/>
      <w:lvlJc w:val="left"/>
      <w:pPr>
        <w:tabs>
          <w:tab w:val="num" w:pos="0"/>
        </w:tabs>
        <w:ind w:left="720" w:firstLine="2520"/>
      </w:pPr>
      <w:rPr>
        <w:rFonts w:ascii="Arial" w:hAnsi="Arial" w:cs="Arial" w:hint="default"/>
      </w:rPr>
    </w:lvl>
    <w:lvl w:ilvl="1">
      <w:start w:val="1"/>
      <w:numFmt w:val="bullet"/>
      <w:lvlText w:val="○"/>
      <w:lvlJc w:val="left"/>
      <w:pPr>
        <w:tabs>
          <w:tab w:val="num" w:pos="0"/>
        </w:tabs>
        <w:ind w:left="1440" w:firstLine="5400"/>
      </w:pPr>
      <w:rPr>
        <w:rFonts w:ascii="Arial" w:hAnsi="Arial" w:cs="Arial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firstLine="8280"/>
      </w:pPr>
      <w:rPr>
        <w:rFonts w:ascii="Arial" w:hAnsi="Arial" w:cs="Arial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firstLine="11160"/>
      </w:pPr>
      <w:rPr>
        <w:rFonts w:ascii="Arial" w:hAnsi="Arial" w:cs="Arial" w:hint="default"/>
      </w:rPr>
    </w:lvl>
    <w:lvl w:ilvl="4">
      <w:start w:val="1"/>
      <w:numFmt w:val="bullet"/>
      <w:lvlText w:val="○"/>
      <w:lvlJc w:val="left"/>
      <w:pPr>
        <w:tabs>
          <w:tab w:val="num" w:pos="0"/>
        </w:tabs>
        <w:ind w:left="3600" w:firstLine="14040"/>
      </w:pPr>
      <w:rPr>
        <w:rFonts w:ascii="Arial" w:hAnsi="Arial" w:cs="Arial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firstLine="16920"/>
      </w:pPr>
      <w:rPr>
        <w:rFonts w:ascii="Arial" w:hAnsi="Arial" w:cs="Arial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firstLine="19800"/>
      </w:pPr>
      <w:rPr>
        <w:rFonts w:ascii="Arial" w:hAnsi="Arial" w:cs="Arial" w:hint="default"/>
      </w:rPr>
    </w:lvl>
    <w:lvl w:ilvl="7">
      <w:start w:val="1"/>
      <w:numFmt w:val="bullet"/>
      <w:lvlText w:val="○"/>
      <w:lvlJc w:val="left"/>
      <w:pPr>
        <w:tabs>
          <w:tab w:val="num" w:pos="0"/>
        </w:tabs>
        <w:ind w:left="5760" w:firstLine="22680"/>
      </w:pPr>
      <w:rPr>
        <w:rFonts w:ascii="Arial" w:hAnsi="Arial" w:cs="Arial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firstLine="25560"/>
      </w:pPr>
      <w:rPr>
        <w:rFonts w:ascii="Arial" w:hAnsi="Arial" w:cs="Arial" w:hint="default"/>
      </w:rPr>
    </w:lvl>
  </w:abstractNum>
  <w:abstractNum w:abstractNumId="27" w15:restartNumberingAfterBreak="0">
    <w:nsid w:val="50494235"/>
    <w:multiLevelType w:val="multilevel"/>
    <w:tmpl w:val="38907CE4"/>
    <w:lvl w:ilvl="0">
      <w:start w:val="1"/>
      <w:numFmt w:val="bullet"/>
      <w:lvlText w:val="●"/>
      <w:lvlJc w:val="left"/>
      <w:pPr>
        <w:tabs>
          <w:tab w:val="num" w:pos="0"/>
        </w:tabs>
        <w:ind w:left="720" w:firstLine="324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firstLine="6840"/>
      </w:pPr>
      <w:rPr>
        <w:rFonts w:ascii="Arial" w:hAnsi="Arial" w:cs="Arial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firstLine="10440"/>
      </w:pPr>
      <w:rPr>
        <w:rFonts w:ascii="Arial" w:hAnsi="Arial" w:cs="Arial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firstLine="14040"/>
      </w:pPr>
      <w:rPr>
        <w:rFonts w:ascii="Arial" w:hAnsi="Arial" w:cs="Aria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firstLine="17640"/>
      </w:pPr>
      <w:rPr>
        <w:rFonts w:ascii="Arial" w:hAnsi="Arial" w:cs="Arial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firstLine="21240"/>
      </w:pPr>
      <w:rPr>
        <w:rFonts w:ascii="Arial" w:hAnsi="Arial" w:cs="Arial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firstLine="24840"/>
      </w:pPr>
      <w:rPr>
        <w:rFonts w:ascii="Arial" w:hAnsi="Arial" w:cs="Aria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firstLine="28440"/>
      </w:pPr>
      <w:rPr>
        <w:rFonts w:ascii="Arial" w:hAnsi="Arial" w:cs="Arial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firstLine="32040"/>
      </w:pPr>
      <w:rPr>
        <w:rFonts w:ascii="Arial" w:hAnsi="Arial" w:cs="Arial" w:hint="default"/>
      </w:rPr>
    </w:lvl>
  </w:abstractNum>
  <w:abstractNum w:abstractNumId="28" w15:restartNumberingAfterBreak="0">
    <w:nsid w:val="57C90EA1"/>
    <w:multiLevelType w:val="multilevel"/>
    <w:tmpl w:val="D28E27E0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9" w15:restartNumberingAfterBreak="0">
    <w:nsid w:val="646C559D"/>
    <w:multiLevelType w:val="multilevel"/>
    <w:tmpl w:val="4774BB34"/>
    <w:lvl w:ilvl="0">
      <w:start w:val="1"/>
      <w:numFmt w:val="bullet"/>
      <w:lvlText w:val="●"/>
      <w:lvlJc w:val="left"/>
      <w:pPr>
        <w:tabs>
          <w:tab w:val="num" w:pos="0"/>
        </w:tabs>
        <w:ind w:left="720" w:firstLine="324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firstLine="6840"/>
      </w:pPr>
      <w:rPr>
        <w:rFonts w:ascii="Arial" w:hAnsi="Arial" w:cs="Arial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firstLine="10440"/>
      </w:pPr>
      <w:rPr>
        <w:rFonts w:ascii="Arial" w:hAnsi="Arial" w:cs="Arial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firstLine="14040"/>
      </w:pPr>
      <w:rPr>
        <w:rFonts w:ascii="Arial" w:hAnsi="Arial" w:cs="Aria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firstLine="17640"/>
      </w:pPr>
      <w:rPr>
        <w:rFonts w:ascii="Arial" w:hAnsi="Arial" w:cs="Arial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firstLine="21240"/>
      </w:pPr>
      <w:rPr>
        <w:rFonts w:ascii="Arial" w:hAnsi="Arial" w:cs="Arial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firstLine="24840"/>
      </w:pPr>
      <w:rPr>
        <w:rFonts w:ascii="Arial" w:hAnsi="Arial" w:cs="Aria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firstLine="28440"/>
      </w:pPr>
      <w:rPr>
        <w:rFonts w:ascii="Arial" w:hAnsi="Arial" w:cs="Arial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firstLine="32040"/>
      </w:pPr>
      <w:rPr>
        <w:rFonts w:ascii="Arial" w:hAnsi="Arial" w:cs="Arial" w:hint="default"/>
      </w:rPr>
    </w:lvl>
  </w:abstractNum>
  <w:abstractNum w:abstractNumId="30" w15:restartNumberingAfterBreak="0">
    <w:nsid w:val="69C27A57"/>
    <w:multiLevelType w:val="multilevel"/>
    <w:tmpl w:val="697E7480"/>
    <w:lvl w:ilvl="0">
      <w:start w:val="1"/>
      <w:numFmt w:val="bullet"/>
      <w:lvlText w:val="●"/>
      <w:lvlJc w:val="left"/>
      <w:pPr>
        <w:tabs>
          <w:tab w:val="num" w:pos="0"/>
        </w:tabs>
        <w:ind w:left="720" w:firstLine="3240"/>
      </w:pPr>
      <w:rPr>
        <w:rFonts w:ascii="Arial" w:hAnsi="Arial" w:cs="Arial" w:hint="default"/>
      </w:rPr>
    </w:lvl>
    <w:lvl w:ilvl="1">
      <w:start w:val="1"/>
      <w:numFmt w:val="bullet"/>
      <w:lvlText w:val="○"/>
      <w:lvlJc w:val="left"/>
      <w:pPr>
        <w:tabs>
          <w:tab w:val="num" w:pos="0"/>
        </w:tabs>
        <w:ind w:left="1440" w:firstLine="6840"/>
      </w:pPr>
      <w:rPr>
        <w:rFonts w:ascii="Arial" w:hAnsi="Arial" w:cs="Arial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firstLine="10440"/>
      </w:pPr>
      <w:rPr>
        <w:rFonts w:ascii="Arial" w:hAnsi="Arial" w:cs="Arial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firstLine="14040"/>
      </w:pPr>
      <w:rPr>
        <w:rFonts w:ascii="Arial" w:hAnsi="Arial" w:cs="Arial" w:hint="default"/>
      </w:rPr>
    </w:lvl>
    <w:lvl w:ilvl="4">
      <w:start w:val="1"/>
      <w:numFmt w:val="bullet"/>
      <w:lvlText w:val="○"/>
      <w:lvlJc w:val="left"/>
      <w:pPr>
        <w:tabs>
          <w:tab w:val="num" w:pos="0"/>
        </w:tabs>
        <w:ind w:left="3600" w:firstLine="17640"/>
      </w:pPr>
      <w:rPr>
        <w:rFonts w:ascii="Arial" w:hAnsi="Arial" w:cs="Arial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firstLine="21240"/>
      </w:pPr>
      <w:rPr>
        <w:rFonts w:ascii="Arial" w:hAnsi="Arial" w:cs="Arial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firstLine="24840"/>
      </w:pPr>
      <w:rPr>
        <w:rFonts w:ascii="Arial" w:hAnsi="Arial" w:cs="Arial" w:hint="default"/>
      </w:rPr>
    </w:lvl>
    <w:lvl w:ilvl="7">
      <w:start w:val="1"/>
      <w:numFmt w:val="bullet"/>
      <w:lvlText w:val="○"/>
      <w:lvlJc w:val="left"/>
      <w:pPr>
        <w:tabs>
          <w:tab w:val="num" w:pos="0"/>
        </w:tabs>
        <w:ind w:left="5760" w:firstLine="28440"/>
      </w:pPr>
      <w:rPr>
        <w:rFonts w:ascii="Arial" w:hAnsi="Arial" w:cs="Arial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firstLine="32040"/>
      </w:pPr>
      <w:rPr>
        <w:rFonts w:ascii="Arial" w:hAnsi="Arial" w:cs="Arial" w:hint="default"/>
      </w:rPr>
    </w:lvl>
  </w:abstractNum>
  <w:abstractNum w:abstractNumId="31" w15:restartNumberingAfterBreak="0">
    <w:nsid w:val="7430137F"/>
    <w:multiLevelType w:val="multilevel"/>
    <w:tmpl w:val="2C2883B2"/>
    <w:lvl w:ilvl="0">
      <w:start w:val="1"/>
      <w:numFmt w:val="bullet"/>
      <w:lvlText w:val="●"/>
      <w:lvlJc w:val="left"/>
      <w:pPr>
        <w:tabs>
          <w:tab w:val="num" w:pos="0"/>
        </w:tabs>
        <w:ind w:left="720" w:firstLine="324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firstLine="6840"/>
      </w:pPr>
      <w:rPr>
        <w:rFonts w:ascii="Arial" w:hAnsi="Arial" w:cs="Arial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firstLine="10440"/>
      </w:pPr>
      <w:rPr>
        <w:rFonts w:ascii="Arial" w:hAnsi="Arial" w:cs="Arial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firstLine="14040"/>
      </w:pPr>
      <w:rPr>
        <w:rFonts w:ascii="Arial" w:hAnsi="Arial" w:cs="Aria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firstLine="17640"/>
      </w:pPr>
      <w:rPr>
        <w:rFonts w:ascii="Arial" w:hAnsi="Arial" w:cs="Arial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firstLine="21240"/>
      </w:pPr>
      <w:rPr>
        <w:rFonts w:ascii="Arial" w:hAnsi="Arial" w:cs="Arial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firstLine="24840"/>
      </w:pPr>
      <w:rPr>
        <w:rFonts w:ascii="Arial" w:hAnsi="Arial" w:cs="Aria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firstLine="28440"/>
      </w:pPr>
      <w:rPr>
        <w:rFonts w:ascii="Arial" w:hAnsi="Arial" w:cs="Arial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firstLine="32040"/>
      </w:pPr>
      <w:rPr>
        <w:rFonts w:ascii="Arial" w:hAnsi="Arial" w:cs="Arial" w:hint="default"/>
      </w:rPr>
    </w:lvl>
  </w:abstractNum>
  <w:abstractNum w:abstractNumId="32" w15:restartNumberingAfterBreak="0">
    <w:nsid w:val="7AD9231A"/>
    <w:multiLevelType w:val="multilevel"/>
    <w:tmpl w:val="CA74780C"/>
    <w:lvl w:ilvl="0">
      <w:start w:val="1"/>
      <w:numFmt w:val="bullet"/>
      <w:lvlText w:val="●"/>
      <w:lvlJc w:val="left"/>
      <w:pPr>
        <w:tabs>
          <w:tab w:val="num" w:pos="0"/>
        </w:tabs>
        <w:ind w:left="720" w:firstLine="324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firstLine="6840"/>
      </w:pPr>
      <w:rPr>
        <w:rFonts w:ascii="Arial" w:hAnsi="Arial" w:cs="Arial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firstLine="10440"/>
      </w:pPr>
      <w:rPr>
        <w:rFonts w:ascii="Arial" w:hAnsi="Arial" w:cs="Arial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firstLine="14040"/>
      </w:pPr>
      <w:rPr>
        <w:rFonts w:ascii="Arial" w:hAnsi="Arial" w:cs="Aria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firstLine="17640"/>
      </w:pPr>
      <w:rPr>
        <w:rFonts w:ascii="Arial" w:hAnsi="Arial" w:cs="Arial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firstLine="21240"/>
      </w:pPr>
      <w:rPr>
        <w:rFonts w:ascii="Arial" w:hAnsi="Arial" w:cs="Arial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firstLine="24840"/>
      </w:pPr>
      <w:rPr>
        <w:rFonts w:ascii="Arial" w:hAnsi="Arial" w:cs="Aria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firstLine="28440"/>
      </w:pPr>
      <w:rPr>
        <w:rFonts w:ascii="Arial" w:hAnsi="Arial" w:cs="Arial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firstLine="32040"/>
      </w:pPr>
      <w:rPr>
        <w:rFonts w:ascii="Arial" w:hAnsi="Arial" w:cs="Arial" w:hint="default"/>
      </w:rPr>
    </w:lvl>
  </w:abstractNum>
  <w:abstractNum w:abstractNumId="33" w15:restartNumberingAfterBreak="0">
    <w:nsid w:val="7AD927F2"/>
    <w:multiLevelType w:val="multilevel"/>
    <w:tmpl w:val="5F8E44B6"/>
    <w:lvl w:ilvl="0">
      <w:start w:val="1"/>
      <w:numFmt w:val="bullet"/>
      <w:lvlText w:val="●"/>
      <w:lvlJc w:val="left"/>
      <w:pPr>
        <w:tabs>
          <w:tab w:val="num" w:pos="0"/>
        </w:tabs>
        <w:ind w:left="1800" w:firstLine="864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20" w:firstLine="12240"/>
      </w:pPr>
      <w:rPr>
        <w:rFonts w:ascii="Arial" w:hAnsi="Arial" w:cs="Arial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3240" w:firstLine="15840"/>
      </w:pPr>
      <w:rPr>
        <w:rFonts w:ascii="Arial" w:hAnsi="Arial" w:cs="Arial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960" w:firstLine="19440"/>
      </w:pPr>
      <w:rPr>
        <w:rFonts w:ascii="Arial" w:hAnsi="Arial" w:cs="Arial" w:hint="default"/>
      </w:r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firstLine="1764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firstLine="2124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firstLine="2484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firstLine="2844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firstLine="32040"/>
      </w:pPr>
    </w:lvl>
  </w:abstractNum>
  <w:abstractNum w:abstractNumId="34" w15:restartNumberingAfterBreak="0">
    <w:nsid w:val="7D3D6690"/>
    <w:multiLevelType w:val="multilevel"/>
    <w:tmpl w:val="B8A66BAC"/>
    <w:lvl w:ilvl="0">
      <w:start w:val="1"/>
      <w:numFmt w:val="bullet"/>
      <w:lvlText w:val="●"/>
      <w:lvlJc w:val="left"/>
      <w:pPr>
        <w:tabs>
          <w:tab w:val="num" w:pos="0"/>
        </w:tabs>
        <w:ind w:left="720" w:firstLine="324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1440" w:firstLine="6840"/>
      </w:pPr>
      <w:rPr>
        <w:rFonts w:ascii="Arial" w:hAnsi="Arial" w:cs="Arial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firstLine="10440"/>
      </w:pPr>
      <w:rPr>
        <w:rFonts w:ascii="Arial" w:hAnsi="Arial" w:cs="Arial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firstLine="1404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3600" w:firstLine="17640"/>
      </w:pPr>
      <w:rPr>
        <w:rFonts w:ascii="Arial" w:hAnsi="Arial" w:cs="Arial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firstLine="21240"/>
      </w:pPr>
      <w:rPr>
        <w:rFonts w:ascii="Arial" w:hAnsi="Arial" w:cs="Arial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firstLine="2484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5760" w:firstLine="28440"/>
      </w:pPr>
      <w:rPr>
        <w:rFonts w:ascii="Arial" w:hAnsi="Arial" w:cs="Arial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firstLine="32040"/>
      </w:pPr>
      <w:rPr>
        <w:rFonts w:ascii="Arial" w:hAnsi="Arial" w:cs="Arial" w:hint="default"/>
      </w:rPr>
    </w:lvl>
  </w:abstractNum>
  <w:abstractNum w:abstractNumId="35" w15:restartNumberingAfterBreak="0">
    <w:nsid w:val="7D600F00"/>
    <w:multiLevelType w:val="multilevel"/>
    <w:tmpl w:val="4E080C06"/>
    <w:lvl w:ilvl="0">
      <w:start w:val="1"/>
      <w:numFmt w:val="bullet"/>
      <w:lvlText w:val="●"/>
      <w:lvlJc w:val="left"/>
      <w:pPr>
        <w:tabs>
          <w:tab w:val="num" w:pos="0"/>
        </w:tabs>
        <w:ind w:left="720" w:firstLine="324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1440" w:firstLine="6840"/>
      </w:pPr>
      <w:rPr>
        <w:rFonts w:ascii="Arial" w:hAnsi="Arial" w:cs="Arial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firstLine="10440"/>
      </w:pPr>
      <w:rPr>
        <w:rFonts w:ascii="Arial" w:hAnsi="Arial" w:cs="Arial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firstLine="1404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0"/>
        </w:tabs>
        <w:ind w:left="3600" w:firstLine="17640"/>
      </w:pPr>
      <w:rPr>
        <w:rFonts w:ascii="Arial" w:hAnsi="Arial" w:cs="Arial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firstLine="21240"/>
      </w:pPr>
      <w:rPr>
        <w:rFonts w:ascii="Arial" w:hAnsi="Arial" w:cs="Arial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firstLine="2484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0"/>
        </w:tabs>
        <w:ind w:left="5760" w:firstLine="28440"/>
      </w:pPr>
      <w:rPr>
        <w:rFonts w:ascii="Arial" w:hAnsi="Arial" w:cs="Arial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firstLine="32040"/>
      </w:pPr>
      <w:rPr>
        <w:rFonts w:ascii="Arial" w:hAnsi="Arial" w:cs="Arial" w:hint="default"/>
      </w:rPr>
    </w:lvl>
  </w:abstractNum>
  <w:num w:numId="1" w16cid:durableId="1336222990">
    <w:abstractNumId w:val="2"/>
  </w:num>
  <w:num w:numId="2" w16cid:durableId="1988322135">
    <w:abstractNumId w:val="15"/>
  </w:num>
  <w:num w:numId="3" w16cid:durableId="1083335761">
    <w:abstractNumId w:val="19"/>
  </w:num>
  <w:num w:numId="4" w16cid:durableId="2111049068">
    <w:abstractNumId w:val="9"/>
  </w:num>
  <w:num w:numId="5" w16cid:durableId="1202862586">
    <w:abstractNumId w:val="7"/>
  </w:num>
  <w:num w:numId="6" w16cid:durableId="1393581313">
    <w:abstractNumId w:val="16"/>
  </w:num>
  <w:num w:numId="7" w16cid:durableId="1775899154">
    <w:abstractNumId w:val="35"/>
  </w:num>
  <w:num w:numId="8" w16cid:durableId="238517752">
    <w:abstractNumId w:val="4"/>
  </w:num>
  <w:num w:numId="9" w16cid:durableId="61296922">
    <w:abstractNumId w:val="33"/>
  </w:num>
  <w:num w:numId="10" w16cid:durableId="1777746811">
    <w:abstractNumId w:val="12"/>
  </w:num>
  <w:num w:numId="11" w16cid:durableId="197089191">
    <w:abstractNumId w:val="30"/>
  </w:num>
  <w:num w:numId="12" w16cid:durableId="1132402120">
    <w:abstractNumId w:val="1"/>
  </w:num>
  <w:num w:numId="13" w16cid:durableId="632445877">
    <w:abstractNumId w:val="17"/>
  </w:num>
  <w:num w:numId="14" w16cid:durableId="2137142277">
    <w:abstractNumId w:val="18"/>
  </w:num>
  <w:num w:numId="15" w16cid:durableId="1104544148">
    <w:abstractNumId w:val="6"/>
  </w:num>
  <w:num w:numId="16" w16cid:durableId="1488089090">
    <w:abstractNumId w:val="31"/>
  </w:num>
  <w:num w:numId="17" w16cid:durableId="1251231008">
    <w:abstractNumId w:val="0"/>
  </w:num>
  <w:num w:numId="18" w16cid:durableId="1595286795">
    <w:abstractNumId w:val="34"/>
  </w:num>
  <w:num w:numId="19" w16cid:durableId="10302974">
    <w:abstractNumId w:val="20"/>
  </w:num>
  <w:num w:numId="20" w16cid:durableId="2066905385">
    <w:abstractNumId w:val="32"/>
  </w:num>
  <w:num w:numId="21" w16cid:durableId="2027098547">
    <w:abstractNumId w:val="8"/>
  </w:num>
  <w:num w:numId="22" w16cid:durableId="298264276">
    <w:abstractNumId w:val="27"/>
  </w:num>
  <w:num w:numId="23" w16cid:durableId="1684165967">
    <w:abstractNumId w:val="14"/>
  </w:num>
  <w:num w:numId="24" w16cid:durableId="113139130">
    <w:abstractNumId w:val="26"/>
  </w:num>
  <w:num w:numId="25" w16cid:durableId="2064787560">
    <w:abstractNumId w:val="29"/>
  </w:num>
  <w:num w:numId="26" w16cid:durableId="181479973">
    <w:abstractNumId w:val="13"/>
  </w:num>
  <w:num w:numId="27" w16cid:durableId="907610281">
    <w:abstractNumId w:val="10"/>
  </w:num>
  <w:num w:numId="28" w16cid:durableId="249391094">
    <w:abstractNumId w:val="11"/>
  </w:num>
  <w:num w:numId="29" w16cid:durableId="84428482">
    <w:abstractNumId w:val="22"/>
  </w:num>
  <w:num w:numId="30" w16cid:durableId="598299033">
    <w:abstractNumId w:val="21"/>
  </w:num>
  <w:num w:numId="31" w16cid:durableId="8914923">
    <w:abstractNumId w:val="28"/>
  </w:num>
  <w:num w:numId="32" w16cid:durableId="270821434">
    <w:abstractNumId w:val="5"/>
  </w:num>
  <w:num w:numId="33" w16cid:durableId="897788301">
    <w:abstractNumId w:val="25"/>
  </w:num>
  <w:num w:numId="34" w16cid:durableId="1260061651">
    <w:abstractNumId w:val="3"/>
  </w:num>
  <w:num w:numId="35" w16cid:durableId="543564578">
    <w:abstractNumId w:val="23"/>
  </w:num>
  <w:num w:numId="36" w16cid:durableId="122849103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62DDE"/>
    <w:rsid w:val="00362DDE"/>
    <w:rsid w:val="004D179C"/>
    <w:rsid w:val="0091714C"/>
    <w:rsid w:val="00C46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01C159"/>
  <w15:docId w15:val="{E424F0C1-99BB-2343-A60D-8139AC01E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sk-SK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keepNext/>
      <w:spacing w:after="160" w:line="259" w:lineRule="auto"/>
    </w:pPr>
  </w:style>
  <w:style w:type="paragraph" w:styleId="Heading1">
    <w:name w:val="heading 1"/>
    <w:basedOn w:val="Normal"/>
    <w:next w:val="Normal"/>
    <w:uiPriority w:val="9"/>
    <w:qFormat/>
    <w:pPr>
      <w:keepLines/>
      <w:widowControl w:val="0"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Lines/>
      <w:widowControl w:val="0"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Lines/>
      <w:widowControl w:val="0"/>
      <w:spacing w:before="40" w:after="0"/>
      <w:outlineLvl w:val="2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Lines/>
      <w:widowControl w:val="0"/>
      <w:spacing w:before="40" w:after="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unhideWhenUsed/>
    <w:qFormat/>
    <w:pPr>
      <w:keepLines/>
      <w:widowControl w:val="0"/>
      <w:spacing w:before="40" w:after="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Lines/>
      <w:widowControl w:val="0"/>
      <w:spacing w:before="40" w:after="0"/>
      <w:outlineLvl w:val="5"/>
    </w:pPr>
    <w:rPr>
      <w:color w:val="1F38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yperlink1">
    <w:name w:val="Hyperlink1"/>
    <w:basedOn w:val="DefaultParagraphFont"/>
    <w:uiPriority w:val="99"/>
    <w:unhideWhenUsed/>
    <w:rsid w:val="005F4CC2"/>
    <w:rPr>
      <w:color w:val="0000FF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022BEE"/>
  </w:style>
  <w:style w:type="character" w:customStyle="1" w:styleId="FooterChar">
    <w:name w:val="Footer Char"/>
    <w:basedOn w:val="DefaultParagraphFont"/>
    <w:link w:val="Footer"/>
    <w:uiPriority w:val="99"/>
    <w:qFormat/>
    <w:rsid w:val="00022BEE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E67C0"/>
    <w:rPr>
      <w:rFonts w:ascii="Times New Roman" w:hAnsi="Times New Roman" w:cs="Times New Roman"/>
      <w:sz w:val="18"/>
      <w:szCs w:val="18"/>
    </w:rPr>
  </w:style>
  <w:style w:type="character" w:customStyle="1" w:styleId="StandardChar">
    <w:name w:val="Standard Char"/>
    <w:basedOn w:val="DefaultParagraphFont"/>
    <w:link w:val="Standard1"/>
    <w:qFormat/>
    <w:rsid w:val="001B4CAF"/>
    <w:rPr>
      <w:rFonts w:ascii="Trebuchet MS" w:eastAsiaTheme="minorEastAsia" w:hAnsi="Trebuchet MS" w:cstheme="minorBidi"/>
      <w:sz w:val="20"/>
      <w:szCs w:val="20"/>
      <w:lang w:val="en-US" w:eastAsia="en-US" w:bidi="en-US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 Unicode MS"/>
    </w:rPr>
  </w:style>
  <w:style w:type="paragraph" w:styleId="Title">
    <w:name w:val="Title"/>
    <w:basedOn w:val="Normal"/>
    <w:next w:val="Normal"/>
    <w:uiPriority w:val="10"/>
    <w:qFormat/>
    <w:pPr>
      <w:widowControl w:val="0"/>
      <w:spacing w:after="0" w:line="240" w:lineRule="auto"/>
    </w:pPr>
    <w:rPr>
      <w:color w:val="000000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widowControl w:val="0"/>
    </w:pPr>
    <w:rPr>
      <w:color w:val="5A5A5A"/>
    </w:rPr>
  </w:style>
  <w:style w:type="paragraph" w:styleId="TOC1">
    <w:name w:val="toc 1"/>
    <w:basedOn w:val="Normal"/>
    <w:next w:val="Normal"/>
    <w:autoRedefine/>
    <w:uiPriority w:val="39"/>
    <w:unhideWhenUsed/>
    <w:rsid w:val="005F4CC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F4CC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4CC2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5F4CC2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5F4CC2"/>
    <w:pPr>
      <w:spacing w:after="100"/>
      <w:ind w:left="880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022BEE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022BEE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A17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E67C0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paragraph" w:customStyle="1" w:styleId="Standard1">
    <w:name w:val="Standard1"/>
    <w:basedOn w:val="Normal"/>
    <w:link w:val="StandardChar"/>
    <w:qFormat/>
    <w:rsid w:val="001B4CAF"/>
    <w:pPr>
      <w:keepNext w:val="0"/>
      <w:spacing w:after="120" w:line="360" w:lineRule="auto"/>
    </w:pPr>
    <w:rPr>
      <w:rFonts w:ascii="Trebuchet MS" w:eastAsiaTheme="minorEastAsia" w:hAnsi="Trebuchet MS" w:cstheme="minorBidi"/>
      <w:sz w:val="20"/>
      <w:szCs w:val="20"/>
      <w:lang w:val="en-US" w:eastAsia="en-US" w:bidi="en-US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yperlink" Target="https://kount01-tech-prtnr-na03-dw.demandware.net/on/demandware.store/Sites-Site/default/ViewApplication-ExpandMenuGroup?MenuGroupID=AdministrationMenu&amp;OverviewPage=SiteNavigationBar-ShowAdministrationOverview&amp;csrf_token=kBJD104QocRCeu6uqcMm60V52-zv7FHSxKewykHDCDE2oBWX3U5DY17hhWr41BbEEXuPxpLsEvagrFcEa-595I5UOVxwMpIpW4We0u8SgyVPi0JCqZdq74J9gVOuVzuNaO-CwdTkMPkj0--jmHsB_wGrQ7zHgl9ntp5xOJjCBnS-Z4glxBc" TargetMode="External"/><Relationship Id="rId63" Type="http://schemas.openxmlformats.org/officeDocument/2006/relationships/header" Target="header4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://www.myipaddress.com/" TargetMode="External"/><Relationship Id="rId58" Type="http://schemas.openxmlformats.org/officeDocument/2006/relationships/image" Target="media/image39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hyperlink" Target="http://awc.test.kount.net/" TargetMode="External"/><Relationship Id="rId19" Type="http://schemas.openxmlformats.org/officeDocument/2006/relationships/image" Target="media/image7.png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yperlink" Target="https://kount01-tech-prtnr-na03-dw.demandware.net/on/demandware.store/Sites-Site/default/SiteNavigationBar-ShowMenuitemOverview?CurrentMenuItemId=operations&amp;csrf_token=kBJD104QocRCeu6uqcMm60V52-zv7FHSxKewykHDCDE2oBWX3U5DY17hhWr41BbEEXuPxpLsEvagrFcEa-595I5UOVxwMpIpW4We0u8SgyVPi0JCqZdq74J9gVOuVzuNaO-CwdTkMPkj0--jmHsB_wGrQ7zHgl9ntp5xOJjCBnS-Z4glxBc" TargetMode="External"/><Relationship Id="rId64" Type="http://schemas.openxmlformats.org/officeDocument/2006/relationships/footer" Target="footer4.xml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0.png"/><Relationship Id="rId20" Type="http://schemas.openxmlformats.org/officeDocument/2006/relationships/hyperlink" Target="mailto:support@kount.com" TargetMode="External"/><Relationship Id="rId41" Type="http://schemas.openxmlformats.org/officeDocument/2006/relationships/image" Target="media/image28.png"/><Relationship Id="rId54" Type="http://schemas.openxmlformats.org/officeDocument/2006/relationships/hyperlink" Target="http://www.myipaddress.com/" TargetMode="External"/><Relationship Id="rId62" Type="http://schemas.openxmlformats.org/officeDocument/2006/relationships/hyperlink" Target="https://awc.test.kount.net/dmc/websites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hyperlink" Target="https://kount01-tech-prtnr-na03-dw.demandware.net/on/demandware.store/Sites-Site/default/Service-DisplayAll?csrf_token=kBJD104QocRCeu6uqcMm60V52-zv7FHSxKewykHDCDE2oBWX3U5DY17hhWr41BbEEXuPxpLsEvagrFcEa-595I5UOVxwMpIpW4We0u8SgyVPi0JCqZdq74J9gVOuVzuNaO-CwdTkMPkj0--jmHsB_wGrQ7zHgl9ntp5xOJjCBnS-Z4glxBc" TargetMode="External"/><Relationship Id="rId10" Type="http://schemas.openxmlformats.org/officeDocument/2006/relationships/header" Target="head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hyperlink" Target="https://awc.test.kount.net/" TargetMode="External"/><Relationship Id="rId60" Type="http://schemas.openxmlformats.org/officeDocument/2006/relationships/hyperlink" Target="https://awc.test.kount.net/" TargetMode="Externa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51</Pages>
  <Words>9945</Words>
  <Characters>56688</Characters>
  <Application>Microsoft Office Word</Application>
  <DocSecurity>0</DocSecurity>
  <Lines>472</Lines>
  <Paragraphs>132</Paragraphs>
  <ScaleCrop>false</ScaleCrop>
  <Company/>
  <LinksUpToDate>false</LinksUpToDate>
  <CharactersWithSpaces>66501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Todor Hadzhikostov</cp:lastModifiedBy>
  <cp:revision>41</cp:revision>
  <dcterms:created xsi:type="dcterms:W3CDTF">2018-12-06T09:16:00Z</dcterms:created>
  <dcterms:modified xsi:type="dcterms:W3CDTF">2023-05-15T11:52:00Z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