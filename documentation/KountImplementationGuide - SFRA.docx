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05DFE" w:rsidRPr="001E68DB" w:rsidRDefault="00E05DFE">
      <w:pPr>
        <w:widowControl w:val="0"/>
        <w:spacing w:line="240" w:lineRule="auto"/>
        <w:rPr>
          <w:lang w:val="en-US"/>
        </w:rPr>
      </w:pP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keepNext w:val="0"/>
        <w:spacing w:after="200" w:line="240" w:lineRule="auto"/>
        <w:ind w:right="-1187"/>
        <w:jc w:val="center"/>
      </w:pPr>
      <w:r>
        <w:rPr>
          <w:noProof/>
        </w:rPr>
        <w:drawing>
          <wp:inline distT="0" distB="0" distL="0" distR="0">
            <wp:extent cx="3806713" cy="9260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E05DFE" w:rsidRDefault="00E05DFE">
      <w:pPr>
        <w:widowControl w:val="0"/>
        <w:spacing w:line="240" w:lineRule="auto"/>
      </w:pPr>
    </w:p>
    <w:p w:rsidR="00E05DFE" w:rsidRDefault="00565EEA">
      <w:pPr>
        <w:widowControl w:val="0"/>
        <w:spacing w:line="240" w:lineRule="auto"/>
        <w:jc w:val="center"/>
      </w:pPr>
      <w:r>
        <w:rPr>
          <w:rFonts w:ascii="Cambria" w:eastAsia="Cambria" w:hAnsi="Cambria" w:cs="Cambria"/>
          <w:b/>
          <w:color w:val="366091"/>
          <w:sz w:val="48"/>
          <w:szCs w:val="48"/>
        </w:rPr>
        <w:t>SFCC Implementation Guide - SFRA</w:t>
      </w:r>
    </w:p>
    <w:p w:rsidR="00E05DFE" w:rsidRDefault="00E05DFE">
      <w:pPr>
        <w:widowControl w:val="0"/>
        <w:spacing w:line="240" w:lineRule="auto"/>
        <w:jc w:val="center"/>
      </w:pPr>
    </w:p>
    <w:p w:rsidR="00E05DFE" w:rsidRDefault="00E05DFE">
      <w:pPr>
        <w:widowControl w:val="0"/>
        <w:spacing w:line="240" w:lineRule="auto"/>
        <w:jc w:val="center"/>
      </w:pPr>
    </w:p>
    <w:p w:rsidR="00E05DFE" w:rsidRDefault="00E05DFE">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Client Success</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022BEE">
            <w:pPr>
              <w:widowControl w:val="0"/>
              <w:spacing w:line="240" w:lineRule="auto"/>
              <w:rPr>
                <w:lang w:val="en-US"/>
              </w:rPr>
            </w:pPr>
            <w:r>
              <w:rPr>
                <w:b/>
                <w:lang w:val="en-US"/>
              </w:rPr>
              <w:t>MM</w:t>
            </w:r>
            <w:r w:rsidR="00565EEA">
              <w:rPr>
                <w:b/>
              </w:rPr>
              <w:t xml:space="preserve"> </w:t>
            </w:r>
            <w:r>
              <w:rPr>
                <w:b/>
                <w:lang w:val="en-US"/>
              </w:rPr>
              <w:t>DD</w:t>
            </w:r>
            <w:r w:rsidR="00565EEA">
              <w:rPr>
                <w:b/>
              </w:rPr>
              <w:t>, 20</w:t>
            </w:r>
            <w:r>
              <w:rPr>
                <w:b/>
                <w:lang w:val="en-US"/>
              </w:rPr>
              <w:t>20</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565EEA">
            <w:pPr>
              <w:widowControl w:val="0"/>
              <w:spacing w:line="240" w:lineRule="auto"/>
              <w:rPr>
                <w:lang w:val="en-US"/>
              </w:rPr>
            </w:pPr>
            <w:bookmarkStart w:id="0" w:name="_gjdgxs" w:colFirst="0" w:colLast="0"/>
            <w:bookmarkEnd w:id="0"/>
            <w:r>
              <w:rPr>
                <w:b/>
              </w:rPr>
              <w:t xml:space="preserve">Version </w:t>
            </w:r>
            <w:r w:rsidR="00022BEE">
              <w:rPr>
                <w:b/>
                <w:lang w:val="en-US"/>
              </w:rPr>
              <w:t>20</w:t>
            </w:r>
            <w:r>
              <w:rPr>
                <w:b/>
              </w:rPr>
              <w:t>.</w:t>
            </w:r>
            <w:r w:rsidR="00022BEE">
              <w:rPr>
                <w:b/>
                <w:lang w:val="en-US"/>
              </w:rPr>
              <w:t>1</w:t>
            </w:r>
            <w:r>
              <w:rPr>
                <w:b/>
              </w:rPr>
              <w:t>.0</w:t>
            </w: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E05DFE" w:rsidRDefault="00E05DFE">
            <w:pPr>
              <w:widowControl w:val="0"/>
              <w:spacing w:line="240" w:lineRule="auto"/>
            </w:pPr>
          </w:p>
        </w:tc>
      </w:tr>
    </w:tbl>
    <w:p w:rsidR="00E05DFE" w:rsidRDefault="00E05DFE">
      <w:pPr>
        <w:widowControl w:val="0"/>
        <w:spacing w:line="240" w:lineRule="auto"/>
        <w:jc w:val="center"/>
      </w:pPr>
    </w:p>
    <w:p w:rsidR="00E05DFE" w:rsidRPr="00022BEE" w:rsidRDefault="00565EEA">
      <w:pPr>
        <w:widowControl w:val="0"/>
        <w:spacing w:line="240" w:lineRule="auto"/>
        <w:jc w:val="center"/>
        <w:rPr>
          <w:lang w:val="en-US"/>
        </w:rPr>
      </w:pPr>
      <w:r>
        <w:rPr>
          <w:sz w:val="44"/>
          <w:szCs w:val="44"/>
        </w:rPr>
        <w:t>Copyright © 2012-</w:t>
      </w:r>
      <w:r w:rsidR="00022BEE">
        <w:rPr>
          <w:sz w:val="44"/>
          <w:szCs w:val="44"/>
          <w:lang w:val="en-US"/>
        </w:rPr>
        <w:t>2020</w:t>
      </w:r>
    </w:p>
    <w:p w:rsidR="00E05DFE" w:rsidRDefault="00565EEA">
      <w:pPr>
        <w:widowControl w:val="0"/>
        <w:spacing w:line="240" w:lineRule="auto"/>
        <w:jc w:val="center"/>
      </w:pPr>
      <w:r>
        <w:rPr>
          <w:sz w:val="44"/>
          <w:szCs w:val="44"/>
        </w:rPr>
        <w:t>Kount Inc.</w:t>
      </w:r>
    </w:p>
    <w:p w:rsidR="00E05DFE" w:rsidRDefault="00565EEA">
      <w:pPr>
        <w:widowControl w:val="0"/>
        <w:spacing w:after="200" w:line="240" w:lineRule="auto"/>
        <w:jc w:val="center"/>
      </w:pPr>
      <w:r>
        <w:rPr>
          <w:sz w:val="44"/>
          <w:szCs w:val="44"/>
        </w:rPr>
        <w:t>All Rights Reserved</w:t>
      </w: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565EEA">
      <w:r>
        <w:br w:type="page"/>
      </w:r>
    </w:p>
    <w:p w:rsidR="00E05DFE" w:rsidRDefault="00565EEA">
      <w:pPr>
        <w:keepLines/>
        <w:widowControl w:val="0"/>
        <w:spacing w:before="240" w:after="0"/>
      </w:pPr>
      <w:bookmarkStart w:id="1" w:name="_wbzaae4oe05y" w:colFirst="0" w:colLast="0"/>
      <w:bookmarkEnd w:id="1"/>
      <w:r>
        <w:rPr>
          <w:color w:val="2F5496"/>
          <w:sz w:val="32"/>
          <w:szCs w:val="32"/>
        </w:rPr>
        <w:lastRenderedPageBreak/>
        <w:t>Table of Contents</w:t>
      </w:r>
    </w:p>
    <w:sdt>
      <w:sdtPr>
        <w:id w:val="1022594855"/>
        <w:docPartObj>
          <w:docPartGallery w:val="Table of Contents"/>
          <w:docPartUnique/>
        </w:docPartObj>
      </w:sdtPr>
      <w:sdtEndPr/>
      <w:sdtContent>
        <w:p w:rsidR="00460452" w:rsidRDefault="00565EEA">
          <w:pPr>
            <w:pStyle w:val="TOC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054" w:history="1">
            <w:r w:rsidR="00460452" w:rsidRPr="00F66F3E">
              <w:rPr>
                <w:rStyle w:val="Hyperlink"/>
                <w:noProof/>
              </w:rPr>
              <w:t>Overview</w:t>
            </w:r>
            <w:r w:rsidR="00460452">
              <w:rPr>
                <w:noProof/>
                <w:webHidden/>
              </w:rPr>
              <w:tab/>
            </w:r>
            <w:r w:rsidR="00460452">
              <w:rPr>
                <w:noProof/>
                <w:webHidden/>
              </w:rPr>
              <w:fldChar w:fldCharType="begin"/>
            </w:r>
            <w:r w:rsidR="00460452">
              <w:rPr>
                <w:noProof/>
                <w:webHidden/>
              </w:rPr>
              <w:instrText xml:space="preserve"> PAGEREF _Toc531855054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55" w:history="1">
            <w:r w:rsidR="00460452" w:rsidRPr="00F66F3E">
              <w:rPr>
                <w:rStyle w:val="Hyperlink"/>
                <w:noProof/>
              </w:rPr>
              <w:t>Summary</w:t>
            </w:r>
            <w:r w:rsidR="00460452">
              <w:rPr>
                <w:noProof/>
                <w:webHidden/>
              </w:rPr>
              <w:tab/>
            </w:r>
            <w:r w:rsidR="00460452">
              <w:rPr>
                <w:noProof/>
                <w:webHidden/>
              </w:rPr>
              <w:fldChar w:fldCharType="begin"/>
            </w:r>
            <w:r w:rsidR="00460452">
              <w:rPr>
                <w:noProof/>
                <w:webHidden/>
              </w:rPr>
              <w:instrText xml:space="preserve"> PAGEREF _Toc531855055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56" w:history="1">
            <w:r w:rsidR="00460452" w:rsidRPr="00F66F3E">
              <w:rPr>
                <w:rStyle w:val="Hyperlink"/>
                <w:noProof/>
              </w:rPr>
              <w:t>Requirements</w:t>
            </w:r>
            <w:r w:rsidR="00460452">
              <w:rPr>
                <w:noProof/>
                <w:webHidden/>
              </w:rPr>
              <w:tab/>
            </w:r>
            <w:r w:rsidR="00460452">
              <w:rPr>
                <w:noProof/>
                <w:webHidden/>
              </w:rPr>
              <w:fldChar w:fldCharType="begin"/>
            </w:r>
            <w:r w:rsidR="00460452">
              <w:rPr>
                <w:noProof/>
                <w:webHidden/>
              </w:rPr>
              <w:instrText xml:space="preserve"> PAGEREF _Toc531855056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57" w:history="1">
            <w:r w:rsidR="00460452" w:rsidRPr="00F66F3E">
              <w:rPr>
                <w:rStyle w:val="Hyperlink"/>
                <w:noProof/>
              </w:rPr>
              <w:t>Functional Overview</w:t>
            </w:r>
            <w:r w:rsidR="00460452">
              <w:rPr>
                <w:noProof/>
                <w:webHidden/>
              </w:rPr>
              <w:tab/>
            </w:r>
            <w:r w:rsidR="00460452">
              <w:rPr>
                <w:noProof/>
                <w:webHidden/>
              </w:rPr>
              <w:fldChar w:fldCharType="begin"/>
            </w:r>
            <w:r w:rsidR="00460452">
              <w:rPr>
                <w:noProof/>
                <w:webHidden/>
              </w:rPr>
              <w:instrText xml:space="preserve"> PAGEREF _Toc531855057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58" w:history="1">
            <w:r w:rsidR="00460452" w:rsidRPr="00F66F3E">
              <w:rPr>
                <w:rStyle w:val="Hyperlink"/>
                <w:noProof/>
              </w:rPr>
              <w:t>Limitations / Constraints</w:t>
            </w:r>
            <w:r w:rsidR="00460452">
              <w:rPr>
                <w:noProof/>
                <w:webHidden/>
              </w:rPr>
              <w:tab/>
            </w:r>
            <w:r w:rsidR="00460452">
              <w:rPr>
                <w:noProof/>
                <w:webHidden/>
              </w:rPr>
              <w:fldChar w:fldCharType="begin"/>
            </w:r>
            <w:r w:rsidR="00460452">
              <w:rPr>
                <w:noProof/>
                <w:webHidden/>
              </w:rPr>
              <w:instrText xml:space="preserve"> PAGEREF _Toc531855058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59" w:history="1">
            <w:r w:rsidR="00460452" w:rsidRPr="00F66F3E">
              <w:rPr>
                <w:rStyle w:val="Hyperlink"/>
                <w:noProof/>
              </w:rPr>
              <w:t>Compatibility</w:t>
            </w:r>
            <w:r w:rsidR="00460452">
              <w:rPr>
                <w:noProof/>
                <w:webHidden/>
              </w:rPr>
              <w:tab/>
            </w:r>
            <w:r w:rsidR="00460452">
              <w:rPr>
                <w:noProof/>
                <w:webHidden/>
              </w:rPr>
              <w:fldChar w:fldCharType="begin"/>
            </w:r>
            <w:r w:rsidR="00460452">
              <w:rPr>
                <w:noProof/>
                <w:webHidden/>
              </w:rPr>
              <w:instrText xml:space="preserve"> PAGEREF _Toc531855059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60" w:history="1">
            <w:r w:rsidR="00460452" w:rsidRPr="00F66F3E">
              <w:rPr>
                <w:rStyle w:val="Hyperlink"/>
                <w:noProof/>
              </w:rPr>
              <w:t>Privacy, Payment</w:t>
            </w:r>
            <w:r w:rsidR="00460452">
              <w:rPr>
                <w:noProof/>
                <w:webHidden/>
              </w:rPr>
              <w:tab/>
            </w:r>
            <w:r w:rsidR="00460452">
              <w:rPr>
                <w:noProof/>
                <w:webHidden/>
              </w:rPr>
              <w:fldChar w:fldCharType="begin"/>
            </w:r>
            <w:r w:rsidR="00460452">
              <w:rPr>
                <w:noProof/>
                <w:webHidden/>
              </w:rPr>
              <w:instrText xml:space="preserve"> PAGEREF _Toc531855060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61" w:history="1">
            <w:r w:rsidR="00460452" w:rsidRPr="00F66F3E">
              <w:rPr>
                <w:rStyle w:val="Hyperlink"/>
                <w:noProof/>
              </w:rPr>
              <w:t>Kount Environments</w:t>
            </w:r>
            <w:r w:rsidR="00460452">
              <w:rPr>
                <w:noProof/>
                <w:webHidden/>
              </w:rPr>
              <w:tab/>
            </w:r>
            <w:r w:rsidR="00460452">
              <w:rPr>
                <w:noProof/>
                <w:webHidden/>
              </w:rPr>
              <w:fldChar w:fldCharType="begin"/>
            </w:r>
            <w:r w:rsidR="00460452">
              <w:rPr>
                <w:noProof/>
                <w:webHidden/>
              </w:rPr>
              <w:instrText xml:space="preserve"> PAGEREF _Toc531855061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62" w:history="1">
            <w:r w:rsidR="00460452" w:rsidRPr="00F66F3E">
              <w:rPr>
                <w:rStyle w:val="Hyperlink"/>
                <w:noProof/>
              </w:rPr>
              <w:t>Integration Certification</w:t>
            </w:r>
            <w:r w:rsidR="00460452">
              <w:rPr>
                <w:noProof/>
                <w:webHidden/>
              </w:rPr>
              <w:tab/>
            </w:r>
            <w:r w:rsidR="00460452">
              <w:rPr>
                <w:noProof/>
                <w:webHidden/>
              </w:rPr>
              <w:fldChar w:fldCharType="begin"/>
            </w:r>
            <w:r w:rsidR="00460452">
              <w:rPr>
                <w:noProof/>
                <w:webHidden/>
              </w:rPr>
              <w:instrText xml:space="preserve"> PAGEREF _Toc531855062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63" w:history="1">
            <w:r w:rsidR="00460452" w:rsidRPr="00F66F3E">
              <w:rPr>
                <w:rStyle w:val="Hyperlink"/>
                <w:noProof/>
              </w:rPr>
              <w:t>Logging</w:t>
            </w:r>
            <w:r w:rsidR="00460452">
              <w:rPr>
                <w:noProof/>
                <w:webHidden/>
              </w:rPr>
              <w:tab/>
            </w:r>
            <w:r w:rsidR="00460452">
              <w:rPr>
                <w:noProof/>
                <w:webHidden/>
              </w:rPr>
              <w:fldChar w:fldCharType="begin"/>
            </w:r>
            <w:r w:rsidR="00460452">
              <w:rPr>
                <w:noProof/>
                <w:webHidden/>
              </w:rPr>
              <w:instrText xml:space="preserve"> PAGEREF _Toc531855063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64" w:history="1">
            <w:r w:rsidR="00460452" w:rsidRPr="00F66F3E">
              <w:rPr>
                <w:rStyle w:val="Hyperlink"/>
                <w:noProof/>
              </w:rPr>
              <w:t>SFCC Workflow</w:t>
            </w:r>
            <w:r w:rsidR="00460452">
              <w:rPr>
                <w:noProof/>
                <w:webHidden/>
              </w:rPr>
              <w:tab/>
            </w:r>
            <w:r w:rsidR="00460452">
              <w:rPr>
                <w:noProof/>
                <w:webHidden/>
              </w:rPr>
              <w:fldChar w:fldCharType="begin"/>
            </w:r>
            <w:r w:rsidR="00460452">
              <w:rPr>
                <w:noProof/>
                <w:webHidden/>
              </w:rPr>
              <w:instrText xml:space="preserve"> PAGEREF _Toc531855064 \h </w:instrText>
            </w:r>
            <w:r w:rsidR="00460452">
              <w:rPr>
                <w:noProof/>
                <w:webHidden/>
              </w:rPr>
            </w:r>
            <w:r w:rsidR="00460452">
              <w:rPr>
                <w:noProof/>
                <w:webHidden/>
              </w:rPr>
              <w:fldChar w:fldCharType="separate"/>
            </w:r>
            <w:r w:rsidR="00F843B9">
              <w:rPr>
                <w:noProof/>
                <w:webHidden/>
              </w:rPr>
              <w:t>9</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65" w:history="1">
            <w:r w:rsidR="00460452" w:rsidRPr="00F66F3E">
              <w:rPr>
                <w:rStyle w:val="Hyperlink"/>
                <w:noProof/>
              </w:rPr>
              <w:t>Implementation Setup</w:t>
            </w:r>
            <w:r w:rsidR="00460452">
              <w:rPr>
                <w:noProof/>
                <w:webHidden/>
              </w:rPr>
              <w:tab/>
            </w:r>
            <w:r w:rsidR="00460452">
              <w:rPr>
                <w:noProof/>
                <w:webHidden/>
              </w:rPr>
              <w:fldChar w:fldCharType="begin"/>
            </w:r>
            <w:r w:rsidR="00460452">
              <w:rPr>
                <w:noProof/>
                <w:webHidden/>
              </w:rPr>
              <w:instrText xml:space="preserve"> PAGEREF _Toc531855065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66" w:history="1">
            <w:r w:rsidR="00460452" w:rsidRPr="00F66F3E">
              <w:rPr>
                <w:rStyle w:val="Hyperlink"/>
                <w:noProof/>
              </w:rPr>
              <w:t>Configuration</w:t>
            </w:r>
            <w:r w:rsidR="00460452">
              <w:rPr>
                <w:noProof/>
                <w:webHidden/>
              </w:rPr>
              <w:tab/>
            </w:r>
            <w:r w:rsidR="00460452">
              <w:rPr>
                <w:noProof/>
                <w:webHidden/>
              </w:rPr>
              <w:fldChar w:fldCharType="begin"/>
            </w:r>
            <w:r w:rsidR="00460452">
              <w:rPr>
                <w:noProof/>
                <w:webHidden/>
              </w:rPr>
              <w:instrText xml:space="preserve"> PAGEREF _Toc531855066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67" w:history="1">
            <w:r w:rsidR="00460452" w:rsidRPr="00F66F3E">
              <w:rPr>
                <w:rStyle w:val="Hyperlink"/>
                <w:noProof/>
              </w:rPr>
              <w:t>Step 1 – Site Import</w:t>
            </w:r>
            <w:r w:rsidR="00460452">
              <w:rPr>
                <w:noProof/>
                <w:webHidden/>
              </w:rPr>
              <w:tab/>
            </w:r>
            <w:r w:rsidR="00460452">
              <w:rPr>
                <w:noProof/>
                <w:webHidden/>
              </w:rPr>
              <w:fldChar w:fldCharType="begin"/>
            </w:r>
            <w:r w:rsidR="00460452">
              <w:rPr>
                <w:noProof/>
                <w:webHidden/>
              </w:rPr>
              <w:instrText xml:space="preserve"> PAGEREF _Toc531855067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68" w:history="1">
            <w:r w:rsidR="00460452" w:rsidRPr="00F66F3E">
              <w:rPr>
                <w:rStyle w:val="Hyperlink"/>
                <w:noProof/>
              </w:rPr>
              <w:t>Step 2 - Import Service</w:t>
            </w:r>
            <w:r w:rsidR="00460452">
              <w:rPr>
                <w:noProof/>
                <w:webHidden/>
              </w:rPr>
              <w:tab/>
            </w:r>
            <w:r w:rsidR="00460452">
              <w:rPr>
                <w:noProof/>
                <w:webHidden/>
              </w:rPr>
              <w:fldChar w:fldCharType="begin"/>
            </w:r>
            <w:r w:rsidR="00460452">
              <w:rPr>
                <w:noProof/>
                <w:webHidden/>
              </w:rPr>
              <w:instrText xml:space="preserve"> PAGEREF _Toc531855068 \h </w:instrText>
            </w:r>
            <w:r w:rsidR="00460452">
              <w:rPr>
                <w:noProof/>
                <w:webHidden/>
              </w:rPr>
            </w:r>
            <w:r w:rsidR="00460452">
              <w:rPr>
                <w:noProof/>
                <w:webHidden/>
              </w:rPr>
              <w:fldChar w:fldCharType="separate"/>
            </w:r>
            <w:r w:rsidR="00F843B9">
              <w:rPr>
                <w:noProof/>
                <w:webHidden/>
              </w:rPr>
              <w:t>12</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69" w:history="1">
            <w:r w:rsidR="00460452" w:rsidRPr="00F66F3E">
              <w:rPr>
                <w:rStyle w:val="Hyperlink"/>
                <w:noProof/>
              </w:rPr>
              <w:t>Step 3 - Kount Site Preferences</w:t>
            </w:r>
            <w:r w:rsidR="00460452">
              <w:rPr>
                <w:noProof/>
                <w:webHidden/>
              </w:rPr>
              <w:tab/>
            </w:r>
            <w:r w:rsidR="00460452">
              <w:rPr>
                <w:noProof/>
                <w:webHidden/>
              </w:rPr>
              <w:fldChar w:fldCharType="begin"/>
            </w:r>
            <w:r w:rsidR="00460452">
              <w:rPr>
                <w:noProof/>
                <w:webHidden/>
              </w:rPr>
              <w:instrText xml:space="preserve"> PAGEREF _Toc531855069 \h </w:instrText>
            </w:r>
            <w:r w:rsidR="00460452">
              <w:rPr>
                <w:noProof/>
                <w:webHidden/>
              </w:rPr>
            </w:r>
            <w:r w:rsidR="00460452">
              <w:rPr>
                <w:noProof/>
                <w:webHidden/>
              </w:rPr>
              <w:fldChar w:fldCharType="separate"/>
            </w:r>
            <w:r w:rsidR="00F843B9">
              <w:rPr>
                <w:noProof/>
                <w:webHidden/>
              </w:rPr>
              <w:t>13</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70" w:history="1">
            <w:r w:rsidR="00460452" w:rsidRPr="00F66F3E">
              <w:rPr>
                <w:rStyle w:val="Hyperlink"/>
                <w:noProof/>
              </w:rPr>
              <w:t>Step 4 - Assign Cartridge to Site</w:t>
            </w:r>
            <w:r w:rsidR="00460452">
              <w:rPr>
                <w:noProof/>
                <w:webHidden/>
              </w:rPr>
              <w:tab/>
            </w:r>
            <w:r w:rsidR="00460452">
              <w:rPr>
                <w:noProof/>
                <w:webHidden/>
              </w:rPr>
              <w:fldChar w:fldCharType="begin"/>
            </w:r>
            <w:r w:rsidR="00460452">
              <w:rPr>
                <w:noProof/>
                <w:webHidden/>
              </w:rPr>
              <w:instrText xml:space="preserve"> PAGEREF _Toc531855070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71" w:history="1">
            <w:r w:rsidR="00460452" w:rsidRPr="00F66F3E">
              <w:rPr>
                <w:rStyle w:val="Hyperlink"/>
                <w:noProof/>
              </w:rPr>
              <w:t>Step 5 - Setup validation services</w:t>
            </w:r>
            <w:r w:rsidR="00460452">
              <w:rPr>
                <w:noProof/>
                <w:webHidden/>
              </w:rPr>
              <w:tab/>
            </w:r>
            <w:r w:rsidR="00460452">
              <w:rPr>
                <w:noProof/>
                <w:webHidden/>
              </w:rPr>
              <w:fldChar w:fldCharType="begin"/>
            </w:r>
            <w:r w:rsidR="00460452">
              <w:rPr>
                <w:noProof/>
                <w:webHidden/>
              </w:rPr>
              <w:instrText xml:space="preserve"> PAGEREF _Toc531855071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72" w:history="1">
            <w:r w:rsidR="00460452" w:rsidRPr="00F66F3E">
              <w:rPr>
                <w:rStyle w:val="Hyperlink"/>
                <w:noProof/>
              </w:rPr>
              <w:t>Step 6 - The SFRA version does not need Storefront modifications. The following upgrades are described in case of conflict with other cartridges.</w:t>
            </w:r>
            <w:r w:rsidR="00460452">
              <w:rPr>
                <w:noProof/>
                <w:webHidden/>
              </w:rPr>
              <w:tab/>
            </w:r>
            <w:r w:rsidR="00460452">
              <w:rPr>
                <w:noProof/>
                <w:webHidden/>
              </w:rPr>
              <w:fldChar w:fldCharType="begin"/>
            </w:r>
            <w:r w:rsidR="00460452">
              <w:rPr>
                <w:noProof/>
                <w:webHidden/>
              </w:rPr>
              <w:instrText xml:space="preserve"> PAGEREF _Toc531855072 \h </w:instrText>
            </w:r>
            <w:r w:rsidR="00460452">
              <w:rPr>
                <w:noProof/>
                <w:webHidden/>
              </w:rPr>
            </w:r>
            <w:r w:rsidR="00460452">
              <w:rPr>
                <w:noProof/>
                <w:webHidden/>
              </w:rPr>
              <w:fldChar w:fldCharType="separate"/>
            </w:r>
            <w:r w:rsidR="00F843B9">
              <w:rPr>
                <w:noProof/>
                <w:webHidden/>
              </w:rPr>
              <w:t>18</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73" w:history="1">
            <w:r w:rsidR="00460452" w:rsidRPr="00F66F3E">
              <w:rPr>
                <w:rStyle w:val="Hyperlink"/>
                <w:noProof/>
              </w:rPr>
              <w:t>Step 7 - Configure the Event Notification Service (Optional)</w:t>
            </w:r>
            <w:r w:rsidR="00460452">
              <w:rPr>
                <w:noProof/>
                <w:webHidden/>
              </w:rPr>
              <w:tab/>
            </w:r>
            <w:r w:rsidR="00460452">
              <w:rPr>
                <w:noProof/>
                <w:webHidden/>
              </w:rPr>
              <w:fldChar w:fldCharType="begin"/>
            </w:r>
            <w:r w:rsidR="00460452">
              <w:rPr>
                <w:noProof/>
                <w:webHidden/>
              </w:rPr>
              <w:instrText xml:space="preserve"> PAGEREF _Toc531855073 \h </w:instrText>
            </w:r>
            <w:r w:rsidR="00460452">
              <w:rPr>
                <w:noProof/>
                <w:webHidden/>
              </w:rPr>
            </w:r>
            <w:r w:rsidR="00460452">
              <w:rPr>
                <w:noProof/>
                <w:webHidden/>
              </w:rPr>
              <w:fldChar w:fldCharType="separate"/>
            </w:r>
            <w:r w:rsidR="00F843B9">
              <w:rPr>
                <w:noProof/>
                <w:webHidden/>
              </w:rPr>
              <w:t>21</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74" w:history="1">
            <w:r w:rsidR="00460452" w:rsidRPr="00F66F3E">
              <w:rPr>
                <w:rStyle w:val="Hyperlink"/>
                <w:noProof/>
              </w:rPr>
              <w:t>External Interfaces (Communication between Kount and SFCC)</w:t>
            </w:r>
            <w:r w:rsidR="00460452">
              <w:rPr>
                <w:noProof/>
                <w:webHidden/>
              </w:rPr>
              <w:tab/>
            </w:r>
            <w:r w:rsidR="00460452">
              <w:rPr>
                <w:noProof/>
                <w:webHidden/>
              </w:rPr>
              <w:fldChar w:fldCharType="begin"/>
            </w:r>
            <w:r w:rsidR="00460452">
              <w:rPr>
                <w:noProof/>
                <w:webHidden/>
              </w:rPr>
              <w:instrText xml:space="preserve"> PAGEREF _Toc531855074 \h </w:instrText>
            </w:r>
            <w:r w:rsidR="00460452">
              <w:rPr>
                <w:noProof/>
                <w:webHidden/>
              </w:rPr>
            </w:r>
            <w:r w:rsidR="00460452">
              <w:rPr>
                <w:noProof/>
                <w:webHidden/>
              </w:rPr>
              <w:fldChar w:fldCharType="separate"/>
            </w:r>
            <w:r w:rsidR="00F843B9">
              <w:rPr>
                <w:noProof/>
                <w:webHidden/>
              </w:rPr>
              <w:t>22</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75" w:history="1">
            <w:r w:rsidR="00460452" w:rsidRPr="00F66F3E">
              <w:rPr>
                <w:rStyle w:val="Hyperlink"/>
                <w:noProof/>
              </w:rPr>
              <w:t>User Defined Fields Setup and Configuration</w:t>
            </w:r>
            <w:r w:rsidR="00460452">
              <w:rPr>
                <w:noProof/>
                <w:webHidden/>
              </w:rPr>
              <w:tab/>
            </w:r>
            <w:r w:rsidR="00460452">
              <w:rPr>
                <w:noProof/>
                <w:webHidden/>
              </w:rPr>
              <w:fldChar w:fldCharType="begin"/>
            </w:r>
            <w:r w:rsidR="00460452">
              <w:rPr>
                <w:noProof/>
                <w:webHidden/>
              </w:rPr>
              <w:instrText xml:space="preserve"> PAGEREF _Toc531855075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76" w:history="1">
            <w:r w:rsidR="00460452" w:rsidRPr="00F66F3E">
              <w:rPr>
                <w:rStyle w:val="Hyperlink"/>
                <w:noProof/>
              </w:rPr>
              <w:t>Configuration of User Defined Fields (UDFs) within Kount</w:t>
            </w:r>
            <w:r w:rsidR="00460452">
              <w:rPr>
                <w:noProof/>
                <w:webHidden/>
              </w:rPr>
              <w:tab/>
            </w:r>
            <w:r w:rsidR="00460452">
              <w:rPr>
                <w:noProof/>
                <w:webHidden/>
              </w:rPr>
              <w:fldChar w:fldCharType="begin"/>
            </w:r>
            <w:r w:rsidR="00460452">
              <w:rPr>
                <w:noProof/>
                <w:webHidden/>
              </w:rPr>
              <w:instrText xml:space="preserve"> PAGEREF _Toc531855076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77" w:history="1">
            <w:r w:rsidR="00460452" w:rsidRPr="00F66F3E">
              <w:rPr>
                <w:rStyle w:val="Hyperlink"/>
                <w:noProof/>
              </w:rPr>
              <w:t>UDF Settings within SFCC Custom Preferences</w:t>
            </w:r>
            <w:r w:rsidR="00460452">
              <w:rPr>
                <w:noProof/>
                <w:webHidden/>
              </w:rPr>
              <w:tab/>
            </w:r>
            <w:r w:rsidR="00460452">
              <w:rPr>
                <w:noProof/>
                <w:webHidden/>
              </w:rPr>
              <w:fldChar w:fldCharType="begin"/>
            </w:r>
            <w:r w:rsidR="00460452">
              <w:rPr>
                <w:noProof/>
                <w:webHidden/>
              </w:rPr>
              <w:instrText xml:space="preserve"> PAGEREF _Toc531855077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78" w:history="1">
            <w:r w:rsidR="00460452" w:rsidRPr="00F66F3E">
              <w:rPr>
                <w:rStyle w:val="Hyperlink"/>
                <w:noProof/>
              </w:rPr>
              <w:t>Modifying UDF map within SFCC</w:t>
            </w:r>
            <w:r w:rsidR="00460452">
              <w:rPr>
                <w:noProof/>
                <w:webHidden/>
              </w:rPr>
              <w:tab/>
            </w:r>
            <w:r w:rsidR="00460452">
              <w:rPr>
                <w:noProof/>
                <w:webHidden/>
              </w:rPr>
              <w:fldChar w:fldCharType="begin"/>
            </w:r>
            <w:r w:rsidR="00460452">
              <w:rPr>
                <w:noProof/>
                <w:webHidden/>
              </w:rPr>
              <w:instrText xml:space="preserve"> PAGEREF _Toc531855078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79" w:history="1">
            <w:r w:rsidR="00460452" w:rsidRPr="00F66F3E">
              <w:rPr>
                <w:rStyle w:val="Hyperlink"/>
                <w:noProof/>
              </w:rPr>
              <w:t>Error Logging and Notifications</w:t>
            </w:r>
            <w:r w:rsidR="00460452">
              <w:rPr>
                <w:noProof/>
                <w:webHidden/>
              </w:rPr>
              <w:tab/>
            </w:r>
            <w:r w:rsidR="00460452">
              <w:rPr>
                <w:noProof/>
                <w:webHidden/>
              </w:rPr>
              <w:fldChar w:fldCharType="begin"/>
            </w:r>
            <w:r w:rsidR="00460452">
              <w:rPr>
                <w:noProof/>
                <w:webHidden/>
              </w:rPr>
              <w:instrText xml:space="preserve"> PAGEREF _Toc531855079 \h </w:instrText>
            </w:r>
            <w:r w:rsidR="00460452">
              <w:rPr>
                <w:noProof/>
                <w:webHidden/>
              </w:rPr>
            </w:r>
            <w:r w:rsidR="00460452">
              <w:rPr>
                <w:noProof/>
                <w:webHidden/>
              </w:rPr>
              <w:fldChar w:fldCharType="separate"/>
            </w:r>
            <w:r w:rsidR="00F843B9">
              <w:rPr>
                <w:noProof/>
                <w:webHidden/>
              </w:rPr>
              <w:t>26</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80" w:history="1">
            <w:r w:rsidR="00460452" w:rsidRPr="00F66F3E">
              <w:rPr>
                <w:rStyle w:val="Hyperlink"/>
                <w:noProof/>
              </w:rPr>
              <w:t>Appendix A: Upgrading/Updating the Link Cartridge</w:t>
            </w:r>
            <w:r w:rsidR="00460452">
              <w:rPr>
                <w:noProof/>
                <w:webHidden/>
              </w:rPr>
              <w:tab/>
            </w:r>
            <w:r w:rsidR="00460452">
              <w:rPr>
                <w:noProof/>
                <w:webHidden/>
              </w:rPr>
              <w:fldChar w:fldCharType="begin"/>
            </w:r>
            <w:r w:rsidR="00460452">
              <w:rPr>
                <w:noProof/>
                <w:webHidden/>
              </w:rPr>
              <w:instrText xml:space="preserve"> PAGEREF _Toc531855080 \h </w:instrText>
            </w:r>
            <w:r w:rsidR="00460452">
              <w:rPr>
                <w:noProof/>
                <w:webHidden/>
              </w:rPr>
            </w:r>
            <w:r w:rsidR="00460452">
              <w:rPr>
                <w:noProof/>
                <w:webHidden/>
              </w:rPr>
              <w:fldChar w:fldCharType="separate"/>
            </w:r>
            <w:r w:rsidR="00F843B9">
              <w:rPr>
                <w:noProof/>
                <w:webHidden/>
              </w:rPr>
              <w:t>27</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81" w:history="1">
            <w:r w:rsidR="00460452" w:rsidRPr="00F66F3E">
              <w:rPr>
                <w:rStyle w:val="Hyperlink"/>
                <w:noProof/>
              </w:rPr>
              <w:t>Appendix B: SFCC Order Post-Authorization Workflow</w:t>
            </w:r>
            <w:r w:rsidR="00460452">
              <w:rPr>
                <w:noProof/>
                <w:webHidden/>
              </w:rPr>
              <w:tab/>
            </w:r>
            <w:r w:rsidR="00460452">
              <w:rPr>
                <w:noProof/>
                <w:webHidden/>
              </w:rPr>
              <w:fldChar w:fldCharType="begin"/>
            </w:r>
            <w:r w:rsidR="00460452">
              <w:rPr>
                <w:noProof/>
                <w:webHidden/>
              </w:rPr>
              <w:instrText xml:space="preserve"> PAGEREF _Toc531855081 \h </w:instrText>
            </w:r>
            <w:r w:rsidR="00460452">
              <w:rPr>
                <w:noProof/>
                <w:webHidden/>
              </w:rPr>
            </w:r>
            <w:r w:rsidR="00460452">
              <w:rPr>
                <w:noProof/>
                <w:webHidden/>
              </w:rPr>
              <w:fldChar w:fldCharType="separate"/>
            </w:r>
            <w:r w:rsidR="00F843B9">
              <w:rPr>
                <w:noProof/>
                <w:webHidden/>
              </w:rPr>
              <w:t>28</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82" w:history="1">
            <w:r w:rsidR="00460452" w:rsidRPr="00F66F3E">
              <w:rPr>
                <w:rStyle w:val="Hyperlink"/>
                <w:noProof/>
              </w:rPr>
              <w:t>Kount Review/Escalate</w:t>
            </w:r>
            <w:r w:rsidR="00460452">
              <w:rPr>
                <w:noProof/>
                <w:webHidden/>
              </w:rPr>
              <w:tab/>
            </w:r>
            <w:r w:rsidR="00460452">
              <w:rPr>
                <w:noProof/>
                <w:webHidden/>
              </w:rPr>
              <w:fldChar w:fldCharType="begin"/>
            </w:r>
            <w:r w:rsidR="00460452">
              <w:rPr>
                <w:noProof/>
                <w:webHidden/>
              </w:rPr>
              <w:instrText xml:space="preserve"> PAGEREF _Toc531855082 \h </w:instrText>
            </w:r>
            <w:r w:rsidR="00460452">
              <w:rPr>
                <w:noProof/>
                <w:webHidden/>
              </w:rPr>
            </w:r>
            <w:r w:rsidR="00460452">
              <w:rPr>
                <w:noProof/>
                <w:webHidden/>
              </w:rPr>
              <w:fldChar w:fldCharType="separate"/>
            </w:r>
            <w:r w:rsidR="00F843B9">
              <w:rPr>
                <w:noProof/>
                <w:webHidden/>
              </w:rPr>
              <w:t>29</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83" w:history="1">
            <w:r w:rsidR="00460452" w:rsidRPr="00F66F3E">
              <w:rPr>
                <w:rStyle w:val="Hyperlink"/>
                <w:noProof/>
              </w:rPr>
              <w:t>Kount Approved</w:t>
            </w:r>
            <w:r w:rsidR="00460452">
              <w:rPr>
                <w:noProof/>
                <w:webHidden/>
              </w:rPr>
              <w:tab/>
            </w:r>
            <w:r w:rsidR="00460452">
              <w:rPr>
                <w:noProof/>
                <w:webHidden/>
              </w:rPr>
              <w:fldChar w:fldCharType="begin"/>
            </w:r>
            <w:r w:rsidR="00460452">
              <w:rPr>
                <w:noProof/>
                <w:webHidden/>
              </w:rPr>
              <w:instrText xml:space="preserve"> PAGEREF _Toc531855083 \h </w:instrText>
            </w:r>
            <w:r w:rsidR="00460452">
              <w:rPr>
                <w:noProof/>
                <w:webHidden/>
              </w:rPr>
            </w:r>
            <w:r w:rsidR="00460452">
              <w:rPr>
                <w:noProof/>
                <w:webHidden/>
              </w:rPr>
              <w:fldChar w:fldCharType="separate"/>
            </w:r>
            <w:r w:rsidR="00F843B9">
              <w:rPr>
                <w:noProof/>
                <w:webHidden/>
              </w:rPr>
              <w:t>30</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84" w:history="1">
            <w:r w:rsidR="00460452" w:rsidRPr="00F66F3E">
              <w:rPr>
                <w:rStyle w:val="Hyperlink"/>
                <w:noProof/>
              </w:rPr>
              <w:t>Kount Decline</w:t>
            </w:r>
            <w:r w:rsidR="00460452">
              <w:rPr>
                <w:noProof/>
                <w:webHidden/>
              </w:rPr>
              <w:tab/>
            </w:r>
            <w:r w:rsidR="00460452">
              <w:rPr>
                <w:noProof/>
                <w:webHidden/>
              </w:rPr>
              <w:fldChar w:fldCharType="begin"/>
            </w:r>
            <w:r w:rsidR="00460452">
              <w:rPr>
                <w:noProof/>
                <w:webHidden/>
              </w:rPr>
              <w:instrText xml:space="preserve"> PAGEREF _Toc531855084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085" w:history="1">
            <w:r w:rsidR="00460452" w:rsidRPr="00F66F3E">
              <w:rPr>
                <w:rStyle w:val="Hyperlink"/>
                <w:noProof/>
              </w:rPr>
              <w:t>Appendix C: Test Cases</w:t>
            </w:r>
            <w:r w:rsidR="00460452">
              <w:rPr>
                <w:noProof/>
                <w:webHidden/>
              </w:rPr>
              <w:tab/>
            </w:r>
            <w:r w:rsidR="00460452">
              <w:rPr>
                <w:noProof/>
                <w:webHidden/>
              </w:rPr>
              <w:fldChar w:fldCharType="begin"/>
            </w:r>
            <w:r w:rsidR="00460452">
              <w:rPr>
                <w:noProof/>
                <w:webHidden/>
              </w:rPr>
              <w:instrText xml:space="preserve"> PAGEREF _Toc531855085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CF35E1">
          <w:pPr>
            <w:pStyle w:val="TOC2"/>
            <w:tabs>
              <w:tab w:val="right" w:pos="9016"/>
            </w:tabs>
            <w:rPr>
              <w:rFonts w:asciiTheme="minorHAnsi" w:eastAsiaTheme="minorEastAsia" w:hAnsiTheme="minorHAnsi" w:cstheme="minorBidi"/>
              <w:noProof/>
              <w:lang w:val="sk-SK"/>
            </w:rPr>
          </w:pPr>
          <w:hyperlink w:anchor="_Toc531855086" w:history="1">
            <w:r w:rsidR="00460452" w:rsidRPr="00F66F3E">
              <w:rPr>
                <w:rStyle w:val="Hyperlink"/>
                <w:noProof/>
              </w:rPr>
              <w:t>Verifying the Functionality of the Cartridge: Test Cases</w:t>
            </w:r>
            <w:r w:rsidR="00460452">
              <w:rPr>
                <w:noProof/>
                <w:webHidden/>
              </w:rPr>
              <w:tab/>
            </w:r>
            <w:r w:rsidR="00460452">
              <w:rPr>
                <w:noProof/>
                <w:webHidden/>
              </w:rPr>
              <w:fldChar w:fldCharType="begin"/>
            </w:r>
            <w:r w:rsidR="00460452">
              <w:rPr>
                <w:noProof/>
                <w:webHidden/>
              </w:rPr>
              <w:instrText xml:space="preserve"> PAGEREF _Toc531855086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87" w:history="1">
            <w:r w:rsidR="00460452" w:rsidRPr="00F66F3E">
              <w:rPr>
                <w:rStyle w:val="Hyperlink"/>
                <w:noProof/>
              </w:rPr>
              <w:t>Controllers/Pipelines</w:t>
            </w:r>
            <w:r w:rsidR="00460452">
              <w:rPr>
                <w:noProof/>
                <w:webHidden/>
              </w:rPr>
              <w:tab/>
            </w:r>
            <w:r w:rsidR="00460452">
              <w:rPr>
                <w:noProof/>
                <w:webHidden/>
              </w:rPr>
              <w:fldChar w:fldCharType="begin"/>
            </w:r>
            <w:r w:rsidR="00460452">
              <w:rPr>
                <w:noProof/>
                <w:webHidden/>
              </w:rPr>
              <w:instrText xml:space="preserve"> PAGEREF _Toc531855087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88" w:history="1">
            <w:r w:rsidR="00460452" w:rsidRPr="00F66F3E">
              <w:rPr>
                <w:rStyle w:val="Hyperlink"/>
                <w:noProof/>
              </w:rPr>
              <w:t>Requirements for Test Cases:</w:t>
            </w:r>
            <w:r w:rsidR="00460452">
              <w:rPr>
                <w:noProof/>
                <w:webHidden/>
              </w:rPr>
              <w:tab/>
            </w:r>
            <w:r w:rsidR="00460452">
              <w:rPr>
                <w:noProof/>
                <w:webHidden/>
              </w:rPr>
              <w:fldChar w:fldCharType="begin"/>
            </w:r>
            <w:r w:rsidR="00460452">
              <w:rPr>
                <w:noProof/>
                <w:webHidden/>
              </w:rPr>
              <w:instrText xml:space="preserve"> PAGEREF _Toc531855088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CF35E1">
          <w:pPr>
            <w:pStyle w:val="TOC4"/>
            <w:tabs>
              <w:tab w:val="right" w:pos="9016"/>
            </w:tabs>
            <w:rPr>
              <w:rFonts w:asciiTheme="minorHAnsi" w:eastAsiaTheme="minorEastAsia" w:hAnsiTheme="minorHAnsi" w:cstheme="minorBidi"/>
              <w:noProof/>
              <w:lang w:val="sk-SK"/>
            </w:rPr>
          </w:pPr>
          <w:hyperlink w:anchor="_Toc531855089"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_Toc531855089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0" w:history="1">
            <w:r w:rsidR="00460452" w:rsidRPr="00F66F3E">
              <w:rPr>
                <w:rStyle w:val="Hyperlink"/>
                <w:noProof/>
              </w:rPr>
              <w:t>TestCase 1: Verify all fields and choices are present within the Business Manager (BM) after installing the Kount Link Cartridge</w:t>
            </w:r>
            <w:r w:rsidR="00460452">
              <w:rPr>
                <w:noProof/>
                <w:webHidden/>
              </w:rPr>
              <w:tab/>
            </w:r>
            <w:r w:rsidR="00460452">
              <w:rPr>
                <w:noProof/>
                <w:webHidden/>
              </w:rPr>
              <w:fldChar w:fldCharType="begin"/>
            </w:r>
            <w:r w:rsidR="00460452">
              <w:rPr>
                <w:noProof/>
                <w:webHidden/>
              </w:rPr>
              <w:instrText xml:space="preserve"> PAGEREF _Toc531855090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1" w:history="1">
            <w:r w:rsidR="00460452" w:rsidRPr="00F66F3E">
              <w:rPr>
                <w:rStyle w:val="Hyperlink"/>
                <w:noProof/>
              </w:rPr>
              <w:t>TestCase 2: Verify the Attributes values within the Order Attributes tab within the Business Manager (BM).</w:t>
            </w:r>
            <w:r w:rsidR="00460452">
              <w:rPr>
                <w:noProof/>
                <w:webHidden/>
              </w:rPr>
              <w:tab/>
            </w:r>
            <w:r w:rsidR="00460452">
              <w:rPr>
                <w:noProof/>
                <w:webHidden/>
              </w:rPr>
              <w:fldChar w:fldCharType="begin"/>
            </w:r>
            <w:r w:rsidR="00460452">
              <w:rPr>
                <w:noProof/>
                <w:webHidden/>
              </w:rPr>
              <w:instrText xml:space="preserve"> PAGEREF _Toc531855091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092" w:history="1">
            <w:r w:rsidR="00460452" w:rsidRPr="00F66F3E">
              <w:rPr>
                <w:rStyle w:val="Hyperlink"/>
                <w:noProof/>
              </w:rPr>
              <w:t>Part 1.1. Pre authorization</w:t>
            </w:r>
            <w:r w:rsidR="00460452">
              <w:rPr>
                <w:noProof/>
                <w:webHidden/>
              </w:rPr>
              <w:tab/>
            </w:r>
            <w:r w:rsidR="00460452">
              <w:rPr>
                <w:noProof/>
                <w:webHidden/>
              </w:rPr>
              <w:fldChar w:fldCharType="begin"/>
            </w:r>
            <w:r w:rsidR="00460452">
              <w:rPr>
                <w:noProof/>
                <w:webHidden/>
              </w:rPr>
              <w:instrText xml:space="preserve"> PAGEREF _Toc531855092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CF35E1">
          <w:pPr>
            <w:pStyle w:val="TOC4"/>
            <w:tabs>
              <w:tab w:val="right" w:pos="9016"/>
            </w:tabs>
            <w:rPr>
              <w:rFonts w:asciiTheme="minorHAnsi" w:eastAsiaTheme="minorEastAsia" w:hAnsiTheme="minorHAnsi" w:cstheme="minorBidi"/>
              <w:noProof/>
              <w:lang w:val="sk-SK"/>
            </w:rPr>
          </w:pPr>
          <w:hyperlink w:anchor="_Toc531855093"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_Toc531855093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4" w:history="1">
            <w:r w:rsidR="00460452" w:rsidRPr="00F66F3E">
              <w:rPr>
                <w:rStyle w:val="Hyperlink"/>
                <w:noProof/>
              </w:rPr>
              <w:t>Test Case 3: Testing the Functionality of the iFrame</w:t>
            </w:r>
            <w:r w:rsidR="00460452">
              <w:rPr>
                <w:noProof/>
                <w:webHidden/>
              </w:rPr>
              <w:tab/>
            </w:r>
            <w:r w:rsidR="00460452">
              <w:rPr>
                <w:noProof/>
                <w:webHidden/>
              </w:rPr>
              <w:fldChar w:fldCharType="begin"/>
            </w:r>
            <w:r w:rsidR="00460452">
              <w:rPr>
                <w:noProof/>
                <w:webHidden/>
              </w:rPr>
              <w:instrText xml:space="preserve"> PAGEREF _Toc531855094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5" w:history="1">
            <w:r w:rsidR="00460452" w:rsidRPr="00F66F3E">
              <w:rPr>
                <w:rStyle w:val="Hyperlink"/>
                <w:noProof/>
              </w:rPr>
              <w:t>TestCase 4: Verify internal orders do not collect Device Data via the iFrame</w:t>
            </w:r>
            <w:r w:rsidR="00460452">
              <w:rPr>
                <w:noProof/>
                <w:webHidden/>
              </w:rPr>
              <w:tab/>
            </w:r>
            <w:r w:rsidR="00460452">
              <w:rPr>
                <w:noProof/>
                <w:webHidden/>
              </w:rPr>
              <w:fldChar w:fldCharType="begin"/>
            </w:r>
            <w:r w:rsidR="00460452">
              <w:rPr>
                <w:noProof/>
                <w:webHidden/>
              </w:rPr>
              <w:instrText xml:space="preserve"> PAGEREF _Toc531855095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6" w:history="1">
            <w:r w:rsidR="00460452" w:rsidRPr="00F66F3E">
              <w:rPr>
                <w:rStyle w:val="Hyperlink"/>
                <w:noProof/>
              </w:rPr>
              <w:t>TestCase 5: Session ID values for both iFrame collection and HTTPS RIS post are matching</w:t>
            </w:r>
            <w:r w:rsidR="00460452">
              <w:rPr>
                <w:noProof/>
                <w:webHidden/>
              </w:rPr>
              <w:tab/>
            </w:r>
            <w:r w:rsidR="00460452">
              <w:rPr>
                <w:noProof/>
                <w:webHidden/>
              </w:rPr>
              <w:fldChar w:fldCharType="begin"/>
            </w:r>
            <w:r w:rsidR="00460452">
              <w:rPr>
                <w:noProof/>
                <w:webHidden/>
              </w:rPr>
              <w:instrText xml:space="preserve"> PAGEREF _Toc531855096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7" w:history="1">
            <w:r w:rsidR="00460452" w:rsidRPr="00F66F3E">
              <w:rPr>
                <w:rStyle w:val="Hyperlink"/>
                <w:noProof/>
              </w:rPr>
              <w:t>Test Case 6: Send data to Kount. Check that guest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_Toc531855097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8" w:history="1">
            <w:r w:rsidR="00460452" w:rsidRPr="00F66F3E">
              <w:rPr>
                <w:rStyle w:val="Hyperlink"/>
                <w:noProof/>
              </w:rPr>
              <w:t>TestCase 7: Send data to Kount. Check that registered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_Toc531855098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099" w:history="1">
            <w:r w:rsidR="00460452" w:rsidRPr="00F66F3E">
              <w:rPr>
                <w:rStyle w:val="Hyperlink"/>
                <w:noProof/>
              </w:rPr>
              <w:t>TestCase 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_Toc531855099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0" w:history="1">
            <w:r w:rsidR="00460452" w:rsidRPr="00F66F3E">
              <w:rPr>
                <w:rStyle w:val="Hyperlink"/>
                <w:noProof/>
              </w:rPr>
              <w:t>TestCase 9: Workflow Reevaluate. Check that order status changed in OMS (BM), when it changed on Kount.</w:t>
            </w:r>
            <w:r w:rsidR="00460452">
              <w:rPr>
                <w:noProof/>
                <w:webHidden/>
              </w:rPr>
              <w:tab/>
            </w:r>
            <w:r w:rsidR="00460452">
              <w:rPr>
                <w:noProof/>
                <w:webHidden/>
              </w:rPr>
              <w:fldChar w:fldCharType="begin"/>
            </w:r>
            <w:r w:rsidR="00460452">
              <w:rPr>
                <w:noProof/>
                <w:webHidden/>
              </w:rPr>
              <w:instrText xml:space="preserve"> PAGEREF _Toc531855100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1" w:history="1">
            <w:r w:rsidR="00460452" w:rsidRPr="00F66F3E">
              <w:rPr>
                <w:rStyle w:val="Hyperlink"/>
                <w:noProof/>
              </w:rPr>
              <w:t>TestCase 10: Risk Change Score. Check that order risk evaluation changed OMS (BM), when it changed on Kount.</w:t>
            </w:r>
            <w:r w:rsidR="00460452">
              <w:rPr>
                <w:noProof/>
                <w:webHidden/>
              </w:rPr>
              <w:tab/>
            </w:r>
            <w:r w:rsidR="00460452">
              <w:rPr>
                <w:noProof/>
                <w:webHidden/>
              </w:rPr>
              <w:fldChar w:fldCharType="begin"/>
            </w:r>
            <w:r w:rsidR="00460452">
              <w:rPr>
                <w:noProof/>
                <w:webHidden/>
              </w:rPr>
              <w:instrText xml:space="preserve"> PAGEREF _Toc531855101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2" w:history="1">
            <w:r w:rsidR="00460452" w:rsidRPr="00F66F3E">
              <w:rPr>
                <w:rStyle w:val="Hyperlink"/>
                <w:noProof/>
              </w:rPr>
              <w:t>TestCase 11. Additional Payment Types verification</w:t>
            </w:r>
            <w:r w:rsidR="00460452">
              <w:rPr>
                <w:noProof/>
                <w:webHidden/>
              </w:rPr>
              <w:tab/>
            </w:r>
            <w:r w:rsidR="00460452">
              <w:rPr>
                <w:noProof/>
                <w:webHidden/>
              </w:rPr>
              <w:fldChar w:fldCharType="begin"/>
            </w:r>
            <w:r w:rsidR="00460452">
              <w:rPr>
                <w:noProof/>
                <w:webHidden/>
              </w:rPr>
              <w:instrText xml:space="preserve"> PAGEREF _Toc531855102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3" w:history="1">
            <w:r w:rsidR="00460452" w:rsidRPr="00F66F3E">
              <w:rPr>
                <w:rStyle w:val="Hyperlink"/>
                <w:noProof/>
              </w:rPr>
              <w:t>TestCase 12. User Defined Fields verification</w:t>
            </w:r>
            <w:r w:rsidR="00460452">
              <w:rPr>
                <w:noProof/>
                <w:webHidden/>
              </w:rPr>
              <w:tab/>
            </w:r>
            <w:r w:rsidR="00460452">
              <w:rPr>
                <w:noProof/>
                <w:webHidden/>
              </w:rPr>
              <w:fldChar w:fldCharType="begin"/>
            </w:r>
            <w:r w:rsidR="00460452">
              <w:rPr>
                <w:noProof/>
                <w:webHidden/>
              </w:rPr>
              <w:instrText xml:space="preserve"> PAGEREF _Toc531855103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4" w:history="1">
            <w:r w:rsidR="00460452" w:rsidRPr="00F66F3E">
              <w:rPr>
                <w:rStyle w:val="Hyperlink"/>
                <w:noProof/>
              </w:rPr>
              <w:t>TestCase 13. Errors logging and email notification verification</w:t>
            </w:r>
            <w:r w:rsidR="00460452">
              <w:rPr>
                <w:noProof/>
                <w:webHidden/>
              </w:rPr>
              <w:tab/>
            </w:r>
            <w:r w:rsidR="00460452">
              <w:rPr>
                <w:noProof/>
                <w:webHidden/>
              </w:rPr>
              <w:fldChar w:fldCharType="begin"/>
            </w:r>
            <w:r w:rsidR="00460452">
              <w:rPr>
                <w:noProof/>
                <w:webHidden/>
              </w:rPr>
              <w:instrText xml:space="preserve"> PAGEREF _Toc531855104 \h </w:instrText>
            </w:r>
            <w:r w:rsidR="00460452">
              <w:rPr>
                <w:noProof/>
                <w:webHidden/>
              </w:rPr>
            </w:r>
            <w:r w:rsidR="00460452">
              <w:rPr>
                <w:noProof/>
                <w:webHidden/>
              </w:rPr>
              <w:fldChar w:fldCharType="separate"/>
            </w:r>
            <w:r w:rsidR="00F843B9">
              <w:rPr>
                <w:noProof/>
                <w:webHidden/>
              </w:rPr>
              <w:t>38</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5" w:history="1">
            <w:r w:rsidR="00460452" w:rsidRPr="00F66F3E">
              <w:rPr>
                <w:rStyle w:val="Hyperlink"/>
                <w:noProof/>
              </w:rPr>
              <w:t>TestCase 14: Risk Change Score. Check that email with old and new Evaluation data receiving, when Risk and Reevaluation events changed.</w:t>
            </w:r>
            <w:r w:rsidR="00460452">
              <w:rPr>
                <w:noProof/>
                <w:webHidden/>
              </w:rPr>
              <w:tab/>
            </w:r>
            <w:r w:rsidR="00460452">
              <w:rPr>
                <w:noProof/>
                <w:webHidden/>
              </w:rPr>
              <w:fldChar w:fldCharType="begin"/>
            </w:r>
            <w:r w:rsidR="00460452">
              <w:rPr>
                <w:noProof/>
                <w:webHidden/>
              </w:rPr>
              <w:instrText xml:space="preserve"> PAGEREF _Toc531855105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CF35E1">
          <w:pPr>
            <w:pStyle w:val="TOC4"/>
            <w:tabs>
              <w:tab w:val="right" w:pos="9016"/>
            </w:tabs>
            <w:rPr>
              <w:rFonts w:asciiTheme="minorHAnsi" w:eastAsiaTheme="minorEastAsia" w:hAnsiTheme="minorHAnsi" w:cstheme="minorBidi"/>
              <w:noProof/>
              <w:lang w:val="sk-SK"/>
            </w:rPr>
          </w:pPr>
          <w:hyperlink w:anchor="_Toc531855106"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_Toc531855106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7" w:history="1">
            <w:r w:rsidR="00460452" w:rsidRPr="00F66F3E">
              <w:rPr>
                <w:rStyle w:val="Hyperlink"/>
                <w:noProof/>
              </w:rPr>
              <w:t>TestCase 15.: Decline Order. Check that declined order returns user to billing page with proper message.</w:t>
            </w:r>
            <w:r w:rsidR="00460452">
              <w:rPr>
                <w:noProof/>
                <w:webHidden/>
              </w:rPr>
              <w:tab/>
            </w:r>
            <w:r w:rsidR="00460452">
              <w:rPr>
                <w:noProof/>
                <w:webHidden/>
              </w:rPr>
              <w:fldChar w:fldCharType="begin"/>
            </w:r>
            <w:r w:rsidR="00460452">
              <w:rPr>
                <w:noProof/>
                <w:webHidden/>
              </w:rPr>
              <w:instrText xml:space="preserve"> PAGEREF _Toc531855107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CF35E1">
          <w:pPr>
            <w:pStyle w:val="TOC4"/>
            <w:tabs>
              <w:tab w:val="right" w:pos="9016"/>
            </w:tabs>
            <w:rPr>
              <w:rFonts w:asciiTheme="minorHAnsi" w:eastAsiaTheme="minorEastAsia" w:hAnsiTheme="minorHAnsi" w:cstheme="minorBidi"/>
              <w:noProof/>
              <w:lang w:val="sk-SK"/>
            </w:rPr>
          </w:pPr>
          <w:hyperlink w:anchor="_Toc531855108"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_Toc531855108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09" w:history="1">
            <w:r w:rsidR="00460452" w:rsidRPr="00F66F3E">
              <w:rPr>
                <w:rStyle w:val="Hyperlink"/>
                <w:noProof/>
              </w:rPr>
              <w:t>TestCase 16.: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_Toc531855109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10" w:history="1">
            <w:r w:rsidR="00460452" w:rsidRPr="00F66F3E">
              <w:rPr>
                <w:rStyle w:val="Hyperlink"/>
                <w:noProof/>
              </w:rPr>
              <w:t>TestCase 17.: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_Toc531855110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CF35E1">
          <w:pPr>
            <w:pStyle w:val="TOC3"/>
            <w:tabs>
              <w:tab w:val="right" w:pos="9016"/>
            </w:tabs>
            <w:rPr>
              <w:rFonts w:asciiTheme="minorHAnsi" w:eastAsiaTheme="minorEastAsia" w:hAnsiTheme="minorHAnsi" w:cstheme="minorBidi"/>
              <w:noProof/>
              <w:lang w:val="sk-SK"/>
            </w:rPr>
          </w:pPr>
          <w:hyperlink w:anchor="_Toc531855111" w:history="1">
            <w:r w:rsidR="00460452" w:rsidRPr="00F66F3E">
              <w:rPr>
                <w:rStyle w:val="Hyperlink"/>
                <w:noProof/>
              </w:rPr>
              <w:t>Part 1.2. Post authorisation)</w:t>
            </w:r>
            <w:r w:rsidR="00460452">
              <w:rPr>
                <w:noProof/>
                <w:webHidden/>
              </w:rPr>
              <w:tab/>
            </w:r>
            <w:r w:rsidR="00460452">
              <w:rPr>
                <w:noProof/>
                <w:webHidden/>
              </w:rPr>
              <w:fldChar w:fldCharType="begin"/>
            </w:r>
            <w:r w:rsidR="00460452">
              <w:rPr>
                <w:noProof/>
                <w:webHidden/>
              </w:rPr>
              <w:instrText xml:space="preserve"> PAGEREF _Toc531855111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12" w:history="1">
            <w:r w:rsidR="00460452" w:rsidRPr="00F66F3E">
              <w:rPr>
                <w:rStyle w:val="Hyperlink"/>
                <w:noProof/>
              </w:rPr>
              <w:t>TestCase 18: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_Toc531855112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13" w:history="1">
            <w:r w:rsidR="00460452" w:rsidRPr="00F66F3E">
              <w:rPr>
                <w:rStyle w:val="Hyperlink"/>
                <w:noProof/>
              </w:rPr>
              <w:t>TestCase 19: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_Toc531855113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CF35E1">
          <w:pPr>
            <w:pStyle w:val="TOC5"/>
            <w:tabs>
              <w:tab w:val="right" w:pos="9016"/>
            </w:tabs>
            <w:rPr>
              <w:rFonts w:asciiTheme="minorHAnsi" w:eastAsiaTheme="minorEastAsia" w:hAnsiTheme="minorHAnsi" w:cstheme="minorBidi"/>
              <w:noProof/>
              <w:lang w:val="sk-SK"/>
            </w:rPr>
          </w:pPr>
          <w:hyperlink w:anchor="_Toc531855114" w:history="1">
            <w:r w:rsidR="00460452" w:rsidRPr="00F66F3E">
              <w:rPr>
                <w:rStyle w:val="Hyperlink"/>
                <w:noProof/>
              </w:rPr>
              <w:t>TestCase 20: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_Toc531855114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115" w:history="1">
            <w:r w:rsidR="00460452" w:rsidRPr="00F66F3E">
              <w:rPr>
                <w:rStyle w:val="Hyperlink"/>
                <w:noProof/>
              </w:rPr>
              <w:t>Appendix D: Manual Integration Steps</w:t>
            </w:r>
            <w:r w:rsidR="00460452">
              <w:rPr>
                <w:noProof/>
                <w:webHidden/>
              </w:rPr>
              <w:tab/>
            </w:r>
            <w:r w:rsidR="00460452">
              <w:rPr>
                <w:noProof/>
                <w:webHidden/>
              </w:rPr>
              <w:fldChar w:fldCharType="begin"/>
            </w:r>
            <w:r w:rsidR="00460452">
              <w:rPr>
                <w:noProof/>
                <w:webHidden/>
              </w:rPr>
              <w:instrText xml:space="preserve"> PAGEREF _Toc531855115 \h </w:instrText>
            </w:r>
            <w:r w:rsidR="00460452">
              <w:rPr>
                <w:noProof/>
                <w:webHidden/>
              </w:rPr>
            </w:r>
            <w:r w:rsidR="00460452">
              <w:rPr>
                <w:noProof/>
                <w:webHidden/>
              </w:rPr>
              <w:fldChar w:fldCharType="separate"/>
            </w:r>
            <w:r w:rsidR="00F843B9">
              <w:rPr>
                <w:noProof/>
                <w:webHidden/>
              </w:rPr>
              <w:t>45</w:t>
            </w:r>
            <w:r w:rsidR="00460452">
              <w:rPr>
                <w:noProof/>
                <w:webHidden/>
              </w:rPr>
              <w:fldChar w:fldCharType="end"/>
            </w:r>
          </w:hyperlink>
        </w:p>
        <w:p w:rsidR="00460452" w:rsidRDefault="00CF35E1">
          <w:pPr>
            <w:pStyle w:val="TOC1"/>
            <w:tabs>
              <w:tab w:val="right" w:pos="9016"/>
            </w:tabs>
            <w:rPr>
              <w:rFonts w:asciiTheme="minorHAnsi" w:eastAsiaTheme="minorEastAsia" w:hAnsiTheme="minorHAnsi" w:cstheme="minorBidi"/>
              <w:noProof/>
              <w:lang w:val="sk-SK"/>
            </w:rPr>
          </w:pPr>
          <w:hyperlink w:anchor="_Toc531855116" w:history="1">
            <w:r w:rsidR="00460452" w:rsidRPr="00F66F3E">
              <w:rPr>
                <w:rStyle w:val="Hyperlink"/>
                <w:noProof/>
              </w:rPr>
              <w:t>Appendix E: Errors Description</w:t>
            </w:r>
            <w:r w:rsidR="00460452">
              <w:rPr>
                <w:noProof/>
                <w:webHidden/>
              </w:rPr>
              <w:tab/>
            </w:r>
            <w:r w:rsidR="00460452">
              <w:rPr>
                <w:noProof/>
                <w:webHidden/>
              </w:rPr>
              <w:fldChar w:fldCharType="begin"/>
            </w:r>
            <w:r w:rsidR="00460452">
              <w:rPr>
                <w:noProof/>
                <w:webHidden/>
              </w:rPr>
              <w:instrText xml:space="preserve"> PAGEREF _Toc531855116 \h </w:instrText>
            </w:r>
            <w:r w:rsidR="00460452">
              <w:rPr>
                <w:noProof/>
                <w:webHidden/>
              </w:rPr>
            </w:r>
            <w:r w:rsidR="00460452">
              <w:rPr>
                <w:noProof/>
                <w:webHidden/>
              </w:rPr>
              <w:fldChar w:fldCharType="separate"/>
            </w:r>
            <w:r w:rsidR="00F843B9">
              <w:rPr>
                <w:noProof/>
                <w:webHidden/>
              </w:rPr>
              <w:t>51</w:t>
            </w:r>
            <w:r w:rsidR="00460452">
              <w:rPr>
                <w:noProof/>
                <w:webHidden/>
              </w:rPr>
              <w:fldChar w:fldCharType="end"/>
            </w:r>
          </w:hyperlink>
        </w:p>
        <w:p w:rsidR="00E05DFE" w:rsidRDefault="00565EEA">
          <w:pPr>
            <w:widowControl w:val="0"/>
            <w:spacing w:after="0" w:line="276" w:lineRule="auto"/>
            <w:rPr>
              <w:sz w:val="20"/>
              <w:szCs w:val="20"/>
            </w:rPr>
          </w:pPr>
          <w:r>
            <w:fldChar w:fldCharType="end"/>
          </w:r>
        </w:p>
      </w:sdtContent>
    </w:sdt>
    <w:p w:rsidR="00E05DFE" w:rsidRDefault="00565EEA">
      <w:pPr>
        <w:pStyle w:val="Heading1"/>
        <w:spacing w:line="240" w:lineRule="auto"/>
      </w:pPr>
      <w:bookmarkStart w:id="2" w:name="_Toc531855054"/>
      <w:r>
        <w:lastRenderedPageBreak/>
        <w:t>Overview</w:t>
      </w:r>
      <w:bookmarkEnd w:id="2"/>
    </w:p>
    <w:p w:rsidR="00E05DFE" w:rsidRDefault="00565EEA">
      <w:pPr>
        <w:pStyle w:val="Heading2"/>
        <w:spacing w:line="240" w:lineRule="auto"/>
      </w:pPr>
      <w:bookmarkStart w:id="3" w:name="_Toc531855055"/>
      <w:r>
        <w:t>Summary</w:t>
      </w:r>
      <w:bookmarkEnd w:id="3"/>
    </w:p>
    <w:p w:rsidR="00E05DFE" w:rsidRDefault="00565EEA">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E05DFE" w:rsidRDefault="00565EEA">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E05DFE" w:rsidRDefault="00565EEA">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E05DFE" w:rsidRDefault="00565EEA">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E05DFE" w:rsidRDefault="00565EEA">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E05DFE" w:rsidRDefault="00565EEA">
      <w:pPr>
        <w:widowControl w:val="0"/>
        <w:spacing w:after="200" w:line="240" w:lineRule="auto"/>
      </w:pPr>
      <w:r>
        <w:t>The Kount Persona is comprised of linked data points across the breadth of Kount merchants which provide behavioral analytics related to a transaction.</w:t>
      </w:r>
    </w:p>
    <w:p w:rsidR="00E05DFE" w:rsidRDefault="00565EEA">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E05DFE" w:rsidRDefault="00565EEA">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E05DFE" w:rsidRDefault="00565EEA">
      <w:r>
        <w:br w:type="page"/>
      </w:r>
    </w:p>
    <w:p w:rsidR="00E05DFE" w:rsidRDefault="00E05DFE">
      <w:pPr>
        <w:widowControl w:val="0"/>
      </w:pPr>
    </w:p>
    <w:p w:rsidR="00E05DFE" w:rsidRDefault="00565EEA">
      <w:pPr>
        <w:pStyle w:val="Heading2"/>
        <w:spacing w:line="240" w:lineRule="auto"/>
      </w:pPr>
      <w:bookmarkStart w:id="4" w:name="_Toc531855056"/>
      <w:r>
        <w:t>Requirements</w:t>
      </w:r>
      <w:bookmarkEnd w:id="4"/>
    </w:p>
    <w:p w:rsidR="00E05DFE" w:rsidRDefault="00565EEA">
      <w:pPr>
        <w:widowControl w:val="0"/>
        <w:numPr>
          <w:ilvl w:val="0"/>
          <w:numId w:val="3"/>
        </w:numPr>
        <w:spacing w:after="0" w:line="240" w:lineRule="auto"/>
        <w:ind w:hanging="360"/>
        <w:contextualSpacing/>
      </w:pPr>
      <w:r>
        <w:t>All steps from UX Studio Installation &amp; Sandbox Setup Guide (from SFCC) have been completed</w:t>
      </w:r>
    </w:p>
    <w:p w:rsidR="00E05DFE" w:rsidRDefault="00565EEA">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E05DFE" w:rsidRDefault="00E05DFE">
      <w:pPr>
        <w:widowControl w:val="0"/>
        <w:ind w:left="720"/>
      </w:pPr>
    </w:p>
    <w:p w:rsidR="00E05DFE" w:rsidRDefault="00E05DFE">
      <w:pPr>
        <w:widowControl w:val="0"/>
      </w:pPr>
      <w:bookmarkStart w:id="5" w:name="_tyjcwt" w:colFirst="0" w:colLast="0"/>
      <w:bookmarkEnd w:id="5"/>
    </w:p>
    <w:p w:rsidR="00E05DFE" w:rsidRDefault="00565EEA">
      <w:pPr>
        <w:pStyle w:val="Heading2"/>
        <w:spacing w:line="240" w:lineRule="auto"/>
      </w:pPr>
      <w:bookmarkStart w:id="6" w:name="_Toc531855057"/>
      <w:r>
        <w:t>Functional Overview</w:t>
      </w:r>
      <w:bookmarkEnd w:id="6"/>
    </w:p>
    <w:p w:rsidR="00E05DFE" w:rsidRDefault="00565EEA">
      <w:pPr>
        <w:widowControl w:val="0"/>
        <w:spacing w:line="240" w:lineRule="auto"/>
        <w:jc w:val="both"/>
      </w:pPr>
      <w:r>
        <w:rPr>
          <w:color w:val="333333"/>
          <w:highlight w:val="white"/>
        </w:rPr>
        <w:t>Kount Link Cartridge includes: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Supported payment types:</w:t>
      </w:r>
    </w:p>
    <w:p w:rsidR="00E05DFE" w:rsidRDefault="00565EEA">
      <w:pPr>
        <w:widowControl w:val="0"/>
        <w:numPr>
          <w:ilvl w:val="1"/>
          <w:numId w:val="12"/>
        </w:numPr>
        <w:spacing w:after="0" w:line="240" w:lineRule="auto"/>
        <w:ind w:hanging="360"/>
        <w:contextualSpacing/>
        <w:jc w:val="both"/>
      </w:pPr>
      <w:r>
        <w:rPr>
          <w:i/>
        </w:rPr>
        <w:t>Credit card type</w:t>
      </w:r>
    </w:p>
    <w:p w:rsidR="00E05DFE" w:rsidRDefault="00565EEA">
      <w:pPr>
        <w:widowControl w:val="0"/>
        <w:numPr>
          <w:ilvl w:val="1"/>
          <w:numId w:val="12"/>
        </w:numPr>
        <w:spacing w:after="0" w:line="240" w:lineRule="auto"/>
        <w:ind w:hanging="360"/>
        <w:contextualSpacing/>
        <w:jc w:val="both"/>
      </w:pPr>
      <w:r>
        <w:rPr>
          <w:i/>
        </w:rPr>
        <w:t>PayPal</w:t>
      </w:r>
    </w:p>
    <w:p w:rsidR="00E05DFE" w:rsidRDefault="00565EEA">
      <w:pPr>
        <w:widowControl w:val="0"/>
        <w:numPr>
          <w:ilvl w:val="1"/>
          <w:numId w:val="12"/>
        </w:numPr>
        <w:spacing w:after="0" w:line="240" w:lineRule="auto"/>
        <w:ind w:hanging="360"/>
        <w:contextualSpacing/>
        <w:jc w:val="both"/>
      </w:pPr>
      <w:r>
        <w:rPr>
          <w:i/>
        </w:rPr>
        <w:t>Gift Certificate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ENS (Event Notification System) update to SFCC instance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UDF (User Defined Field) Support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Exclusion Array (Support for Phone Orders)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Multiple Websites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E05DFE" w:rsidRDefault="00E05DFE">
      <w:pPr>
        <w:widowControl w:val="0"/>
        <w:spacing w:after="200" w:line="240" w:lineRule="auto"/>
      </w:pPr>
      <w:bookmarkStart w:id="7" w:name="_1t3h5sf" w:colFirst="0" w:colLast="0"/>
      <w:bookmarkEnd w:id="7"/>
    </w:p>
    <w:p w:rsidR="00E05DFE" w:rsidRDefault="00565EEA">
      <w:pPr>
        <w:pStyle w:val="Heading2"/>
        <w:spacing w:line="240" w:lineRule="auto"/>
      </w:pPr>
      <w:bookmarkStart w:id="8" w:name="_Toc531855058"/>
      <w:r>
        <w:t>Limitations / Constraints</w:t>
      </w:r>
      <w:bookmarkEnd w:id="8"/>
    </w:p>
    <w:p w:rsidR="00E05DFE" w:rsidRDefault="00565EEA">
      <w:pPr>
        <w:widowControl w:val="0"/>
        <w:numPr>
          <w:ilvl w:val="0"/>
          <w:numId w:val="30"/>
        </w:numPr>
        <w:spacing w:after="0" w:line="240" w:lineRule="auto"/>
        <w:ind w:hanging="360"/>
        <w:contextualSpacing/>
        <w:jc w:val="both"/>
      </w:pPr>
      <w:r>
        <w:t>No AVS or CVV information has been passed</w:t>
      </w:r>
    </w:p>
    <w:p w:rsidR="00E05DFE" w:rsidRDefault="00565EEA">
      <w:pPr>
        <w:widowControl w:val="0"/>
        <w:numPr>
          <w:ilvl w:val="0"/>
          <w:numId w:val="30"/>
        </w:numPr>
        <w:spacing w:after="0" w:line="240" w:lineRule="auto"/>
        <w:ind w:hanging="360"/>
        <w:contextualSpacing/>
        <w:jc w:val="both"/>
      </w:pPr>
      <w:r>
        <w:t>Only listed payment methods will be sent to Kount</w:t>
      </w:r>
    </w:p>
    <w:p w:rsidR="00E05DFE" w:rsidRDefault="00565EEA">
      <w:pPr>
        <w:widowControl w:val="0"/>
        <w:numPr>
          <w:ilvl w:val="0"/>
          <w:numId w:val="30"/>
        </w:numPr>
        <w:spacing w:after="0" w:line="240" w:lineRule="auto"/>
        <w:ind w:hanging="360"/>
        <w:contextualSpacing/>
        <w:jc w:val="both"/>
      </w:pPr>
      <w:r>
        <w:t>Only Post Authorization configuration</w:t>
      </w:r>
    </w:p>
    <w:p w:rsidR="00E05DFE" w:rsidRDefault="00565EEA">
      <w:pPr>
        <w:widowControl w:val="0"/>
        <w:numPr>
          <w:ilvl w:val="0"/>
          <w:numId w:val="30"/>
        </w:numPr>
        <w:spacing w:after="0" w:line="240" w:lineRule="auto"/>
        <w:ind w:hanging="360"/>
        <w:contextualSpacing/>
        <w:jc w:val="both"/>
      </w:pPr>
      <w:r w:rsidRPr="005F4CC2">
        <w:t>For orders made with a credit card saved in the customer profile before cartridge integration, an empty payment token will be send to Kount</w:t>
      </w:r>
      <w:r>
        <w:t>.</w:t>
      </w:r>
    </w:p>
    <w:p w:rsidR="00E05DFE" w:rsidRDefault="00E05DFE">
      <w:pPr>
        <w:widowControl w:val="0"/>
        <w:spacing w:after="200" w:line="240" w:lineRule="auto"/>
      </w:pPr>
      <w:bookmarkStart w:id="9" w:name="_2s8eyo1" w:colFirst="0" w:colLast="0"/>
      <w:bookmarkEnd w:id="9"/>
    </w:p>
    <w:p w:rsidR="00E05DFE" w:rsidRDefault="00565EEA">
      <w:pPr>
        <w:pStyle w:val="Heading2"/>
        <w:spacing w:line="240" w:lineRule="auto"/>
      </w:pPr>
      <w:bookmarkStart w:id="10" w:name="_Toc531855059"/>
      <w:r>
        <w:t>Compatibility</w:t>
      </w:r>
      <w:bookmarkEnd w:id="10"/>
    </w:p>
    <w:p w:rsidR="00D73687" w:rsidRPr="00F9669D" w:rsidRDefault="00D73687" w:rsidP="00D73687">
      <w:pPr>
        <w:widowControl w:val="0"/>
        <w:spacing w:after="200"/>
        <w:jc w:val="both"/>
        <w:rPr>
          <w:lang w:val="en-US"/>
        </w:rPr>
      </w:pPr>
      <w:bookmarkStart w:id="11" w:name="_Toc531855060"/>
      <w:r>
        <w:t xml:space="preserve">Cartridge designed for </w:t>
      </w:r>
      <w:r>
        <w:rPr>
          <w:lang w:val="en-US"/>
        </w:rPr>
        <w:t>the latest version o</w:t>
      </w:r>
      <w:r w:rsidR="008D298F">
        <w:rPr>
          <w:lang w:val="en-US"/>
        </w:rPr>
        <w:t>f</w:t>
      </w:r>
      <w:r>
        <w:rPr>
          <w:lang w:val="en-US"/>
        </w:rPr>
        <w:t xml:space="preserve"> SFCC (</w:t>
      </w:r>
      <w:r>
        <w:t>SFCC API version 20.5</w:t>
      </w:r>
      <w:r>
        <w:rPr>
          <w:lang w:val="en-US"/>
        </w:rPr>
        <w:t xml:space="preserve">; </w:t>
      </w:r>
      <w:r>
        <w:t>Compatibility Mode: 19.10</w:t>
      </w:r>
      <w:r>
        <w:rPr>
          <w:lang w:val="en-US"/>
        </w:rPr>
        <w:t>, Site Genesis 105.0.0 and SFRA 4.4.1</w:t>
      </w:r>
      <w:r>
        <w:t>)</w:t>
      </w:r>
      <w:r>
        <w:rPr>
          <w:lang w:val="en-US"/>
        </w:rPr>
        <w:t xml:space="preserve">, </w:t>
      </w:r>
      <w:r>
        <w:t xml:space="preserve">and Kount version </w:t>
      </w:r>
      <w:r>
        <w:rPr>
          <w:lang w:val="en-US"/>
        </w:rPr>
        <w:t>0700</w:t>
      </w:r>
      <w:r>
        <w:t>.</w:t>
      </w:r>
      <w:r>
        <w:rPr>
          <w:lang w:val="en-US"/>
        </w:rPr>
        <w:t xml:space="preserve"> It is typically backward comptabile with older versions of Site Genesis and SFRA version 4.0.0. Pipelines installations are uncertified and at your own risk.</w:t>
      </w:r>
    </w:p>
    <w:p w:rsidR="00E05DFE" w:rsidRDefault="00565EEA">
      <w:pPr>
        <w:pStyle w:val="Heading2"/>
        <w:spacing w:line="240" w:lineRule="auto"/>
      </w:pPr>
      <w:r>
        <w:t>Privacy, Payment</w:t>
      </w:r>
      <w:bookmarkEnd w:id="11"/>
    </w:p>
    <w:p w:rsidR="00E05DFE" w:rsidRDefault="00565EEA">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E05DFE" w:rsidRDefault="00565EEA">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E05DFE" w:rsidRDefault="00565EEA">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E05DFE" w:rsidRDefault="00565EEA">
      <w:pPr>
        <w:widowControl w:val="0"/>
        <w:numPr>
          <w:ilvl w:val="0"/>
          <w:numId w:val="1"/>
        </w:numPr>
        <w:spacing w:after="0" w:line="240" w:lineRule="auto"/>
        <w:ind w:hanging="360"/>
        <w:contextualSpacing/>
        <w:jc w:val="both"/>
      </w:pPr>
      <w:r>
        <w:rPr>
          <w:i/>
        </w:rPr>
        <w:t>Customer Name on Order</w:t>
      </w:r>
    </w:p>
    <w:p w:rsidR="00E05DFE" w:rsidRDefault="00565EEA">
      <w:pPr>
        <w:widowControl w:val="0"/>
        <w:numPr>
          <w:ilvl w:val="0"/>
          <w:numId w:val="1"/>
        </w:numPr>
        <w:spacing w:after="0" w:line="240" w:lineRule="auto"/>
        <w:ind w:hanging="360"/>
        <w:contextualSpacing/>
        <w:jc w:val="both"/>
      </w:pPr>
      <w:r>
        <w:rPr>
          <w:i/>
        </w:rPr>
        <w:t>Credit Card Type</w:t>
      </w:r>
    </w:p>
    <w:p w:rsidR="00E05DFE" w:rsidRDefault="00E05DFE">
      <w:pPr>
        <w:widowControl w:val="0"/>
        <w:spacing w:line="240" w:lineRule="auto"/>
        <w:jc w:val="both"/>
      </w:pPr>
      <w:bookmarkStart w:id="12" w:name="_lnxbz9" w:colFirst="0" w:colLast="0"/>
      <w:bookmarkEnd w:id="12"/>
    </w:p>
    <w:p w:rsidR="00E05DFE" w:rsidRDefault="00565EEA">
      <w:pPr>
        <w:pStyle w:val="Heading1"/>
        <w:spacing w:line="240" w:lineRule="auto"/>
      </w:pPr>
      <w:bookmarkStart w:id="13" w:name="_Toc531855061"/>
      <w:r>
        <w:t>Kount Environments</w:t>
      </w:r>
      <w:bookmarkEnd w:id="13"/>
      <w:r>
        <w:t xml:space="preserve"> </w:t>
      </w:r>
    </w:p>
    <w:p w:rsidR="00E05DFE" w:rsidRDefault="00565EEA">
      <w:pPr>
        <w:widowControl w:val="0"/>
        <w:spacing w:after="200" w:line="240" w:lineRule="auto"/>
      </w:pPr>
      <w:r>
        <w:lastRenderedPageBreak/>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E05DFE" w:rsidRDefault="00565EEA">
      <w:pPr>
        <w:widowControl w:val="0"/>
        <w:spacing w:after="200" w:line="240" w:lineRule="auto"/>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E05DFE" w:rsidRDefault="00565EEA">
      <w:pPr>
        <w:widowControl w:val="0"/>
        <w:numPr>
          <w:ilvl w:val="0"/>
          <w:numId w:val="13"/>
        </w:numPr>
        <w:spacing w:after="0" w:line="240" w:lineRule="auto"/>
        <w:ind w:hanging="360"/>
        <w:contextualSpacing/>
      </w:pPr>
      <w:r>
        <w:t xml:space="preserve">Test credit cards can be passed into the test environment but will fail in the production environment. </w:t>
      </w:r>
    </w:p>
    <w:p w:rsidR="00E05DFE" w:rsidRDefault="00565EEA">
      <w:pPr>
        <w:widowControl w:val="0"/>
        <w:numPr>
          <w:ilvl w:val="0"/>
          <w:numId w:val="13"/>
        </w:numPr>
        <w:spacing w:after="0" w:line="240" w:lineRule="auto"/>
        <w:ind w:hanging="360"/>
        <w:contextualSpacing/>
      </w:pPr>
      <w:bookmarkStart w:id="14" w:name="1ksv4uv" w:colFirst="0" w:colLast="0"/>
      <w:bookmarkEnd w:id="14"/>
      <w:r>
        <w:t xml:space="preserve">Port 443/HTTPS is required for submission and receipt of data in both the test and production environments. </w:t>
      </w:r>
    </w:p>
    <w:p w:rsidR="00E05DFE" w:rsidRDefault="00565EEA">
      <w:pPr>
        <w:widowControl w:val="0"/>
        <w:numPr>
          <w:ilvl w:val="0"/>
          <w:numId w:val="13"/>
        </w:numPr>
        <w:spacing w:after="0" w:line="240" w:lineRule="auto"/>
        <w:ind w:hanging="360"/>
        <w:contextualSpacing/>
      </w:pPr>
      <w:r>
        <w:rPr>
          <w:color w:val="0000FF"/>
          <w:u w:val="single"/>
        </w:rPr>
        <w:t>API Keys</w:t>
      </w:r>
      <w:r>
        <w:t xml:space="preserve"> are required to authenticate to Kount. Each environment requires a separate API key.</w:t>
      </w:r>
    </w:p>
    <w:p w:rsidR="00E05DFE" w:rsidRDefault="00565EEA">
      <w:pPr>
        <w:widowControl w:val="0"/>
        <w:numPr>
          <w:ilvl w:val="1"/>
          <w:numId w:val="13"/>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E05DFE" w:rsidRDefault="00565EEA">
      <w:pPr>
        <w:widowControl w:val="0"/>
        <w:numPr>
          <w:ilvl w:val="1"/>
          <w:numId w:val="13"/>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E05DFE" w:rsidRDefault="00565EEA">
      <w:pPr>
        <w:widowControl w:val="0"/>
        <w:numPr>
          <w:ilvl w:val="1"/>
          <w:numId w:val="13"/>
        </w:numPr>
        <w:spacing w:after="0" w:line="240" w:lineRule="auto"/>
        <w:ind w:hanging="360"/>
        <w:contextualSpacing/>
      </w:pPr>
      <w:r>
        <w:t>The API keys must reside on each server that is posting to Kount.</w:t>
      </w:r>
    </w:p>
    <w:p w:rsidR="00E05DFE" w:rsidRDefault="00565EEA">
      <w:pPr>
        <w:widowControl w:val="0"/>
        <w:spacing w:after="200" w:line="240" w:lineRule="auto"/>
      </w:pPr>
      <w:r>
        <w:rPr>
          <w:noProof/>
        </w:rPr>
        <w:drawing>
          <wp:anchor distT="0" distB="0" distL="0" distR="0" simplePos="0" relativeHeight="251644416"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E05DFE" w:rsidRDefault="00565EEA">
      <w:pPr>
        <w:widowControl w:val="0"/>
        <w:spacing w:after="200" w:line="240" w:lineRule="auto"/>
      </w:pPr>
      <w:r>
        <w:rPr>
          <w:b/>
        </w:rPr>
        <w:t>NOTE: API Keys are specific to each environment; Keys created in the TEST environment will not work in the PROD environment and vice versa.</w:t>
      </w: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565EEA">
      <w:pPr>
        <w:pStyle w:val="Heading1"/>
        <w:spacing w:line="240" w:lineRule="auto"/>
      </w:pPr>
      <w:bookmarkStart w:id="15" w:name="_Toc531855062"/>
      <w:r>
        <w:t>Integration Certification</w:t>
      </w:r>
      <w:bookmarkEnd w:id="15"/>
      <w:r>
        <w:t xml:space="preserve"> </w:t>
      </w:r>
    </w:p>
    <w:p w:rsidR="00E05DFE" w:rsidRDefault="00565EEA">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E05DFE" w:rsidRDefault="00565EEA">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E05DFE" w:rsidRDefault="00565EEA">
      <w:pPr>
        <w:widowControl w:val="0"/>
        <w:spacing w:after="200" w:line="240" w:lineRule="auto"/>
      </w:pPr>
      <w:r>
        <w:t xml:space="preserve">The test environment will continue to be available to the merchant for testing purposes but should not be used with production traffic from the merchant. </w:t>
      </w:r>
    </w:p>
    <w:p w:rsidR="00E05DFE" w:rsidRDefault="00565EEA">
      <w:pPr>
        <w:pStyle w:val="Heading1"/>
        <w:spacing w:line="240" w:lineRule="auto"/>
      </w:pPr>
      <w:bookmarkStart w:id="16" w:name="_Toc531855063"/>
      <w:r>
        <w:t>Logging</w:t>
      </w:r>
      <w:bookmarkEnd w:id="16"/>
      <w:r>
        <w:t xml:space="preserve"> </w:t>
      </w:r>
    </w:p>
    <w:p w:rsidR="00E05DFE" w:rsidRDefault="00565EEA">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E05DFE" w:rsidRDefault="00E05DFE">
      <w:pPr>
        <w:widowControl w:val="0"/>
        <w:spacing w:after="200" w:line="240" w:lineRule="auto"/>
      </w:pPr>
    </w:p>
    <w:p w:rsidR="00E05DFE" w:rsidRDefault="00565EEA">
      <w:pPr>
        <w:widowControl w:val="0"/>
        <w:spacing w:after="200" w:line="240" w:lineRule="auto"/>
      </w:pPr>
      <w:r>
        <w:t xml:space="preserve">Logs are located </w:t>
      </w:r>
      <w:r>
        <w:rPr>
          <w:b/>
        </w:rPr>
        <w:t>Administration &gt; Site Development &gt; Development Setup</w:t>
      </w:r>
      <w:r>
        <w:t xml:space="preserve">. </w:t>
      </w:r>
    </w:p>
    <w:p w:rsidR="00E05DFE" w:rsidRDefault="00565EEA">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E05DFE" w:rsidRDefault="00565EEA">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E05DFE" w:rsidRDefault="00565EEA">
      <w:pPr>
        <w:widowControl w:val="0"/>
        <w:spacing w:after="200" w:line="240" w:lineRule="auto"/>
      </w:pPr>
      <w:r>
        <w:rPr>
          <w:noProof/>
        </w:rPr>
        <w:drawing>
          <wp:inline distT="3175" distB="3175" distL="3175" distR="3175">
            <wp:extent cx="5731510" cy="1054100"/>
            <wp:effectExtent l="3175" t="3175" r="3175" b="317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7" w:name="_Toc531855064"/>
      <w:r>
        <w:t>SFCC Workflow</w:t>
      </w:r>
      <w:bookmarkEnd w:id="17"/>
    </w:p>
    <w:p w:rsidR="00E05DFE" w:rsidRDefault="00565EEA">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E05DFE" w:rsidRDefault="00565EEA">
      <w:pPr>
        <w:widowControl w:val="0"/>
        <w:spacing w:after="200" w:line="240" w:lineRule="auto"/>
      </w:pPr>
      <w:bookmarkStart w:id="18" w:name="_3j2qqm3" w:colFirst="0" w:colLast="0"/>
      <w:bookmarkEnd w:id="18"/>
      <w:r>
        <w:t>For customizing Decline Pop-Up open:</w:t>
      </w:r>
    </w:p>
    <w:p w:rsidR="00E05DFE" w:rsidRDefault="00565EEA">
      <w:pPr>
        <w:widowControl w:val="0"/>
        <w:spacing w:after="200" w:line="240" w:lineRule="auto"/>
      </w:pPr>
      <w:bookmarkStart w:id="19" w:name="_1y810tw" w:colFirst="0" w:colLast="0"/>
      <w:bookmarkEnd w:id="19"/>
      <w:r>
        <w:t>int_kount/cartridge/templates/resources/kount.properties</w:t>
      </w:r>
    </w:p>
    <w:p w:rsidR="00E05DFE" w:rsidRDefault="00565EEA">
      <w:pPr>
        <w:widowControl w:val="0"/>
        <w:spacing w:after="200" w:line="240" w:lineRule="auto"/>
      </w:pPr>
      <w:bookmarkStart w:id="20" w:name="_4i7ojhp" w:colFirst="0" w:colLast="0"/>
      <w:bookmarkEnd w:id="20"/>
      <w:r>
        <w:rPr>
          <w:noProof/>
        </w:rPr>
        <w:drawing>
          <wp:inline distT="0" distB="0" distL="0" distR="0">
            <wp:extent cx="3905250" cy="25050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E05DFE" w:rsidRDefault="00565EEA">
      <w:pPr>
        <w:widowControl w:val="0"/>
        <w:spacing w:after="200" w:line="240" w:lineRule="auto"/>
      </w:pPr>
      <w:bookmarkStart w:id="21" w:name="_2xcytpi" w:colFirst="0" w:colLast="0"/>
      <w:bookmarkEnd w:id="21"/>
      <w:r>
        <w:t>and change value of “kount.DECLINED” line</w:t>
      </w:r>
    </w:p>
    <w:p w:rsidR="00E05DFE" w:rsidRDefault="00565EEA">
      <w:pPr>
        <w:widowControl w:val="0"/>
        <w:spacing w:after="200" w:line="240" w:lineRule="auto"/>
      </w:pPr>
      <w:bookmarkStart w:id="22" w:name="_1ci93xb" w:colFirst="0" w:colLast="0"/>
      <w:bookmarkEnd w:id="22"/>
      <w:r>
        <w:rPr>
          <w:noProof/>
        </w:rPr>
        <w:drawing>
          <wp:inline distT="0" distB="0" distL="0" distR="0">
            <wp:extent cx="5731510" cy="16002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E05DFE" w:rsidRDefault="00E05DFE">
      <w:pPr>
        <w:widowControl w:val="0"/>
        <w:spacing w:after="200" w:line="240" w:lineRule="auto"/>
      </w:pPr>
      <w:bookmarkStart w:id="23" w:name="_3whwml4" w:colFirst="0" w:colLast="0"/>
      <w:bookmarkEnd w:id="23"/>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24" w:name="_Toc531855065"/>
      <w:r>
        <w:t>Implementation Setup</w:t>
      </w:r>
      <w:bookmarkEnd w:id="24"/>
    </w:p>
    <w:p w:rsidR="00E05DFE" w:rsidRDefault="00565EEA">
      <w:pPr>
        <w:widowControl w:val="0"/>
        <w:spacing w:after="200" w:line="240" w:lineRule="auto"/>
        <w:jc w:val="both"/>
      </w:pPr>
      <w:bookmarkStart w:id="25" w:name="_qsh70q" w:colFirst="0" w:colLast="0"/>
      <w:bookmarkEnd w:id="25"/>
      <w:r w:rsidRPr="005F4CC2">
        <w:t xml:space="preserve">The </w:t>
      </w:r>
      <w:r w:rsidRPr="005F4CC2">
        <w:rPr>
          <w:b/>
        </w:rPr>
        <w:t>int_kount and int_kount_sfra</w:t>
      </w:r>
      <w:r w:rsidRPr="005F4CC2">
        <w:t xml:space="preserve"> cartridges are required</w:t>
      </w:r>
      <w:r>
        <w:t xml:space="preserve">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E05DFE" w:rsidRDefault="00565EEA">
      <w:pPr>
        <w:pStyle w:val="Heading2"/>
        <w:spacing w:line="240" w:lineRule="auto"/>
      </w:pPr>
      <w:bookmarkStart w:id="26" w:name="_Toc531855066"/>
      <w:r>
        <w:t>Configuration</w:t>
      </w:r>
      <w:bookmarkEnd w:id="26"/>
    </w:p>
    <w:p w:rsidR="00E05DFE" w:rsidRDefault="00565EEA">
      <w:pPr>
        <w:widowControl w:val="0"/>
        <w:spacing w:after="200" w:line="240" w:lineRule="auto"/>
      </w:pPr>
      <w:r>
        <w:t>There are 6 basic configuration steps: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E05DFE" w:rsidRPr="004C4687" w:rsidRDefault="00565EEA">
      <w:pPr>
        <w:widowControl w:val="0"/>
        <w:numPr>
          <w:ilvl w:val="0"/>
          <w:numId w:val="23"/>
        </w:numPr>
        <w:spacing w:after="0" w:line="240" w:lineRule="auto"/>
        <w:ind w:hanging="360"/>
        <w:contextualSpacing/>
        <w:jc w:val="both"/>
        <w:rPr>
          <w:color w:val="333333"/>
          <w:highlight w:val="white"/>
        </w:rPr>
      </w:pPr>
      <w:r>
        <w:t>Create Services in DW Business Manager</w:t>
      </w:r>
    </w:p>
    <w:p w:rsidR="004C4687" w:rsidRDefault="004C4687">
      <w:pPr>
        <w:widowControl w:val="0"/>
        <w:numPr>
          <w:ilvl w:val="0"/>
          <w:numId w:val="23"/>
        </w:numPr>
        <w:spacing w:after="0" w:line="240" w:lineRule="auto"/>
        <w:ind w:hanging="360"/>
        <w:contextualSpacing/>
        <w:jc w:val="both"/>
        <w:rPr>
          <w:color w:val="333333"/>
          <w:highlight w:val="white"/>
        </w:rPr>
      </w:pPr>
      <w:r>
        <w:rPr>
          <w:lang w:val="en-US"/>
        </w:rPr>
        <w:t>Create Jobs in DW Business Manager</w:t>
      </w:r>
    </w:p>
    <w:p w:rsidR="00E05DFE" w:rsidRDefault="00565EEA">
      <w:pPr>
        <w:widowControl w:val="0"/>
        <w:numPr>
          <w:ilvl w:val="0"/>
          <w:numId w:val="23"/>
        </w:numPr>
        <w:spacing w:after="0" w:line="240" w:lineRule="auto"/>
        <w:ind w:hanging="360"/>
        <w:contextualSpacing/>
        <w:jc w:val="both"/>
        <w:rPr>
          <w:color w:val="333333"/>
          <w:highlight w:val="white"/>
        </w:rPr>
      </w:pPr>
      <w:r>
        <w:t>Kount Site Preferences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Create API key in Kount Admin Panel</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Assign the Cartridge to a Site</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(Optional) Configure the Event Notification Service</w:t>
      </w:r>
    </w:p>
    <w:p w:rsidR="00E05DFE" w:rsidRDefault="00E05DFE">
      <w:pPr>
        <w:widowControl w:val="0"/>
        <w:spacing w:line="240" w:lineRule="auto"/>
        <w:jc w:val="both"/>
      </w:pPr>
    </w:p>
    <w:p w:rsidR="00E05DFE" w:rsidRDefault="00565EEA">
      <w:pPr>
        <w:pStyle w:val="Heading3"/>
        <w:spacing w:line="240" w:lineRule="auto"/>
      </w:pPr>
      <w:bookmarkStart w:id="27" w:name="_Toc531855067"/>
      <w:r>
        <w:t>Step 1 – Site Import</w:t>
      </w:r>
      <w:bookmarkEnd w:id="27"/>
      <w:r>
        <w:t xml:space="preserve"> </w:t>
      </w:r>
    </w:p>
    <w:p w:rsidR="00E05DFE" w:rsidRDefault="00565EEA">
      <w:pPr>
        <w:widowControl w:val="0"/>
        <w:spacing w:after="200" w:line="240" w:lineRule="auto"/>
      </w:pPr>
      <w:r>
        <w:t xml:space="preserve">Use the kount_metadata.xml file to create the custom System Object definitions and configure the Kount Site Preferences. After Logging into SFCC Business Manager. Select </w:t>
      </w:r>
      <w:r>
        <w:rPr>
          <w:b/>
        </w:rPr>
        <w:t xml:space="preserve">Administration </w:t>
      </w:r>
      <w:r>
        <w:t xml:space="preserve">&gt; </w:t>
      </w:r>
      <w:r>
        <w:rPr>
          <w:b/>
        </w:rPr>
        <w:t>Site Development</w:t>
      </w:r>
      <w:r>
        <w:t xml:space="preserve"> &gt; </w:t>
      </w:r>
      <w:r>
        <w:rPr>
          <w:b/>
        </w:rPr>
        <w:t>Import &amp; Export</w:t>
      </w:r>
      <w:r>
        <w:rPr>
          <w:noProof/>
        </w:rPr>
        <w:drawing>
          <wp:anchor distT="0" distB="0" distL="0" distR="0" simplePos="0" relativeHeight="251646464" behindDoc="0" locked="0" layoutInCell="1" hidden="0" allowOverlap="1">
            <wp:simplePos x="0" y="0"/>
            <wp:positionH relativeFrom="column">
              <wp:posOffset>194945</wp:posOffset>
            </wp:positionH>
            <wp:positionV relativeFrom="paragraph">
              <wp:posOffset>638175</wp:posOffset>
            </wp:positionV>
            <wp:extent cx="5342255" cy="1569085"/>
            <wp:effectExtent l="0" t="0" r="0" b="0"/>
            <wp:wrapTopAndBottom distT="0" distB="0"/>
            <wp:docPr id="38" name="image30.png" descr="C:\Users\o.ignatyo\Downloads\kount\import_1_.png"/>
            <wp:cNvGraphicFramePr/>
            <a:graphic xmlns:a="http://schemas.openxmlformats.org/drawingml/2006/main">
              <a:graphicData uri="http://schemas.openxmlformats.org/drawingml/2006/picture">
                <pic:pic xmlns:pic="http://schemas.openxmlformats.org/drawingml/2006/picture">
                  <pic:nvPicPr>
                    <pic:cNvPr id="0" name="image30.png" descr="C:\Users\o.ignatyo\Downloads\kount\import_1_.png"/>
                    <pic:cNvPicPr preferRelativeResize="0"/>
                  </pic:nvPicPr>
                  <pic:blipFill>
                    <a:blip r:embed="rId15"/>
                    <a:srcRect t="39954"/>
                    <a:stretch>
                      <a:fillRect/>
                    </a:stretch>
                  </pic:blipFill>
                  <pic:spPr>
                    <a:xfrm>
                      <a:off x="0" y="0"/>
                      <a:ext cx="5342255" cy="1569085"/>
                    </a:xfrm>
                    <a:prstGeom prst="rect">
                      <a:avLst/>
                    </a:prstGeom>
                    <a:ln/>
                  </pic:spPr>
                </pic:pic>
              </a:graphicData>
            </a:graphic>
          </wp:anchor>
        </w:drawing>
      </w:r>
    </w:p>
    <w:p w:rsidR="00E05DFE" w:rsidRDefault="00E05DFE">
      <w:pPr>
        <w:widowControl w:val="0"/>
        <w:spacing w:after="200" w:line="240" w:lineRule="auto"/>
        <w:ind w:left="720"/>
      </w:pPr>
    </w:p>
    <w:p w:rsidR="00E05DFE" w:rsidRDefault="00565EEA">
      <w:pPr>
        <w:widowControl w:val="0"/>
        <w:spacing w:after="200" w:line="240" w:lineRule="auto"/>
      </w:pPr>
      <w:r>
        <w:t xml:space="preserve">Select the </w:t>
      </w:r>
      <w:r>
        <w:rPr>
          <w:b/>
        </w:rPr>
        <w:t>Upload</w:t>
      </w:r>
      <w:r>
        <w:t xml:space="preserve"> button to upload the </w:t>
      </w:r>
      <w:r>
        <w:rPr>
          <w:rFonts w:ascii="Courier New" w:eastAsia="Courier New" w:hAnsi="Courier New" w:cs="Courier New"/>
        </w:rPr>
        <w:t>kount_metadata.xml</w:t>
      </w:r>
      <w:r>
        <w:t xml:space="preserve"> file.</w:t>
      </w:r>
    </w:p>
    <w:p w:rsidR="00E05DFE" w:rsidRDefault="00565EEA">
      <w:pPr>
        <w:widowControl w:val="0"/>
        <w:spacing w:after="200" w:line="240" w:lineRule="auto"/>
        <w:ind w:firstLine="720"/>
      </w:pPr>
      <w:r>
        <w:rPr>
          <w:noProof/>
        </w:rPr>
        <w:drawing>
          <wp:anchor distT="0" distB="0" distL="0" distR="0" simplePos="0" relativeHeight="251648512" behindDoc="0" locked="0" layoutInCell="1" hidden="0" allowOverlap="1">
            <wp:simplePos x="0" y="0"/>
            <wp:positionH relativeFrom="column">
              <wp:posOffset>495300</wp:posOffset>
            </wp:positionH>
            <wp:positionV relativeFrom="paragraph">
              <wp:posOffset>19050</wp:posOffset>
            </wp:positionV>
            <wp:extent cx="4746625" cy="675640"/>
            <wp:effectExtent l="0" t="0" r="0" b="0"/>
            <wp:wrapTopAndBottom distT="0" distB="0"/>
            <wp:docPr id="1" name="image6.png" descr="C:\Users\o.ignatyo\Downloads\kount\import_2_.png"/>
            <wp:cNvGraphicFramePr/>
            <a:graphic xmlns:a="http://schemas.openxmlformats.org/drawingml/2006/main">
              <a:graphicData uri="http://schemas.openxmlformats.org/drawingml/2006/picture">
                <pic:pic xmlns:pic="http://schemas.openxmlformats.org/drawingml/2006/picture">
                  <pic:nvPicPr>
                    <pic:cNvPr id="0" name="image6.png" descr="C:\Users\o.ignatyo\Downloads\kount\import_2_.png"/>
                    <pic:cNvPicPr preferRelativeResize="0"/>
                  </pic:nvPicPr>
                  <pic:blipFill>
                    <a:blip r:embed="rId16"/>
                    <a:srcRect t="8239"/>
                    <a:stretch>
                      <a:fillRect/>
                    </a:stretch>
                  </pic:blipFill>
                  <pic:spPr>
                    <a:xfrm>
                      <a:off x="0" y="0"/>
                      <a:ext cx="4746625" cy="675640"/>
                    </a:xfrm>
                    <a:prstGeom prst="rect">
                      <a:avLst/>
                    </a:prstGeom>
                    <a:ln/>
                  </pic:spPr>
                </pic:pic>
              </a:graphicData>
            </a:graphic>
          </wp:anchor>
        </w:drawing>
      </w:r>
    </w:p>
    <w:p w:rsidR="00E05DFE" w:rsidRDefault="00565EEA">
      <w:pPr>
        <w:widowControl w:val="0"/>
        <w:spacing w:after="200" w:line="240" w:lineRule="auto"/>
      </w:pPr>
      <w:r>
        <w:t xml:space="preserve">Select the </w:t>
      </w:r>
      <w:r>
        <w:rPr>
          <w:b/>
        </w:rPr>
        <w:t>Choose File</w:t>
      </w:r>
      <w:r>
        <w:t xml:space="preserve"> button and navigate to the </w:t>
      </w:r>
      <w:r>
        <w:rPr>
          <w:b/>
        </w:rPr>
        <w:t>kount_metadata.xml</w:t>
      </w:r>
      <w:r>
        <w:t xml:space="preserve"> file.  Select the </w:t>
      </w:r>
      <w:r>
        <w:rPr>
          <w:b/>
        </w:rPr>
        <w:t>Upload</w:t>
      </w:r>
      <w:r>
        <w:t xml:space="preserve"> button.</w:t>
      </w:r>
    </w:p>
    <w:p w:rsidR="00E05DFE" w:rsidRDefault="00565EEA">
      <w:pPr>
        <w:widowControl w:val="0"/>
        <w:spacing w:after="200" w:line="240" w:lineRule="auto"/>
        <w:ind w:firstLine="720"/>
      </w:pPr>
      <w:r>
        <w:rPr>
          <w:noProof/>
        </w:rPr>
        <w:drawing>
          <wp:anchor distT="0" distB="0" distL="0" distR="0" simplePos="0" relativeHeight="251650560" behindDoc="0" locked="0" layoutInCell="1" hidden="0" allowOverlap="1">
            <wp:simplePos x="0" y="0"/>
            <wp:positionH relativeFrom="column">
              <wp:posOffset>728345</wp:posOffset>
            </wp:positionH>
            <wp:positionV relativeFrom="paragraph">
              <wp:posOffset>28575</wp:posOffset>
            </wp:positionV>
            <wp:extent cx="4290695" cy="732790"/>
            <wp:effectExtent l="0" t="0" r="0" b="0"/>
            <wp:wrapTopAndBottom distT="0" distB="0"/>
            <wp:docPr id="40" name="image40.png" descr="C:\Users\o.ignatyo\Downloads\kount\import_3_.png"/>
            <wp:cNvGraphicFramePr/>
            <a:graphic xmlns:a="http://schemas.openxmlformats.org/drawingml/2006/main">
              <a:graphicData uri="http://schemas.openxmlformats.org/drawingml/2006/picture">
                <pic:pic xmlns:pic="http://schemas.openxmlformats.org/drawingml/2006/picture">
                  <pic:nvPicPr>
                    <pic:cNvPr id="0" name="image40.png" descr="C:\Users\o.ignatyo\Downloads\kount\import_3_.png"/>
                    <pic:cNvPicPr preferRelativeResize="0"/>
                  </pic:nvPicPr>
                  <pic:blipFill>
                    <a:blip r:embed="rId17"/>
                    <a:srcRect/>
                    <a:stretch>
                      <a:fillRect/>
                    </a:stretch>
                  </pic:blipFill>
                  <pic:spPr>
                    <a:xfrm>
                      <a:off x="0" y="0"/>
                      <a:ext cx="4290695" cy="732790"/>
                    </a:xfrm>
                    <a:prstGeom prst="rect">
                      <a:avLst/>
                    </a:prstGeom>
                    <a:ln/>
                  </pic:spPr>
                </pic:pic>
              </a:graphicData>
            </a:graphic>
          </wp:anchor>
        </w:drawing>
      </w:r>
    </w:p>
    <w:p w:rsidR="00E05DFE" w:rsidRDefault="00565EEA">
      <w:pPr>
        <w:widowControl w:val="0"/>
        <w:spacing w:after="200" w:line="240" w:lineRule="auto"/>
      </w:pPr>
      <w:r>
        <w:lastRenderedPageBreak/>
        <w:t xml:space="preserve">Notice that now the </w:t>
      </w:r>
      <w:r>
        <w:rPr>
          <w:rFonts w:ascii="Courier New" w:eastAsia="Courier New" w:hAnsi="Courier New" w:cs="Courier New"/>
        </w:rPr>
        <w:t>kount_metadata.xml</w:t>
      </w:r>
      <w:r>
        <w:t xml:space="preserve"> file is listed within the Manage Import Files page.</w:t>
      </w:r>
    </w:p>
    <w:p w:rsidR="00E05DFE" w:rsidRDefault="00565EEA">
      <w:pPr>
        <w:widowControl w:val="0"/>
        <w:spacing w:after="200" w:line="240" w:lineRule="auto"/>
        <w:ind w:firstLine="720"/>
      </w:pPr>
      <w:r>
        <w:rPr>
          <w:noProof/>
        </w:rPr>
        <w:drawing>
          <wp:anchor distT="0" distB="0" distL="0" distR="0" simplePos="0" relativeHeight="251652608" behindDoc="0" locked="0" layoutInCell="1" hidden="0" allowOverlap="1">
            <wp:simplePos x="0" y="0"/>
            <wp:positionH relativeFrom="column">
              <wp:posOffset>714375</wp:posOffset>
            </wp:positionH>
            <wp:positionV relativeFrom="paragraph">
              <wp:posOffset>19050</wp:posOffset>
            </wp:positionV>
            <wp:extent cx="4307205" cy="614680"/>
            <wp:effectExtent l="0" t="0" r="0" b="0"/>
            <wp:wrapTopAndBottom distT="0" distB="0"/>
            <wp:docPr id="16" name="image9.png" descr="C:\Users\o.ignatyo\Downloads\screenshot-astound12-alliance-prtnr-eu01-dw.demandware.net 2015-12-15 19-54-42.png"/>
            <wp:cNvGraphicFramePr/>
            <a:graphic xmlns:a="http://schemas.openxmlformats.org/drawingml/2006/main">
              <a:graphicData uri="http://schemas.openxmlformats.org/drawingml/2006/picture">
                <pic:pic xmlns:pic="http://schemas.openxmlformats.org/drawingml/2006/picture">
                  <pic:nvPicPr>
                    <pic:cNvPr id="0" name="image9.png" descr="C:\Users\o.ignatyo\Downloads\screenshot-astound12-alliance-prtnr-eu01-dw.demandware.net 2015-12-15 19-54-42.png"/>
                    <pic:cNvPicPr preferRelativeResize="0"/>
                  </pic:nvPicPr>
                  <pic:blipFill>
                    <a:blip r:embed="rId18"/>
                    <a:srcRect l="135" t="-1531" r="-135" b="48555"/>
                    <a:stretch>
                      <a:fillRect/>
                    </a:stretch>
                  </pic:blipFill>
                  <pic:spPr>
                    <a:xfrm>
                      <a:off x="0" y="0"/>
                      <a:ext cx="4307205" cy="614680"/>
                    </a:xfrm>
                    <a:prstGeom prst="rect">
                      <a:avLst/>
                    </a:prstGeom>
                    <a:ln/>
                  </pic:spPr>
                </pic:pic>
              </a:graphicData>
            </a:graphic>
          </wp:anchor>
        </w:drawing>
      </w:r>
    </w:p>
    <w:p w:rsidR="00E05DFE" w:rsidRDefault="00565EEA">
      <w:pPr>
        <w:widowControl w:val="0"/>
        <w:spacing w:after="120" w:line="360" w:lineRule="auto"/>
      </w:pPr>
      <w:r>
        <w:rPr>
          <w:rFonts w:ascii="Trebuchet MS" w:eastAsia="Trebuchet MS" w:hAnsi="Trebuchet MS" w:cs="Trebuchet MS"/>
          <w:sz w:val="20"/>
          <w:szCs w:val="20"/>
        </w:rPr>
        <w:t xml:space="preserve">Navigate back to the Import &amp; Export page and select the Import button. </w:t>
      </w:r>
    </w:p>
    <w:p w:rsidR="00E05DFE" w:rsidRDefault="00565EEA">
      <w:pPr>
        <w:widowControl w:val="0"/>
        <w:spacing w:after="120" w:line="360" w:lineRule="auto"/>
        <w:ind w:firstLine="720"/>
      </w:pPr>
      <w:r>
        <w:rPr>
          <w:noProof/>
        </w:rPr>
        <w:drawing>
          <wp:anchor distT="0" distB="0" distL="0" distR="0" simplePos="0" relativeHeight="251654656" behindDoc="0" locked="0" layoutInCell="1" hidden="0" allowOverlap="1">
            <wp:simplePos x="0" y="0"/>
            <wp:positionH relativeFrom="column">
              <wp:posOffset>1119505</wp:posOffset>
            </wp:positionH>
            <wp:positionV relativeFrom="paragraph">
              <wp:posOffset>38100</wp:posOffset>
            </wp:positionV>
            <wp:extent cx="3512820" cy="858520"/>
            <wp:effectExtent l="0" t="0" r="0" b="0"/>
            <wp:wrapTopAndBottom distT="0" distB="0"/>
            <wp:docPr id="44" name="image39.png" descr="C:\Users\o.ignatyo\Downloads\kount\import_4_.png"/>
            <wp:cNvGraphicFramePr/>
            <a:graphic xmlns:a="http://schemas.openxmlformats.org/drawingml/2006/main">
              <a:graphicData uri="http://schemas.openxmlformats.org/drawingml/2006/picture">
                <pic:pic xmlns:pic="http://schemas.openxmlformats.org/drawingml/2006/picture">
                  <pic:nvPicPr>
                    <pic:cNvPr id="0" name="image39.png" descr="C:\Users\o.ignatyo\Downloads\kount\import_4_.png"/>
                    <pic:cNvPicPr preferRelativeResize="0"/>
                  </pic:nvPicPr>
                  <pic:blipFill>
                    <a:blip r:embed="rId19"/>
                    <a:srcRect/>
                    <a:stretch>
                      <a:fillRect/>
                    </a:stretch>
                  </pic:blipFill>
                  <pic:spPr>
                    <a:xfrm>
                      <a:off x="0" y="0"/>
                      <a:ext cx="3512820" cy="858520"/>
                    </a:xfrm>
                    <a:prstGeom prst="rect">
                      <a:avLst/>
                    </a:prstGeom>
                    <a:ln/>
                  </pic:spPr>
                </pic:pic>
              </a:graphicData>
            </a:graphic>
          </wp:anchor>
        </w:drawing>
      </w:r>
    </w:p>
    <w:p w:rsidR="00E05DFE" w:rsidRDefault="00565EEA">
      <w:pPr>
        <w:widowControl w:val="0"/>
        <w:spacing w:after="200" w:line="240" w:lineRule="auto"/>
      </w:pPr>
      <w:r>
        <w:t xml:space="preserve">Select the radio button next to the kount_metadata.xml file and choose the Next button. An XML Validation will run. </w:t>
      </w:r>
    </w:p>
    <w:p w:rsidR="00E05DFE" w:rsidRDefault="00565EEA">
      <w:pPr>
        <w:widowControl w:val="0"/>
        <w:spacing w:after="200" w:line="240" w:lineRule="auto"/>
      </w:pPr>
      <w:r>
        <w:t xml:space="preserve">Select the Import button. </w:t>
      </w:r>
      <w:r>
        <w:rPr>
          <w:noProof/>
        </w:rPr>
        <w:drawing>
          <wp:anchor distT="0" distB="0" distL="0" distR="0" simplePos="0" relativeHeight="251656704" behindDoc="0" locked="0" layoutInCell="1" hidden="0" allowOverlap="1">
            <wp:simplePos x="0" y="0"/>
            <wp:positionH relativeFrom="column">
              <wp:posOffset>576580</wp:posOffset>
            </wp:positionH>
            <wp:positionV relativeFrom="paragraph">
              <wp:posOffset>19050</wp:posOffset>
            </wp:positionV>
            <wp:extent cx="4583430" cy="663575"/>
            <wp:effectExtent l="0" t="0" r="0" b="0"/>
            <wp:wrapTopAndBottom distT="0" distB="0"/>
            <wp:docPr id="14" name="image12.png" descr="C:\Users\o.ignatyo\Downloads\screenshot-astound12-alliance-prtnr-eu01-dw.demandware.net 2015-12-15 19-57-31 (1).png"/>
            <wp:cNvGraphicFramePr/>
            <a:graphic xmlns:a="http://schemas.openxmlformats.org/drawingml/2006/main">
              <a:graphicData uri="http://schemas.openxmlformats.org/drawingml/2006/picture">
                <pic:pic xmlns:pic="http://schemas.openxmlformats.org/drawingml/2006/picture">
                  <pic:nvPicPr>
                    <pic:cNvPr id="0" name="image12.png" descr="C:\Users\o.ignatyo\Downloads\screenshot-astound12-alliance-prtnr-eu01-dw.demandware.net 2015-12-15 19-57-31 (1).png"/>
                    <pic:cNvPicPr preferRelativeResize="0"/>
                  </pic:nvPicPr>
                  <pic:blipFill>
                    <a:blip r:embed="rId20"/>
                    <a:srcRect/>
                    <a:stretch>
                      <a:fillRect/>
                    </a:stretch>
                  </pic:blipFill>
                  <pic:spPr>
                    <a:xfrm>
                      <a:off x="0" y="0"/>
                      <a:ext cx="4583430" cy="663575"/>
                    </a:xfrm>
                    <a:prstGeom prst="rect">
                      <a:avLst/>
                    </a:prstGeom>
                    <a:ln/>
                  </pic:spPr>
                </pic:pic>
              </a:graphicData>
            </a:graphic>
          </wp:anchor>
        </w:drawing>
      </w:r>
    </w:p>
    <w:p w:rsidR="00E05DFE" w:rsidRDefault="00565EEA">
      <w:pPr>
        <w:widowControl w:val="0"/>
        <w:spacing w:after="200" w:line="240" w:lineRule="auto"/>
        <w:ind w:firstLine="720"/>
      </w:pPr>
      <w:r>
        <w:rPr>
          <w:noProof/>
        </w:rPr>
        <w:drawing>
          <wp:anchor distT="0" distB="0" distL="0" distR="0" simplePos="0" relativeHeight="251658752" behindDoc="0" locked="0" layoutInCell="1" hidden="0" allowOverlap="1">
            <wp:simplePos x="0" y="0"/>
            <wp:positionH relativeFrom="column">
              <wp:posOffset>742950</wp:posOffset>
            </wp:positionH>
            <wp:positionV relativeFrom="paragraph">
              <wp:posOffset>19050</wp:posOffset>
            </wp:positionV>
            <wp:extent cx="4243070" cy="2553335"/>
            <wp:effectExtent l="0" t="0" r="0" b="0"/>
            <wp:wrapTopAndBottom distT="0" distB="0"/>
            <wp:docPr id="3" name="image19.png" descr="C:\Users\o.ignatyo\Downloads\kount\import_5_.png"/>
            <wp:cNvGraphicFramePr/>
            <a:graphic xmlns:a="http://schemas.openxmlformats.org/drawingml/2006/main">
              <a:graphicData uri="http://schemas.openxmlformats.org/drawingml/2006/picture">
                <pic:pic xmlns:pic="http://schemas.openxmlformats.org/drawingml/2006/picture">
                  <pic:nvPicPr>
                    <pic:cNvPr id="0" name="image19.png" descr="C:\Users\o.ignatyo\Downloads\kount\import_5_.png"/>
                    <pic:cNvPicPr preferRelativeResize="0"/>
                  </pic:nvPicPr>
                  <pic:blipFill>
                    <a:blip r:embed="rId21"/>
                    <a:srcRect/>
                    <a:stretch>
                      <a:fillRect/>
                    </a:stretch>
                  </pic:blipFill>
                  <pic:spPr>
                    <a:xfrm>
                      <a:off x="0" y="0"/>
                      <a:ext cx="4243070" cy="2553335"/>
                    </a:xfrm>
                    <a:prstGeom prst="rect">
                      <a:avLst/>
                    </a:prstGeom>
                    <a:ln/>
                  </pic:spPr>
                </pic:pic>
              </a:graphicData>
            </a:graphic>
          </wp:anchor>
        </w:drawing>
      </w:r>
    </w:p>
    <w:p w:rsidR="00E05DFE" w:rsidRDefault="00565EEA">
      <w:pPr>
        <w:widowControl w:val="0"/>
        <w:spacing w:after="200" w:line="240" w:lineRule="auto"/>
      </w:pPr>
      <w:r>
        <w:t>After the import has finished a “Success” status will display.</w:t>
      </w:r>
    </w:p>
    <w:p w:rsidR="00E05DFE" w:rsidRDefault="00565EEA">
      <w:pPr>
        <w:widowControl w:val="0"/>
        <w:spacing w:after="200" w:line="240" w:lineRule="auto"/>
        <w:ind w:firstLine="720"/>
      </w:pPr>
      <w:r>
        <w:rPr>
          <w:noProof/>
        </w:rPr>
        <w:drawing>
          <wp:anchor distT="0" distB="0" distL="0" distR="0" simplePos="0" relativeHeight="251660800" behindDoc="0" locked="0" layoutInCell="1" hidden="0" allowOverlap="1">
            <wp:simplePos x="0" y="0"/>
            <wp:positionH relativeFrom="column">
              <wp:posOffset>390525</wp:posOffset>
            </wp:positionH>
            <wp:positionV relativeFrom="paragraph">
              <wp:posOffset>38100</wp:posOffset>
            </wp:positionV>
            <wp:extent cx="4974590" cy="989330"/>
            <wp:effectExtent l="0" t="0" r="0" b="0"/>
            <wp:wrapTopAndBottom distT="0" distB="0"/>
            <wp:docPr id="6" name="image2.png" descr="C:\Users\o.ignatyo\Downloads\kount\import___9_.png"/>
            <wp:cNvGraphicFramePr/>
            <a:graphic xmlns:a="http://schemas.openxmlformats.org/drawingml/2006/main">
              <a:graphicData uri="http://schemas.openxmlformats.org/drawingml/2006/picture">
                <pic:pic xmlns:pic="http://schemas.openxmlformats.org/drawingml/2006/picture">
                  <pic:nvPicPr>
                    <pic:cNvPr id="0" name="image2.png" descr="C:\Users\o.ignatyo\Downloads\kount\import___9_.png"/>
                    <pic:cNvPicPr preferRelativeResize="0"/>
                  </pic:nvPicPr>
                  <pic:blipFill>
                    <a:blip r:embed="rId22"/>
                    <a:srcRect r="2913"/>
                    <a:stretch>
                      <a:fillRect/>
                    </a:stretch>
                  </pic:blipFill>
                  <pic:spPr>
                    <a:xfrm>
                      <a:off x="0" y="0"/>
                      <a:ext cx="4974590" cy="989330"/>
                    </a:xfrm>
                    <a:prstGeom prst="rect">
                      <a:avLst/>
                    </a:prstGeom>
                    <a:ln/>
                  </pic:spPr>
                </pic:pic>
              </a:graphicData>
            </a:graphic>
          </wp:anchor>
        </w:drawing>
      </w:r>
    </w:p>
    <w:p w:rsidR="00E05DFE" w:rsidRDefault="00565EEA">
      <w:pPr>
        <w:widowControl w:val="0"/>
        <w:spacing w:after="200" w:line="240" w:lineRule="auto"/>
      </w:pPr>
      <w:r>
        <w:rPr>
          <w:i/>
        </w:rPr>
        <w:t>If a Status of Success does not display, check the DW Sandbox Setup (Site Genesis) and attempt the import again.</w:t>
      </w:r>
    </w:p>
    <w:p w:rsidR="00E05DFE" w:rsidRDefault="00565EEA">
      <w:r>
        <w:br w:type="page"/>
      </w:r>
    </w:p>
    <w:p w:rsidR="00E05DFE" w:rsidRDefault="00E05DFE">
      <w:pPr>
        <w:widowControl w:val="0"/>
      </w:pPr>
      <w:bookmarkStart w:id="28" w:name="_2p2csry" w:colFirst="0" w:colLast="0"/>
      <w:bookmarkEnd w:id="28"/>
    </w:p>
    <w:p w:rsidR="00E05DFE" w:rsidRPr="004C4687" w:rsidRDefault="00565EEA">
      <w:pPr>
        <w:pStyle w:val="Heading3"/>
        <w:spacing w:line="240" w:lineRule="auto"/>
        <w:rPr>
          <w:lang w:val="en-US"/>
        </w:rPr>
      </w:pPr>
      <w:bookmarkStart w:id="29" w:name="_Toc531855068"/>
      <w:r>
        <w:t>Step 2 - Import Service</w:t>
      </w:r>
      <w:bookmarkEnd w:id="29"/>
      <w:r w:rsidR="004C4687">
        <w:rPr>
          <w:lang w:val="en-US"/>
        </w:rPr>
        <w:t xml:space="preserve"> &amp; Jobs</w:t>
      </w:r>
    </w:p>
    <w:p w:rsidR="00E05DFE" w:rsidRDefault="00565EEA">
      <w:pPr>
        <w:widowControl w:val="0"/>
        <w:spacing w:after="200" w:line="240" w:lineRule="auto"/>
      </w:pPr>
      <w:r>
        <w:t xml:space="preserve">Log into the Business Manager and navigate to </w:t>
      </w:r>
      <w:r>
        <w:rPr>
          <w:b/>
        </w:rPr>
        <w:t xml:space="preserve">Administration </w:t>
      </w:r>
      <w:r>
        <w:t xml:space="preserve">&gt; </w:t>
      </w:r>
      <w:r>
        <w:rPr>
          <w:b/>
        </w:rPr>
        <w:t xml:space="preserve">Operations </w:t>
      </w:r>
      <w:r>
        <w:t xml:space="preserve">&gt; </w:t>
      </w:r>
      <w:r>
        <w:rPr>
          <w:b/>
        </w:rPr>
        <w:t>Import &amp; Export</w:t>
      </w:r>
      <w:r>
        <w:t xml:space="preserve">. </w:t>
      </w:r>
    </w:p>
    <w:p w:rsidR="00E05DFE" w:rsidRDefault="00E05DFE">
      <w:pPr>
        <w:widowControl w:val="0"/>
        <w:spacing w:after="200" w:line="240" w:lineRule="auto"/>
      </w:pPr>
    </w:p>
    <w:p w:rsidR="00E05DFE" w:rsidRDefault="00565EEA">
      <w:pPr>
        <w:widowControl w:val="0"/>
        <w:spacing w:after="200" w:line="240" w:lineRule="auto"/>
      </w:pPr>
      <w:r>
        <w:t>Click “</w:t>
      </w:r>
      <w:r>
        <w:rPr>
          <w:b/>
        </w:rPr>
        <w:t>Upload</w:t>
      </w:r>
      <w:r>
        <w:t>” in the</w:t>
      </w:r>
      <w:r>
        <w:rPr>
          <w:b/>
        </w:rPr>
        <w:t xml:space="preserve"> Import &amp; Export Files</w:t>
      </w:r>
      <w:r>
        <w:t xml:space="preserve"> section.</w:t>
      </w:r>
    </w:p>
    <w:p w:rsidR="00E05DFE" w:rsidRDefault="00565EEA">
      <w:pPr>
        <w:widowControl w:val="0"/>
        <w:spacing w:after="200" w:line="240" w:lineRule="auto"/>
        <w:jc w:val="center"/>
      </w:pPr>
      <w:r>
        <w:rPr>
          <w:noProof/>
        </w:rPr>
        <w:drawing>
          <wp:inline distT="0" distB="0" distL="0" distR="0">
            <wp:extent cx="4110355" cy="290703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4110355" cy="2907030"/>
                    </a:xfrm>
                    <a:prstGeom prst="rect">
                      <a:avLst/>
                    </a:prstGeom>
                    <a:ln/>
                  </pic:spPr>
                </pic:pic>
              </a:graphicData>
            </a:graphic>
          </wp:inline>
        </w:drawing>
      </w:r>
    </w:p>
    <w:p w:rsidR="00E05DFE" w:rsidRDefault="00565EEA">
      <w:pPr>
        <w:widowControl w:val="0"/>
        <w:spacing w:after="200" w:line="240" w:lineRule="auto"/>
      </w:pPr>
      <w:r>
        <w:t>Click “</w:t>
      </w:r>
      <w:r>
        <w:rPr>
          <w:b/>
        </w:rPr>
        <w:t>Choose File</w:t>
      </w:r>
      <w:r>
        <w:t>” and select “</w:t>
      </w:r>
      <w:r>
        <w:rPr>
          <w:b/>
        </w:rPr>
        <w:t>kount_service.xml</w:t>
      </w:r>
      <w:r>
        <w:t xml:space="preserve">” </w:t>
      </w:r>
      <w:r w:rsidR="004C4687">
        <w:rPr>
          <w:lang w:val="en-US"/>
        </w:rPr>
        <w:t xml:space="preserve">and </w:t>
      </w:r>
      <w:r w:rsidR="004C4687" w:rsidRPr="004C4687">
        <w:rPr>
          <w:b/>
          <w:bCs/>
          <w:lang w:val="en-US"/>
        </w:rPr>
        <w:t>“kount_job.xml”</w:t>
      </w:r>
      <w:r w:rsidR="004C4687">
        <w:rPr>
          <w:lang w:val="en-US"/>
        </w:rPr>
        <w:t xml:space="preserve"> </w:t>
      </w:r>
      <w:r>
        <w:t>file from “</w:t>
      </w:r>
      <w:r>
        <w:rPr>
          <w:b/>
        </w:rPr>
        <w:t>metadata</w:t>
      </w:r>
      <w:r>
        <w:t>” folder and click “</w:t>
      </w:r>
      <w:r>
        <w:rPr>
          <w:b/>
        </w:rPr>
        <w:t>Upload</w:t>
      </w:r>
      <w:r>
        <w:t>” button.</w:t>
      </w:r>
    </w:p>
    <w:p w:rsidR="00E05DFE" w:rsidRDefault="00565EEA">
      <w:pPr>
        <w:widowControl w:val="0"/>
        <w:spacing w:after="200" w:line="240" w:lineRule="auto"/>
        <w:jc w:val="center"/>
      </w:pPr>
      <w:r>
        <w:rPr>
          <w:noProof/>
        </w:rPr>
        <w:drawing>
          <wp:inline distT="0" distB="0" distL="0" distR="0">
            <wp:extent cx="4476750" cy="3590925"/>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476750" cy="3590925"/>
                    </a:xfrm>
                    <a:prstGeom prst="rect">
                      <a:avLst/>
                    </a:prstGeom>
                    <a:ln/>
                  </pic:spPr>
                </pic:pic>
              </a:graphicData>
            </a:graphic>
          </wp:inline>
        </w:drawing>
      </w:r>
    </w:p>
    <w:p w:rsidR="00E05DFE" w:rsidRDefault="00565EEA">
      <w:pPr>
        <w:widowControl w:val="0"/>
        <w:spacing w:after="200" w:line="240" w:lineRule="auto"/>
      </w:pPr>
      <w:r>
        <w:br/>
        <w:t>Click “</w:t>
      </w:r>
      <w:r>
        <w:rPr>
          <w:b/>
        </w:rPr>
        <w:t>Back</w:t>
      </w:r>
      <w:r>
        <w:t>” button.</w:t>
      </w:r>
    </w:p>
    <w:p w:rsidR="00E05DFE" w:rsidRDefault="00565EEA">
      <w:pPr>
        <w:widowControl w:val="0"/>
        <w:spacing w:after="200" w:line="240" w:lineRule="auto"/>
      </w:pPr>
      <w:r>
        <w:t>Click “</w:t>
      </w:r>
      <w:r>
        <w:rPr>
          <w:b/>
        </w:rPr>
        <w:t>Import</w:t>
      </w:r>
      <w:r>
        <w:t xml:space="preserve">” in the </w:t>
      </w:r>
      <w:r>
        <w:rPr>
          <w:b/>
        </w:rPr>
        <w:t xml:space="preserve">Services </w:t>
      </w:r>
      <w:r>
        <w:t>section.</w:t>
      </w:r>
    </w:p>
    <w:p w:rsidR="00E05DFE" w:rsidRDefault="00565EEA">
      <w:pPr>
        <w:widowControl w:val="0"/>
        <w:spacing w:after="200" w:line="240" w:lineRule="auto"/>
        <w:jc w:val="center"/>
      </w:pPr>
      <w:del w:id="30" w:author="Jeff Pannone" w:date="2020-05-11T11:41:00Z">
        <w:r w:rsidDel="00DE67C0">
          <w:rPr>
            <w:noProof/>
          </w:rPr>
          <w:lastRenderedPageBreak/>
          <w:drawing>
            <wp:inline distT="0" distB="0" distL="0" distR="0">
              <wp:extent cx="3906520" cy="323088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3906520" cy="3230880"/>
                      </a:xfrm>
                      <a:prstGeom prst="rect">
                        <a:avLst/>
                      </a:prstGeom>
                      <a:ln/>
                    </pic:spPr>
                  </pic:pic>
                </a:graphicData>
              </a:graphic>
            </wp:inline>
          </w:drawing>
        </w:r>
      </w:del>
      <w:ins w:id="31" w:author="Jeff Pannone" w:date="2020-05-11T11:41:00Z">
        <w:r w:rsidR="00DE67C0">
          <w:rPr>
            <w:noProof/>
          </w:rPr>
          <w:drawing>
            <wp:inline distT="0" distB="0" distL="0" distR="0">
              <wp:extent cx="3146287" cy="3061252"/>
              <wp:effectExtent l="0" t="0" r="381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2020-05-11 at 11.39.20 AM.png"/>
                      <pic:cNvPicPr/>
                    </pic:nvPicPr>
                    <pic:blipFill>
                      <a:blip r:embed="rId26">
                        <a:extLst>
                          <a:ext uri="{28A0092B-C50C-407E-A947-70E740481C1C}">
                            <a14:useLocalDpi xmlns:a14="http://schemas.microsoft.com/office/drawing/2010/main" val="0"/>
                          </a:ext>
                        </a:extLst>
                      </a:blip>
                      <a:stretch>
                        <a:fillRect/>
                      </a:stretch>
                    </pic:blipFill>
                    <pic:spPr>
                      <a:xfrm>
                        <a:off x="0" y="0"/>
                        <a:ext cx="3169987" cy="3084311"/>
                      </a:xfrm>
                      <a:prstGeom prst="rect">
                        <a:avLst/>
                      </a:prstGeom>
                    </pic:spPr>
                  </pic:pic>
                </a:graphicData>
              </a:graphic>
            </wp:inline>
          </w:drawing>
        </w:r>
      </w:ins>
    </w:p>
    <w:p w:rsidR="00E05DFE" w:rsidRDefault="00565EEA">
      <w:pPr>
        <w:widowControl w:val="0"/>
        <w:spacing w:after="200" w:line="240" w:lineRule="auto"/>
      </w:pPr>
      <w:r>
        <w:rPr>
          <w:noProof/>
        </w:rPr>
        <w:drawing>
          <wp:inline distT="0" distB="0" distL="0" distR="0">
            <wp:extent cx="5731510" cy="19431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731510" cy="1943100"/>
                    </a:xfrm>
                    <a:prstGeom prst="rect">
                      <a:avLst/>
                    </a:prstGeom>
                    <a:ln/>
                  </pic:spPr>
                </pic:pic>
              </a:graphicData>
            </a:graphic>
          </wp:inline>
        </w:drawing>
      </w:r>
    </w:p>
    <w:p w:rsidR="00E05DFE" w:rsidRDefault="00565EEA">
      <w:pPr>
        <w:widowControl w:val="0"/>
        <w:spacing w:after="200" w:line="240" w:lineRule="auto"/>
      </w:pPr>
      <w:r>
        <w:t>After file validation click “Next” button.</w:t>
      </w:r>
    </w:p>
    <w:p w:rsidR="00E05DFE" w:rsidRDefault="00565EEA">
      <w:pPr>
        <w:widowControl w:val="0"/>
        <w:spacing w:after="200" w:line="240" w:lineRule="auto"/>
      </w:pPr>
      <w:r>
        <w:t>On the next page check the “Merge” option and click “Import” button.</w:t>
      </w:r>
    </w:p>
    <w:p w:rsidR="00E05DFE" w:rsidRDefault="00565EEA">
      <w:pPr>
        <w:widowControl w:val="0"/>
        <w:spacing w:after="200" w:line="240" w:lineRule="auto"/>
      </w:pPr>
      <w:r>
        <w:rPr>
          <w:noProof/>
        </w:rPr>
        <w:drawing>
          <wp:inline distT="0" distB="0" distL="0" distR="0">
            <wp:extent cx="5731510" cy="1003300"/>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5731510" cy="1003300"/>
                    </a:xfrm>
                    <a:prstGeom prst="rect">
                      <a:avLst/>
                    </a:prstGeom>
                    <a:ln/>
                  </pic:spPr>
                </pic:pic>
              </a:graphicData>
            </a:graphic>
          </wp:inline>
        </w:drawing>
      </w:r>
    </w:p>
    <w:p w:rsidR="00F12F55" w:rsidRPr="00F12F55" w:rsidRDefault="00F12F55" w:rsidP="00F12F55">
      <w:pPr>
        <w:widowControl w:val="0"/>
        <w:spacing w:after="200" w:line="240" w:lineRule="auto"/>
        <w:rPr>
          <w:lang w:val="en-US"/>
        </w:rPr>
      </w:pPr>
      <w:r>
        <w:rPr>
          <w:lang w:val="en-US"/>
        </w:rPr>
        <w:t xml:space="preserve">Next import the Job by navigating back to </w:t>
      </w:r>
      <w:r w:rsidRPr="00F12F55">
        <w:rPr>
          <w:b/>
          <w:bCs/>
          <w:lang w:val="en-US"/>
        </w:rPr>
        <w:t>Administration &gt; Operations &gt; Import &amp; Export</w:t>
      </w:r>
    </w:p>
    <w:p w:rsidR="004C4687" w:rsidRDefault="00F12F55" w:rsidP="00F12F55">
      <w:pPr>
        <w:widowControl w:val="0"/>
        <w:spacing w:after="200" w:line="240" w:lineRule="auto"/>
      </w:pPr>
      <w:r>
        <w:t>Click “</w:t>
      </w:r>
      <w:r>
        <w:rPr>
          <w:b/>
        </w:rPr>
        <w:t>Import</w:t>
      </w:r>
      <w:r>
        <w:t xml:space="preserve">” in the </w:t>
      </w:r>
      <w:r>
        <w:rPr>
          <w:b/>
          <w:lang w:val="en-US"/>
        </w:rPr>
        <w:t>Jobs</w:t>
      </w:r>
      <w:r>
        <w:rPr>
          <w:b/>
        </w:rPr>
        <w:t xml:space="preserve"> </w:t>
      </w:r>
      <w:r>
        <w:t>section.</w:t>
      </w:r>
      <w:bookmarkStart w:id="32" w:name="_3o7alnk" w:colFirst="0" w:colLast="0"/>
      <w:bookmarkStart w:id="33" w:name="_Toc531855069"/>
      <w:bookmarkEnd w:id="32"/>
    </w:p>
    <w:p w:rsidR="00F12F55" w:rsidRDefault="00F12F55" w:rsidP="00F12F55">
      <w:pPr>
        <w:widowControl w:val="0"/>
        <w:spacing w:after="200" w:line="240" w:lineRule="auto"/>
        <w:jc w:val="center"/>
      </w:pPr>
      <w:r>
        <w:rPr>
          <w:noProof/>
        </w:rPr>
        <w:lastRenderedPageBreak/>
        <w:drawing>
          <wp:inline distT="0" distB="0" distL="0" distR="0">
            <wp:extent cx="2639291" cy="2564593"/>
            <wp:effectExtent l="0" t="0" r="2540" b="127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020-04-23 at 11.52.33 PM.png.png"/>
                    <pic:cNvPicPr/>
                  </pic:nvPicPr>
                  <pic:blipFill>
                    <a:blip r:embed="rId29">
                      <a:extLst>
                        <a:ext uri="{28A0092B-C50C-407E-A947-70E740481C1C}">
                          <a14:useLocalDpi xmlns:a14="http://schemas.microsoft.com/office/drawing/2010/main" val="0"/>
                        </a:ext>
                      </a:extLst>
                    </a:blip>
                    <a:stretch>
                      <a:fillRect/>
                    </a:stretch>
                  </pic:blipFill>
                  <pic:spPr>
                    <a:xfrm>
                      <a:off x="0" y="0"/>
                      <a:ext cx="2708697" cy="2632034"/>
                    </a:xfrm>
                    <a:prstGeom prst="rect">
                      <a:avLst/>
                    </a:prstGeom>
                  </pic:spPr>
                </pic:pic>
              </a:graphicData>
            </a:graphic>
          </wp:inline>
        </w:drawing>
      </w:r>
    </w:p>
    <w:p w:rsidR="00F12F55" w:rsidRDefault="00F12F55" w:rsidP="00F12F55">
      <w:pPr>
        <w:widowControl w:val="0"/>
        <w:spacing w:after="200" w:line="240" w:lineRule="auto"/>
        <w:jc w:val="center"/>
      </w:pPr>
      <w:r>
        <w:rPr>
          <w:noProof/>
        </w:rPr>
        <w:drawing>
          <wp:inline distT="0" distB="0" distL="0" distR="0" wp14:anchorId="614FEB95" wp14:editId="520D9BA7">
            <wp:extent cx="5034042" cy="1482437"/>
            <wp:effectExtent l="0" t="0" r="0" b="381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020-04-23 at 11.55.29 PM.png.png"/>
                    <pic:cNvPicPr/>
                  </pic:nvPicPr>
                  <pic:blipFill>
                    <a:blip r:embed="rId30">
                      <a:extLst>
                        <a:ext uri="{28A0092B-C50C-407E-A947-70E740481C1C}">
                          <a14:useLocalDpi xmlns:a14="http://schemas.microsoft.com/office/drawing/2010/main" val="0"/>
                        </a:ext>
                      </a:extLst>
                    </a:blip>
                    <a:stretch>
                      <a:fillRect/>
                    </a:stretch>
                  </pic:blipFill>
                  <pic:spPr>
                    <a:xfrm>
                      <a:off x="0" y="0"/>
                      <a:ext cx="5147260" cy="1515778"/>
                    </a:xfrm>
                    <a:prstGeom prst="rect">
                      <a:avLst/>
                    </a:prstGeom>
                  </pic:spPr>
                </pic:pic>
              </a:graphicData>
            </a:graphic>
          </wp:inline>
        </w:drawing>
      </w:r>
    </w:p>
    <w:p w:rsidR="00F12F55" w:rsidRDefault="00F12F55" w:rsidP="00F12F55">
      <w:pPr>
        <w:widowControl w:val="0"/>
        <w:spacing w:after="200" w:line="240" w:lineRule="auto"/>
      </w:pPr>
      <w:r>
        <w:t>After file validation click “Next” button.</w:t>
      </w:r>
    </w:p>
    <w:p w:rsidR="00F12F55" w:rsidRDefault="00F12F55" w:rsidP="00F12F55">
      <w:pPr>
        <w:widowControl w:val="0"/>
        <w:spacing w:after="200" w:line="240" w:lineRule="auto"/>
      </w:pPr>
      <w:r>
        <w:t>On the next page check the “</w:t>
      </w:r>
      <w:r>
        <w:rPr>
          <w:lang w:val="en-US"/>
        </w:rPr>
        <w:t>Replace</w:t>
      </w:r>
      <w:r>
        <w:t>” option and click “Import” button.</w:t>
      </w:r>
    </w:p>
    <w:p w:rsidR="00F12F55" w:rsidRDefault="00F12F55" w:rsidP="00F12F55">
      <w:pPr>
        <w:widowControl w:val="0"/>
        <w:spacing w:after="200" w:line="240" w:lineRule="auto"/>
        <w:jc w:val="center"/>
      </w:pPr>
      <w:r>
        <w:rPr>
          <w:noProof/>
        </w:rPr>
        <w:drawing>
          <wp:inline distT="0" distB="0" distL="0" distR="0">
            <wp:extent cx="4471439" cy="1425748"/>
            <wp:effectExtent l="0" t="0" r="0" b="0"/>
            <wp:docPr id="6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020-04-23 at 11.59.28 PM.png.png"/>
                    <pic:cNvPicPr/>
                  </pic:nvPicPr>
                  <pic:blipFill>
                    <a:blip r:embed="rId31">
                      <a:extLst>
                        <a:ext uri="{28A0092B-C50C-407E-A947-70E740481C1C}">
                          <a14:useLocalDpi xmlns:a14="http://schemas.microsoft.com/office/drawing/2010/main" val="0"/>
                        </a:ext>
                      </a:extLst>
                    </a:blip>
                    <a:stretch>
                      <a:fillRect/>
                    </a:stretch>
                  </pic:blipFill>
                  <pic:spPr>
                    <a:xfrm>
                      <a:off x="0" y="0"/>
                      <a:ext cx="4479139" cy="1428203"/>
                    </a:xfrm>
                    <a:prstGeom prst="rect">
                      <a:avLst/>
                    </a:prstGeom>
                  </pic:spPr>
                </pic:pic>
              </a:graphicData>
            </a:graphic>
          </wp:inline>
        </w:drawing>
      </w:r>
    </w:p>
    <w:p w:rsidR="004C4687" w:rsidRPr="004C4687" w:rsidRDefault="004C4687" w:rsidP="004C4687"/>
    <w:p w:rsidR="00E05DFE" w:rsidRDefault="00565EEA">
      <w:pPr>
        <w:pStyle w:val="Heading3"/>
        <w:spacing w:line="240" w:lineRule="auto"/>
      </w:pPr>
      <w:r>
        <w:t>Step 3 - Kount Site Preferences</w:t>
      </w:r>
      <w:bookmarkEnd w:id="33"/>
    </w:p>
    <w:p w:rsidR="00E05DFE" w:rsidRDefault="00565EEA">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E05DFE" w:rsidRDefault="00565EEA">
      <w:pPr>
        <w:widowControl w:val="0"/>
        <w:spacing w:after="200" w:line="240" w:lineRule="auto"/>
      </w:pPr>
      <w:r>
        <w:t>The Custom Site Preferences page will display.  All Sandbox Boarding information needed for this page will be provided by your Kount Technical Account Manager.</w:t>
      </w:r>
    </w:p>
    <w:p w:rsidR="00E05DFE" w:rsidRDefault="00565EEA">
      <w:pPr>
        <w:widowControl w:val="0"/>
        <w:spacing w:after="200" w:line="240" w:lineRule="auto"/>
      </w:pPr>
      <w:r>
        <w:t xml:space="preserve">Let’s look at the settings page in sections. </w:t>
      </w:r>
    </w:p>
    <w:p w:rsidR="00E05DFE" w:rsidRDefault="00565EEA">
      <w:pPr>
        <w:widowControl w:val="0"/>
        <w:spacing w:after="200" w:line="240" w:lineRule="auto"/>
      </w:pPr>
      <w:r>
        <w:rPr>
          <w:noProof/>
        </w:rPr>
        <w:lastRenderedPageBreak/>
        <w:drawing>
          <wp:inline distT="0" distB="0" distL="0" distR="0">
            <wp:extent cx="5731510" cy="3263900"/>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731510" cy="32639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E05DFE" w:rsidRDefault="00565EEA">
      <w:pPr>
        <w:widowControl w:val="0"/>
        <w:numPr>
          <w:ilvl w:val="0"/>
          <w:numId w:val="28"/>
        </w:numPr>
        <w:spacing w:after="0" w:line="240" w:lineRule="auto"/>
        <w:ind w:hanging="360"/>
        <w:contextualSpacing/>
      </w:pPr>
      <w:bookmarkStart w:id="34" w:name="ihv636" w:colFirst="0" w:colLast="0"/>
      <w:bookmarkEnd w:id="34"/>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E05DFE" w:rsidRDefault="00565EEA">
      <w:pPr>
        <w:widowControl w:val="0"/>
        <w:numPr>
          <w:ilvl w:val="0"/>
          <w:numId w:val="5"/>
        </w:numPr>
        <w:spacing w:after="0" w:line="240" w:lineRule="auto"/>
        <w:ind w:hanging="360"/>
        <w:contextualSpacing/>
      </w:pPr>
      <w:r>
        <w:t>If you would like email notifications to be sent when ENS events are posted enter an email address in the “Kount ENS Email list” field.</w:t>
      </w:r>
    </w:p>
    <w:p w:rsidR="00E05DFE" w:rsidRDefault="00565EEA">
      <w:pPr>
        <w:widowControl w:val="0"/>
        <w:numPr>
          <w:ilvl w:val="0"/>
          <w:numId w:val="7"/>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E05DFE" w:rsidRDefault="00E05DFE">
      <w:pPr>
        <w:widowControl w:val="0"/>
      </w:pPr>
    </w:p>
    <w:p w:rsidR="00E05DFE" w:rsidRDefault="00565EEA">
      <w:pPr>
        <w:widowControl w:val="0"/>
      </w:pPr>
      <w:r>
        <w:rPr>
          <w:noProof/>
        </w:rPr>
        <w:drawing>
          <wp:inline distT="0" distB="0" distL="0" distR="0">
            <wp:extent cx="5731510" cy="32512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731510" cy="325120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r>
        <w:t xml:space="preserve">Website is typically DEFAULT, although website values can be passed. The corresponding Website values will need to be created inside the AWC (Agent Web Console). To do so, </w:t>
      </w:r>
      <w:r>
        <w:lastRenderedPageBreak/>
        <w:t xml:space="preserve">navigate to the </w:t>
      </w:r>
      <w:r>
        <w:rPr>
          <w:b/>
        </w:rPr>
        <w:t>Fraud Control</w:t>
      </w:r>
      <w:r>
        <w:t xml:space="preserve"> tab &gt; </w:t>
      </w:r>
      <w:r>
        <w:rPr>
          <w:b/>
        </w:rPr>
        <w:t>Websites</w:t>
      </w:r>
      <w:r>
        <w:t>.</w:t>
      </w:r>
    </w:p>
    <w:p w:rsidR="00E05DFE" w:rsidRDefault="00E05DFE">
      <w:pPr>
        <w:widowControl w:val="0"/>
      </w:pPr>
    </w:p>
    <w:p w:rsidR="00E05DFE" w:rsidRDefault="00565EEA">
      <w:pPr>
        <w:widowControl w:val="0"/>
        <w:numPr>
          <w:ilvl w:val="0"/>
          <w:numId w:val="7"/>
        </w:numPr>
        <w:spacing w:after="0" w:line="240" w:lineRule="auto"/>
        <w:ind w:hanging="360"/>
        <w:contextualSpacing/>
      </w:pPr>
      <w:r>
        <w:t>Merchant ID or MID value will be provided by your Technical Account Manager.</w:t>
      </w:r>
      <w:r>
        <w:br/>
      </w:r>
    </w:p>
    <w:p w:rsidR="00E05DFE" w:rsidRDefault="00565EEA">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E05DFE" w:rsidRDefault="00E05DFE">
      <w:pPr>
        <w:widowControl w:val="0"/>
        <w:ind w:left="720"/>
      </w:pPr>
    </w:p>
    <w:p w:rsidR="00E05DFE" w:rsidRDefault="00565EEA">
      <w:pPr>
        <w:widowControl w:val="0"/>
        <w:numPr>
          <w:ilvl w:val="0"/>
          <w:numId w:val="29"/>
        </w:numPr>
        <w:spacing w:after="0" w:line="240" w:lineRule="auto"/>
        <w:ind w:hanging="360"/>
        <w:contextualSpacing/>
      </w:pPr>
      <w:bookmarkStart w:id="35" w:name="32hioqz" w:colFirst="0" w:colLast="0"/>
      <w:bookmarkEnd w:id="35"/>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E05DFE" w:rsidRDefault="00E05DFE">
      <w:pPr>
        <w:widowControl w:val="0"/>
      </w:pPr>
    </w:p>
    <w:p w:rsidR="00E05DFE" w:rsidRDefault="00565EEA">
      <w:pPr>
        <w:widowControl w:val="0"/>
        <w:numPr>
          <w:ilvl w:val="0"/>
          <w:numId w:val="24"/>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E05DFE" w:rsidRDefault="00565EEA">
      <w:pPr>
        <w:widowControl w:val="0"/>
        <w:jc w:val="center"/>
      </w:pPr>
      <w:r>
        <w:rPr>
          <w:noProof/>
        </w:rPr>
        <w:drawing>
          <wp:inline distT="0" distB="0" distL="0" distR="0">
            <wp:extent cx="5234305" cy="216027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234305" cy="216027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bookmarkStart w:id="36" w:name="1hmsyys" w:colFirst="0" w:colLast="0"/>
      <w:bookmarkEnd w:id="36"/>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E05DFE" w:rsidRDefault="00565EEA">
      <w:pPr>
        <w:widowControl w:val="0"/>
        <w:numPr>
          <w:ilvl w:val="0"/>
          <w:numId w:val="7"/>
        </w:numPr>
        <w:spacing w:after="0" w:line="240" w:lineRule="auto"/>
        <w:ind w:hanging="360"/>
        <w:contextualSpacing/>
      </w:pPr>
      <w:r>
        <w:t>Enable Kount – Enables the Kount service to run against orders being passed into the environment.</w:t>
      </w:r>
    </w:p>
    <w:p w:rsidR="00E05DFE" w:rsidRDefault="00565EEA">
      <w:pPr>
        <w:widowControl w:val="0"/>
        <w:numPr>
          <w:ilvl w:val="0"/>
          <w:numId w:val="7"/>
        </w:numPr>
        <w:spacing w:after="0" w:line="240" w:lineRule="auto"/>
        <w:ind w:hanging="360"/>
        <w:contextualSpacing/>
      </w:pPr>
      <w:r>
        <w:t>Authorization type: Kount allows two different order workflow types as PRE- Authorization and POST-Authorization.</w:t>
      </w:r>
    </w:p>
    <w:p w:rsidR="00E05DFE" w:rsidRDefault="00565EEA">
      <w:pPr>
        <w:widowControl w:val="0"/>
        <w:numPr>
          <w:ilvl w:val="0"/>
          <w:numId w:val="7"/>
        </w:numPr>
        <w:spacing w:after="0" w:line="240" w:lineRule="auto"/>
        <w:ind w:hanging="360"/>
        <w:contextualSpacing/>
      </w:pPr>
      <w:r>
        <w:t>Mode: Test mode for Test Environment production for Production Environment</w:t>
      </w:r>
    </w:p>
    <w:p w:rsidR="00E05DFE" w:rsidRDefault="00565EEA">
      <w:pPr>
        <w:widowControl w:val="0"/>
        <w:numPr>
          <w:ilvl w:val="0"/>
          <w:numId w:val="22"/>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E05DFE" w:rsidRDefault="00565EEA">
      <w:pPr>
        <w:widowControl w:val="0"/>
        <w:numPr>
          <w:ilvl w:val="0"/>
          <w:numId w:val="22"/>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4050" cy="5080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Hash Salt Key used for hashing credit card numbers</w:t>
      </w:r>
    </w:p>
    <w:p w:rsidR="00FE6F1F" w:rsidRDefault="00565EEA" w:rsidP="00FE6F1F">
      <w:pPr>
        <w:widowControl w:val="0"/>
        <w:spacing w:after="0" w:line="240" w:lineRule="auto"/>
        <w:ind w:left="720"/>
      </w:pPr>
      <w:r>
        <w:rPr>
          <w:noProof/>
        </w:rPr>
        <w:drawing>
          <wp:inline distT="114300" distB="114300" distL="114300" distR="114300">
            <wp:extent cx="5734050" cy="63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4050" cy="635000"/>
                    </a:xfrm>
                    <a:prstGeom prst="rect">
                      <a:avLst/>
                    </a:prstGeom>
                    <a:ln/>
                  </pic:spPr>
                </pic:pic>
              </a:graphicData>
            </a:graphic>
          </wp:inline>
        </w:drawing>
      </w:r>
      <w:r>
        <w:br/>
      </w:r>
    </w:p>
    <w:p w:rsidR="00FE6F1F" w:rsidRDefault="00FE6F1F" w:rsidP="00DA17BF">
      <w:pPr>
        <w:widowControl w:val="0"/>
        <w:numPr>
          <w:ilvl w:val="0"/>
          <w:numId w:val="22"/>
        </w:numPr>
        <w:spacing w:after="0" w:line="240" w:lineRule="auto"/>
        <w:ind w:hanging="360"/>
        <w:contextualSpacing/>
      </w:pPr>
      <w:r>
        <w:rPr>
          <w:lang w:val="en-US"/>
        </w:rPr>
        <w:lastRenderedPageBreak/>
        <w:t>Using SFRA</w:t>
      </w:r>
      <w:r w:rsidR="00DA17BF">
        <w:rPr>
          <w:lang w:val="en-US"/>
        </w:rPr>
        <w:t>? is used to identify if the site is using Storefront Reference Architecture. Defaults to “Yes”.</w:t>
      </w:r>
    </w:p>
    <w:p w:rsidR="00DA17BF" w:rsidRDefault="00DA17BF" w:rsidP="00DA17BF">
      <w:pPr>
        <w:widowControl w:val="0"/>
        <w:spacing w:after="0" w:line="240" w:lineRule="auto"/>
        <w:ind w:left="720"/>
        <w:contextualSpacing/>
      </w:pPr>
      <w:r w:rsidRPr="00DA17BF">
        <w:rPr>
          <w:noProof/>
        </w:rPr>
        <w:drawing>
          <wp:inline distT="0" distB="0" distL="0" distR="0" wp14:anchorId="12E8F277" wp14:editId="5F0DBAC7">
            <wp:extent cx="5257800" cy="58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584200"/>
                    </a:xfrm>
                    <a:prstGeom prst="rect">
                      <a:avLst/>
                    </a:prstGeom>
                  </pic:spPr>
                </pic:pic>
              </a:graphicData>
            </a:graphic>
          </wp:inline>
        </w:drawing>
      </w:r>
    </w:p>
    <w:p w:rsidR="00DA17BF" w:rsidRPr="00DA17BF" w:rsidRDefault="00DA17BF" w:rsidP="00DA17BF">
      <w:pPr>
        <w:widowControl w:val="0"/>
        <w:spacing w:after="0" w:line="240" w:lineRule="auto"/>
        <w:ind w:left="720"/>
        <w:contextualSpacing/>
      </w:pPr>
    </w:p>
    <w:p w:rsidR="00DA17BF" w:rsidRPr="00DA17BF" w:rsidRDefault="00DA17BF" w:rsidP="00DA17BF">
      <w:pPr>
        <w:widowControl w:val="0"/>
        <w:numPr>
          <w:ilvl w:val="0"/>
          <w:numId w:val="22"/>
        </w:numPr>
        <w:spacing w:after="0" w:line="240" w:lineRule="auto"/>
        <w:ind w:hanging="360"/>
        <w:contextualSpacing/>
      </w:pPr>
      <w:r>
        <w:rPr>
          <w:lang w:val="en-US"/>
        </w:rPr>
        <w:t>Webhook IP Whitelist (CIDR) is used to configure a range of IP addresses that are supported for ENS messaging. Kount will provide these as a CIDR range. Any requests from outside of this whitelist will be rejected.</w:t>
      </w:r>
    </w:p>
    <w:p w:rsidR="00DA17BF" w:rsidRDefault="00DA17BF" w:rsidP="00DA17BF">
      <w:pPr>
        <w:widowControl w:val="0"/>
        <w:spacing w:after="0" w:line="240" w:lineRule="auto"/>
        <w:ind w:firstLine="720"/>
        <w:contextualSpacing/>
      </w:pPr>
      <w:r w:rsidRPr="00DA17BF">
        <w:rPr>
          <w:noProof/>
        </w:rPr>
        <w:drawing>
          <wp:inline distT="0" distB="0" distL="0" distR="0" wp14:anchorId="66ED28D3" wp14:editId="57C19AAC">
            <wp:extent cx="5219700" cy="7239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723900"/>
                    </a:xfrm>
                    <a:prstGeom prst="rect">
                      <a:avLst/>
                    </a:prstGeom>
                  </pic:spPr>
                </pic:pic>
              </a:graphicData>
            </a:graphic>
          </wp:inline>
        </w:drawing>
      </w:r>
    </w:p>
    <w:p w:rsidR="00DA17BF" w:rsidRPr="00DA17BF" w:rsidRDefault="00DA17BF" w:rsidP="00DA17BF">
      <w:pPr>
        <w:widowControl w:val="0"/>
        <w:spacing w:after="0" w:line="240" w:lineRule="auto"/>
        <w:ind w:left="720"/>
        <w:contextualSpacing/>
      </w:pPr>
    </w:p>
    <w:p w:rsidR="00E05DFE" w:rsidRDefault="00565EEA" w:rsidP="00FE6F1F">
      <w:pPr>
        <w:widowControl w:val="0"/>
        <w:spacing w:after="0" w:line="240" w:lineRule="auto"/>
      </w:pPr>
      <w:r>
        <w:br/>
        <w:t xml:space="preserve"> </w:t>
      </w:r>
    </w:p>
    <w:p w:rsidR="00E05DFE" w:rsidRDefault="00565EEA">
      <w:r>
        <w:br w:type="page"/>
      </w:r>
    </w:p>
    <w:p w:rsidR="00E05DFE" w:rsidRDefault="00565EEA">
      <w:pPr>
        <w:pStyle w:val="Heading3"/>
        <w:spacing w:line="240" w:lineRule="auto"/>
      </w:pPr>
      <w:bookmarkStart w:id="37" w:name="_41mghml" w:colFirst="0" w:colLast="0"/>
      <w:bookmarkStart w:id="38" w:name="_Toc531855070"/>
      <w:bookmarkEnd w:id="37"/>
      <w:r>
        <w:lastRenderedPageBreak/>
        <w:t>Step 4 - Assign Cartridge to Site</w:t>
      </w:r>
      <w:bookmarkEnd w:id="38"/>
    </w:p>
    <w:p w:rsidR="00E05DFE" w:rsidRDefault="00565EEA">
      <w:pPr>
        <w:widowControl w:val="0"/>
        <w:spacing w:after="200" w:line="240" w:lineRule="auto"/>
      </w:pPr>
      <w:r>
        <w:t>The Cartridge will need to be assigned to the Merchant’s website &amp; Business Manager.</w:t>
      </w:r>
    </w:p>
    <w:p w:rsidR="00E05DFE" w:rsidRDefault="00565EEA">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E05DFE" w:rsidRDefault="00565EEA">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E05DFE" w:rsidRDefault="00565EEA">
      <w:pPr>
        <w:widowControl w:val="0"/>
        <w:spacing w:after="200" w:line="240" w:lineRule="auto"/>
      </w:pPr>
      <w:r>
        <w:rPr>
          <w:noProof/>
        </w:rPr>
        <w:drawing>
          <wp:inline distT="114300" distB="114300" distL="114300" distR="114300">
            <wp:extent cx="5734050" cy="13208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34050" cy="1320800"/>
                    </a:xfrm>
                    <a:prstGeom prst="rect">
                      <a:avLst/>
                    </a:prstGeom>
                    <a:ln/>
                  </pic:spPr>
                </pic:pic>
              </a:graphicData>
            </a:graphic>
          </wp:inline>
        </w:drawing>
      </w:r>
    </w:p>
    <w:p w:rsidR="00E05DFE" w:rsidRDefault="00E05DFE">
      <w:pPr>
        <w:widowControl w:val="0"/>
        <w:spacing w:after="200" w:line="240" w:lineRule="auto"/>
      </w:pPr>
    </w:p>
    <w:p w:rsidR="00E05DFE" w:rsidRPr="005F4CC2" w:rsidRDefault="00565EEA">
      <w:pPr>
        <w:pStyle w:val="Heading3"/>
        <w:spacing w:line="240" w:lineRule="auto"/>
        <w:rPr>
          <w:color w:val="000000"/>
        </w:rPr>
      </w:pPr>
      <w:bookmarkStart w:id="39" w:name="_k65eyztqz6a5" w:colFirst="0" w:colLast="0"/>
      <w:bookmarkStart w:id="40" w:name="_Toc531855071"/>
      <w:bookmarkEnd w:id="39"/>
      <w:r w:rsidRPr="005F4CC2">
        <w:rPr>
          <w:color w:val="000000"/>
        </w:rPr>
        <w:t>Step 5 - Setup validation services</w:t>
      </w:r>
      <w:bookmarkEnd w:id="40"/>
    </w:p>
    <w:p w:rsidR="00E05DFE" w:rsidRPr="005F4CC2" w:rsidRDefault="00565EEA">
      <w:pPr>
        <w:widowControl w:val="0"/>
        <w:numPr>
          <w:ilvl w:val="0"/>
          <w:numId w:val="8"/>
        </w:numPr>
        <w:spacing w:after="0" w:line="240" w:lineRule="auto"/>
        <w:ind w:hanging="360"/>
        <w:contextualSpacing/>
      </w:pPr>
      <w:r w:rsidRPr="005F4CC2">
        <w:rPr>
          <w:b/>
        </w:rPr>
        <w:t>If you are using address or credit card validation services</w:t>
      </w:r>
      <w:r w:rsidRPr="005F4CC2">
        <w:t>, save the response from the used service to the basket custom attributes:</w:t>
      </w:r>
      <w:r w:rsidRPr="005F4CC2">
        <w:br/>
        <w:t>- basket.custom.kount_AVST - Address Verification System Street</w:t>
      </w:r>
      <w:r w:rsidRPr="005F4CC2">
        <w:br/>
        <w:t>- basket.custom.kount_AVSZ - Address Verification System Zip Code</w:t>
      </w:r>
      <w:r w:rsidRPr="005F4CC2">
        <w:br/>
        <w:t>- basket.custom.kount_CVVR - Card Verification Value</w:t>
      </w:r>
      <w:r w:rsidRPr="005F4CC2">
        <w:br/>
        <w:t>Use the below values for the response:</w:t>
      </w:r>
      <w:r w:rsidRPr="005F4CC2">
        <w:br/>
      </w:r>
    </w:p>
    <w:tbl>
      <w:tblPr>
        <w:tblStyle w:val="a0"/>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Value</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Description</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X</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Unsupported</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Match</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Not a Match</w:t>
            </w:r>
          </w:p>
        </w:tc>
      </w:tr>
    </w:tbl>
    <w:p w:rsidR="00E05DFE" w:rsidRPr="005F4CC2" w:rsidRDefault="00E05DFE">
      <w:pPr>
        <w:widowControl w:val="0"/>
        <w:spacing w:after="0" w:line="240" w:lineRule="auto"/>
        <w:ind w:left="720"/>
      </w:pPr>
    </w:p>
    <w:p w:rsidR="00E05DFE" w:rsidRPr="005F4CC2" w:rsidRDefault="00565EEA">
      <w:pPr>
        <w:widowControl w:val="0"/>
        <w:spacing w:after="0" w:line="240" w:lineRule="auto"/>
        <w:ind w:left="720"/>
      </w:pPr>
      <w:r w:rsidRPr="005F4CC2">
        <w:rPr>
          <w:b/>
        </w:rPr>
        <w:t>For testing purposes</w:t>
      </w:r>
      <w:r w:rsidRPr="005F4CC2">
        <w:t xml:space="preserve"> only, there is a modified template: int_kount_sfra/cartridge/templates/default/checkout/checkout.isml, with line:</w:t>
      </w:r>
      <w:r w:rsidRPr="005F4CC2">
        <w:br/>
      </w:r>
      <w:r w:rsidRPr="005F4CC2">
        <w:rPr>
          <w:rFonts w:ascii="Consolas" w:eastAsia="Consolas" w:hAnsi="Consolas" w:cs="Consolas"/>
        </w:rPr>
        <w:t>&lt;isinclude url="${URLUtils.url('K-ExampleVerification')}"/&gt;</w:t>
      </w:r>
    </w:p>
    <w:p w:rsidR="00E05DFE" w:rsidRPr="005F4CC2" w:rsidRDefault="00565EEA">
      <w:pPr>
        <w:widowControl w:val="0"/>
        <w:spacing w:after="0" w:line="240" w:lineRule="auto"/>
      </w:pPr>
      <w:r w:rsidRPr="005F4CC2">
        <w:rPr>
          <w:noProof/>
        </w:rPr>
        <w:drawing>
          <wp:inline distT="114300" distB="114300" distL="114300" distR="114300">
            <wp:extent cx="5734050" cy="1841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4050" cy="18415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For the same test purposes, the client javaScript file is also updated:</w:t>
      </w:r>
      <w:r w:rsidRPr="005F4CC2">
        <w:br/>
        <w:t>int_kount_sfra/cartridge/client/default/js/checkout/checkout.js</w:t>
      </w:r>
      <w:r w:rsidRPr="005F4CC2">
        <w:br/>
        <w:t xml:space="preserve">In section </w:t>
      </w:r>
      <w:r w:rsidRPr="005F4CC2">
        <w:rPr>
          <w:i/>
        </w:rPr>
        <w:t>stage === 'placeOrder'</w:t>
      </w:r>
      <w:r w:rsidRPr="005F4CC2">
        <w:t xml:space="preserve"> are added lines:</w:t>
      </w:r>
      <w:r w:rsidRPr="005F4CC2">
        <w:br/>
        <w:t>var kountExampleVerification = $('.kount-selector').serialize();</w:t>
      </w:r>
      <w:r w:rsidRPr="005F4CC2">
        <w:br/>
        <w:t>data: kountExampleVerification,</w:t>
      </w:r>
    </w:p>
    <w:p w:rsidR="00E05DFE" w:rsidRPr="005F4CC2" w:rsidRDefault="00565EEA">
      <w:pPr>
        <w:widowControl w:val="0"/>
        <w:spacing w:after="0" w:line="240" w:lineRule="auto"/>
        <w:ind w:left="720"/>
      </w:pPr>
      <w:r w:rsidRPr="005F4CC2">
        <w:t>as it is displayed in the screenshot below:</w:t>
      </w:r>
    </w:p>
    <w:p w:rsidR="00E05DFE" w:rsidRPr="005F4CC2" w:rsidRDefault="00565EEA">
      <w:pPr>
        <w:widowControl w:val="0"/>
        <w:spacing w:after="0" w:line="240" w:lineRule="auto"/>
      </w:pPr>
      <w:r w:rsidRPr="005F4CC2">
        <w:rPr>
          <w:noProof/>
        </w:rPr>
        <w:drawing>
          <wp:inline distT="114300" distB="114300" distL="114300" distR="114300">
            <wp:extent cx="5734050" cy="445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4050" cy="4457700"/>
                    </a:xfrm>
                    <a:prstGeom prst="rect">
                      <a:avLst/>
                    </a:prstGeom>
                    <a:ln/>
                  </pic:spPr>
                </pic:pic>
              </a:graphicData>
            </a:graphic>
          </wp:inline>
        </w:drawing>
      </w:r>
    </w:p>
    <w:p w:rsidR="00E05DFE" w:rsidRPr="005F4CC2" w:rsidRDefault="00E05DFE">
      <w:pPr>
        <w:widowControl w:val="0"/>
        <w:spacing w:after="0" w:line="240" w:lineRule="auto"/>
      </w:pPr>
    </w:p>
    <w:p w:rsidR="00E05DFE" w:rsidRPr="005F4CC2" w:rsidRDefault="00565EEA">
      <w:pPr>
        <w:widowControl w:val="0"/>
        <w:numPr>
          <w:ilvl w:val="0"/>
          <w:numId w:val="8"/>
        </w:numPr>
        <w:spacing w:after="0" w:line="240" w:lineRule="auto"/>
        <w:ind w:hanging="360"/>
        <w:contextualSpacing/>
      </w:pPr>
      <w:r w:rsidRPr="005F4CC2">
        <w:t>The display of test fields on the storefront can be turned on/off in site preferences.</w:t>
      </w:r>
    </w:p>
    <w:p w:rsidR="00E05DFE" w:rsidRPr="005F4CC2" w:rsidRDefault="00E05DFE">
      <w:pPr>
        <w:widowControl w:val="0"/>
        <w:spacing w:after="0" w:line="240" w:lineRule="auto"/>
      </w:pPr>
    </w:p>
    <w:p w:rsidR="00E05DFE" w:rsidRPr="005F4CC2" w:rsidRDefault="00E05DFE"/>
    <w:p w:rsidR="00E05DFE" w:rsidRPr="005F4CC2" w:rsidRDefault="00565EEA">
      <w:pPr>
        <w:pStyle w:val="Heading3"/>
        <w:spacing w:line="240" w:lineRule="auto"/>
      </w:pPr>
      <w:bookmarkStart w:id="41" w:name="_35rw8zz6tamc" w:colFirst="0" w:colLast="0"/>
      <w:bookmarkStart w:id="42" w:name="_Toc531855072"/>
      <w:bookmarkEnd w:id="41"/>
      <w:r w:rsidRPr="005F4CC2">
        <w:rPr>
          <w:color w:val="000000"/>
        </w:rPr>
        <w:t>Step 6 - The SFRA version does not need Storefront modifications. The following upgrades are described in case of conflict with other cartridges.</w:t>
      </w:r>
      <w:bookmarkEnd w:id="42"/>
    </w:p>
    <w:p w:rsidR="00E05DFE" w:rsidRPr="005F4CC2" w:rsidRDefault="00E05DFE">
      <w:pPr>
        <w:widowControl w:val="0"/>
        <w:spacing w:after="0" w:line="240" w:lineRule="auto"/>
        <w:jc w:val="both"/>
      </w:pPr>
    </w:p>
    <w:p w:rsidR="00E05DFE" w:rsidRPr="005F4CC2" w:rsidRDefault="00565EEA">
      <w:pPr>
        <w:widowControl w:val="0"/>
        <w:numPr>
          <w:ilvl w:val="0"/>
          <w:numId w:val="8"/>
        </w:numPr>
        <w:spacing w:after="0" w:line="240" w:lineRule="auto"/>
        <w:ind w:hanging="360"/>
        <w:contextualSpacing/>
      </w:pPr>
      <w:r w:rsidRPr="005F4CC2">
        <w:t>In the template checkout/billing/paymentOptions.isml the below  line was added:</w:t>
      </w:r>
    </w:p>
    <w:p w:rsidR="00E05DFE" w:rsidRPr="005F4CC2" w:rsidRDefault="00565EEA">
      <w:pPr>
        <w:widowControl w:val="0"/>
        <w:spacing w:after="0" w:line="240" w:lineRule="auto"/>
        <w:ind w:left="720"/>
      </w:pPr>
      <w:r w:rsidRPr="005F4CC2">
        <w:lastRenderedPageBreak/>
        <w:t>&lt;isinclude url="${URLUtils.url('K-DataCollector')}"/&gt;</w:t>
      </w:r>
      <w:r w:rsidRPr="005F4CC2">
        <w:br/>
        <w:t>as it is displayed in the screenshot below</w:t>
      </w:r>
      <w:r w:rsidRPr="005F4CC2">
        <w:rPr>
          <w:noProof/>
        </w:rPr>
        <w:drawing>
          <wp:inline distT="114300" distB="114300" distL="114300" distR="114300">
            <wp:extent cx="5734050" cy="8890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734050" cy="8890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rPr>
          <w:color w:val="000000"/>
        </w:rPr>
      </w:pPr>
      <w:r w:rsidRPr="005F4CC2">
        <w:t>In the controller, controllers/CheckoutServices.js the following library was added:</w:t>
      </w:r>
      <w:r w:rsidRPr="005F4CC2">
        <w:br/>
        <w:t>var KHash = require('int_kount/cartridge/scripts/kount/KHash');</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br/>
      </w:r>
      <w:r w:rsidRPr="005F4CC2">
        <w:rPr>
          <w:rFonts w:ascii="Consolas" w:eastAsia="Consolas" w:hAnsi="Consolas" w:cs="Consolas"/>
          <w:noProof/>
        </w:rPr>
        <w:drawing>
          <wp:inline distT="114300" distB="114300" distL="114300" distR="114300">
            <wp:extent cx="5495925" cy="1266825"/>
            <wp:effectExtent l="0" t="0" r="0"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495925" cy="1266825"/>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In the same file, in the SubmitPayment handler the following lines were added:</w:t>
      </w:r>
      <w:r w:rsidRPr="005F4CC2">
        <w:br/>
        <w:t>Transaction.wrap(function() {</w:t>
      </w:r>
    </w:p>
    <w:p w:rsidR="00E05DFE" w:rsidRPr="005F4CC2" w:rsidRDefault="00565EEA">
      <w:pPr>
        <w:widowControl w:val="0"/>
        <w:spacing w:after="0" w:line="240" w:lineRule="auto"/>
        <w:ind w:left="720"/>
      </w:pPr>
      <w:r w:rsidRPr="005F4CC2">
        <w:t xml:space="preserve">    currentBasket.custom.kount_KHash = paymentInstrument.raw.custom.kount_KHash || null;</w:t>
      </w:r>
    </w:p>
    <w:p w:rsidR="00E05DFE" w:rsidRPr="005F4CC2" w:rsidRDefault="00565EEA">
      <w:pPr>
        <w:widowControl w:val="0"/>
        <w:spacing w:after="0" w:line="240" w:lineRule="auto"/>
        <w:ind w:left="720"/>
      </w:pPr>
      <w:r w:rsidRPr="005F4CC2">
        <w:t>});</w:t>
      </w:r>
    </w:p>
    <w:p w:rsidR="00E05DFE" w:rsidRPr="005F4CC2" w:rsidRDefault="00565EEA">
      <w:pPr>
        <w:widowControl w:val="0"/>
        <w:spacing w:after="0" w:line="240" w:lineRule="auto"/>
        <w:ind w:left="720"/>
        <w:rPr>
          <w:rFonts w:ascii="Consolas" w:eastAsia="Consolas" w:hAnsi="Consolas" w:cs="Consolas"/>
        </w:rPr>
      </w:pPr>
      <w:r w:rsidRPr="005F4CC2">
        <w:br/>
        <w:t>and</w:t>
      </w:r>
      <w:r w:rsidRPr="005F4CC2">
        <w:br/>
      </w:r>
      <w:r w:rsidRPr="005F4CC2">
        <w:br/>
        <w:t>var RISresult = Kount.preRiskCall(currentBasket, null, true);</w:t>
      </w:r>
      <w:r w:rsidRPr="005F4CC2">
        <w:br/>
        <w:t>if (RISresult &amp;&amp; RISresult.KountOrderStatus == 'DECLINED') {</w:t>
      </w:r>
      <w:r w:rsidRPr="005F4CC2">
        <w:br/>
        <w:t xml:space="preserve">    result = {</w:t>
      </w:r>
      <w:r w:rsidRPr="005F4CC2">
        <w:br/>
        <w:t xml:space="preserve">        error: true,</w:t>
      </w:r>
      <w:r w:rsidRPr="005F4CC2">
        <w:br/>
        <w:t xml:space="preserve">        fieldErrors: [],</w:t>
      </w:r>
      <w:r w:rsidRPr="005F4CC2">
        <w:br/>
        <w:t xml:space="preserve">        serverErrors: [Resource.msg('kount.DECLINED', 'kount', null)]</w:t>
      </w:r>
      <w:r w:rsidRPr="005F4CC2">
        <w:br/>
      </w:r>
      <w:r w:rsidRPr="005F4CC2">
        <w:rPr>
          <w:rFonts w:ascii="Consolas" w:eastAsia="Consolas" w:hAnsi="Consolas" w:cs="Consolas"/>
        </w:rPr>
        <w:t xml:space="preserve">    };</w:t>
      </w:r>
      <w:r w:rsidRPr="005F4CC2">
        <w:rPr>
          <w:rFonts w:ascii="Consolas" w:eastAsia="Consolas" w:hAnsi="Consolas" w:cs="Consolas"/>
        </w:rPr>
        <w:br/>
        <w:t>}</w:t>
      </w:r>
    </w:p>
    <w:p w:rsidR="00E05DFE" w:rsidRPr="005F4CC2" w:rsidRDefault="00565EEA">
      <w:pPr>
        <w:widowControl w:val="0"/>
        <w:spacing w:after="0" w:line="240" w:lineRule="auto"/>
        <w:rPr>
          <w:rFonts w:ascii="Consolas" w:eastAsia="Consolas" w:hAnsi="Consolas" w:cs="Consolas"/>
        </w:rPr>
      </w:pPr>
      <w:r w:rsidRPr="005F4CC2">
        <w:rPr>
          <w:rFonts w:ascii="Consolas" w:eastAsia="Consolas" w:hAnsi="Consolas" w:cs="Consolas"/>
          <w:noProof/>
        </w:rPr>
        <w:drawing>
          <wp:inline distT="114300" distB="114300" distL="114300" distR="114300">
            <wp:extent cx="5734050" cy="386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4050" cy="38608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lastRenderedPageBreak/>
        <w:t>In the same file in the PlaceOrder handler, the below line:</w:t>
      </w:r>
      <w:r w:rsidRPr="005F4CC2">
        <w:br/>
      </w:r>
      <w:r w:rsidRPr="005F4CC2">
        <w:rPr>
          <w:rFonts w:ascii="Consolas" w:eastAsia="Consolas" w:hAnsi="Consolas" w:cs="Consolas"/>
        </w:rPr>
        <w:t>var handlePaymentResult = COHelpers.handlePayments(order, order.orderNo);</w:t>
      </w:r>
      <w:r w:rsidRPr="005F4CC2">
        <w:rPr>
          <w:rFonts w:ascii="Consolas" w:eastAsia="Consolas" w:hAnsi="Consolas" w:cs="Consolas"/>
        </w:rPr>
        <w:br/>
      </w:r>
      <w:r w:rsidRPr="005F4CC2">
        <w:rPr>
          <w:rFonts w:ascii="Consolas" w:eastAsia="Consolas" w:hAnsi="Consolas" w:cs="Consolas"/>
        </w:rPr>
        <w:br/>
      </w:r>
      <w:r w:rsidRPr="005F4CC2">
        <w:rPr>
          <w:b/>
        </w:rPr>
        <w:t>was changed to:</w:t>
      </w:r>
      <w:r w:rsidRPr="005F4CC2">
        <w:br/>
      </w:r>
      <w:r w:rsidRPr="005F4CC2">
        <w:br/>
      </w:r>
      <w:r w:rsidRPr="005F4CC2">
        <w:rPr>
          <w:rFonts w:ascii="Consolas" w:eastAsia="Consolas" w:hAnsi="Consolas" w:cs="Consolas"/>
        </w:rPr>
        <w:t>var handlePaymentResult = Kount.postRiskCall(COHelpers.handlePayments, order, true);</w:t>
      </w:r>
      <w:r w:rsidRPr="005F4CC2">
        <w:br/>
      </w:r>
      <w:r w:rsidRPr="005F4CC2">
        <w:br/>
        <w:t>From</w:t>
      </w:r>
    </w:p>
    <w:p w:rsidR="00E05DFE" w:rsidRPr="005F4CC2" w:rsidRDefault="00565EEA">
      <w:pPr>
        <w:widowControl w:val="0"/>
        <w:spacing w:after="0" w:line="240" w:lineRule="auto"/>
        <w:rPr>
          <w:rFonts w:ascii="Consolas" w:eastAsia="Consolas" w:hAnsi="Consolas" w:cs="Consolas"/>
        </w:rPr>
      </w:pPr>
      <w:r w:rsidRPr="005F4CC2">
        <w:rPr>
          <w:noProof/>
        </w:rPr>
        <w:drawing>
          <wp:inline distT="114300" distB="114300" distL="114300" distR="114300">
            <wp:extent cx="5734050" cy="1485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734050" cy="1485900"/>
                    </a:xfrm>
                    <a:prstGeom prst="rect">
                      <a:avLst/>
                    </a:prstGeom>
                    <a:ln/>
                  </pic:spPr>
                </pic:pic>
              </a:graphicData>
            </a:graphic>
          </wp:inline>
        </w:drawing>
      </w:r>
    </w:p>
    <w:p w:rsidR="00E05DFE" w:rsidRPr="005F4CC2" w:rsidRDefault="00565EEA">
      <w:r w:rsidRPr="005F4CC2">
        <w:tab/>
        <w:t>to</w:t>
      </w:r>
    </w:p>
    <w:p w:rsidR="00E05DFE" w:rsidRPr="005F4CC2" w:rsidRDefault="00565EEA">
      <w:r w:rsidRPr="005F4CC2">
        <w:rPr>
          <w:noProof/>
        </w:rPr>
        <w:drawing>
          <wp:inline distT="114300" distB="114300" distL="114300" distR="114300">
            <wp:extent cx="5734050" cy="1384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734050" cy="1384300"/>
                    </a:xfrm>
                    <a:prstGeom prst="rect">
                      <a:avLst/>
                    </a:prstGeom>
                    <a:ln/>
                  </pic:spPr>
                </pic:pic>
              </a:graphicData>
            </a:graphic>
          </wp:inline>
        </w:drawing>
      </w:r>
    </w:p>
    <w:p w:rsidR="00E05DFE" w:rsidRPr="005F4CC2" w:rsidRDefault="00565EEA">
      <w:pPr>
        <w:widowControl w:val="0"/>
        <w:numPr>
          <w:ilvl w:val="0"/>
          <w:numId w:val="27"/>
        </w:numPr>
        <w:spacing w:after="0" w:line="240" w:lineRule="auto"/>
        <w:contextualSpacing/>
      </w:pPr>
      <w:r w:rsidRPr="005F4CC2">
        <w:t>In the same file in the PlaceOrder handler, the below line</w:t>
      </w:r>
      <w:r w:rsidRPr="005F4CC2">
        <w:br/>
      </w:r>
      <w:r w:rsidRPr="005F4CC2">
        <w:rPr>
          <w:rFonts w:ascii="Consolas" w:eastAsia="Consolas" w:hAnsi="Consolas" w:cs="Consolas"/>
        </w:rPr>
        <w:t>COHelpers.sendConfirmationEmail(order, req.locale.id);</w:t>
      </w:r>
      <w:r w:rsidRPr="005F4CC2">
        <w:br/>
      </w:r>
    </w:p>
    <w:p w:rsidR="00E05DFE" w:rsidRPr="005F4CC2" w:rsidRDefault="00565EEA">
      <w:pPr>
        <w:widowControl w:val="0"/>
        <w:spacing w:after="0" w:line="240" w:lineRule="auto"/>
        <w:ind w:left="720"/>
        <w:rPr>
          <w:rFonts w:ascii="Consolas" w:eastAsia="Consolas" w:hAnsi="Consolas" w:cs="Consolas"/>
        </w:rPr>
      </w:pPr>
      <w:r w:rsidRPr="005F4CC2">
        <w:rPr>
          <w:b/>
        </w:rPr>
        <w:t>was changed to:</w:t>
      </w:r>
      <w:r w:rsidRPr="005F4CC2">
        <w:br/>
      </w:r>
      <w:r w:rsidRPr="005F4CC2">
        <w:br/>
      </w:r>
      <w:r w:rsidRPr="005F4CC2">
        <w:rPr>
          <w:rFonts w:ascii="Consolas" w:eastAsia="Consolas" w:hAnsi="Consolas" w:cs="Consolas"/>
        </w:rPr>
        <w:t>if(!Kount.isKountEnabled() || handlePaymentResult &amp;&amp; handlePaymentResult.KountOrderStatus == "APPROVED") {</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 xml:space="preserve">    COHelpers.sendConfirmationEmail(order, req.locale.id);</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w:t>
      </w:r>
    </w:p>
    <w:p w:rsidR="00E05DFE" w:rsidRPr="005F4CC2" w:rsidRDefault="00565EEA">
      <w:pPr>
        <w:widowControl w:val="0"/>
        <w:spacing w:after="0" w:line="240" w:lineRule="auto"/>
      </w:pPr>
      <w:r w:rsidRPr="005F4CC2">
        <w:rPr>
          <w:noProof/>
        </w:rPr>
        <w:drawing>
          <wp:inline distT="114300" distB="114300" distL="114300" distR="114300">
            <wp:extent cx="5734050" cy="180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734050" cy="1803400"/>
                    </a:xfrm>
                    <a:prstGeom prst="rect">
                      <a:avLst/>
                    </a:prstGeom>
                    <a:ln/>
                  </pic:spPr>
                </pic:pic>
              </a:graphicData>
            </a:graphic>
          </wp:inline>
        </w:drawing>
      </w:r>
      <w:r w:rsidRPr="005F4CC2">
        <w:br/>
      </w:r>
    </w:p>
    <w:p w:rsidR="00E05DFE" w:rsidRPr="005F4CC2" w:rsidRDefault="00565EEA">
      <w:pPr>
        <w:numPr>
          <w:ilvl w:val="0"/>
          <w:numId w:val="27"/>
        </w:numPr>
        <w:contextualSpacing/>
      </w:pPr>
      <w:r w:rsidRPr="005F4CC2">
        <w:t>In the controller controllers/PaymentInstruments.js the below line was added:</w:t>
      </w:r>
      <w:r w:rsidRPr="005F4CC2">
        <w:br/>
      </w:r>
      <w:r w:rsidRPr="005F4CC2">
        <w:rPr>
          <w:rFonts w:ascii="Consolas" w:eastAsia="Consolas" w:hAnsi="Consolas" w:cs="Consolas"/>
        </w:rPr>
        <w:t>paymentInstrument.custom.kount_KHash = KHash.hashPaymentToken(formInfo.cardNumber);</w:t>
      </w:r>
    </w:p>
    <w:p w:rsidR="00E05DFE" w:rsidRPr="005F4CC2" w:rsidRDefault="00565EEA">
      <w:r w:rsidRPr="005F4CC2">
        <w:rPr>
          <w:noProof/>
        </w:rPr>
        <w:lastRenderedPageBreak/>
        <w:drawing>
          <wp:inline distT="114300" distB="114300" distL="114300" distR="114300">
            <wp:extent cx="5734050" cy="2044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734050" cy="2044700"/>
                    </a:xfrm>
                    <a:prstGeom prst="rect">
                      <a:avLst/>
                    </a:prstGeom>
                    <a:ln/>
                  </pic:spPr>
                </pic:pic>
              </a:graphicData>
            </a:graphic>
          </wp:inline>
        </w:drawing>
      </w:r>
    </w:p>
    <w:p w:rsidR="00E05DFE" w:rsidRPr="005F4CC2" w:rsidRDefault="00E05DFE">
      <w:pPr>
        <w:pStyle w:val="Heading3"/>
        <w:spacing w:line="240" w:lineRule="auto"/>
      </w:pPr>
      <w:bookmarkStart w:id="43" w:name="_rrwp088cd2rn" w:colFirst="0" w:colLast="0"/>
      <w:bookmarkEnd w:id="43"/>
    </w:p>
    <w:p w:rsidR="00E05DFE" w:rsidRPr="005F4CC2" w:rsidRDefault="00E05DFE">
      <w:pPr>
        <w:pStyle w:val="Heading3"/>
        <w:spacing w:line="240" w:lineRule="auto"/>
      </w:pPr>
      <w:bookmarkStart w:id="44" w:name="_ea7pfa4yqqfk" w:colFirst="0" w:colLast="0"/>
      <w:bookmarkEnd w:id="44"/>
    </w:p>
    <w:p w:rsidR="00E05DFE" w:rsidRPr="005F4CC2" w:rsidRDefault="00565EEA">
      <w:pPr>
        <w:pStyle w:val="Heading3"/>
        <w:spacing w:line="240" w:lineRule="auto"/>
      </w:pPr>
      <w:bookmarkStart w:id="45" w:name="_9s55o8ut1g1" w:colFirst="0" w:colLast="0"/>
      <w:bookmarkStart w:id="46" w:name="_Toc531855073"/>
      <w:bookmarkEnd w:id="45"/>
      <w:r w:rsidRPr="005F4CC2">
        <w:t>Step 7 - Configure the Event Notification Service (Optional)</w:t>
      </w:r>
      <w:bookmarkEnd w:id="46"/>
    </w:p>
    <w:p w:rsidR="00E05DFE" w:rsidRPr="005F4CC2" w:rsidRDefault="00565EEA">
      <w:pPr>
        <w:widowControl w:val="0"/>
        <w:spacing w:after="200" w:line="240" w:lineRule="auto"/>
      </w:pPr>
      <w:r w:rsidRPr="005F4CC2">
        <w:t>To configure the Event Notification Service (ENS) a Merchant URL will need to be set within the Kount Agent Web Console (AWC) and will need to be enabled within the Site Preferences in SFCC (use this</w:t>
      </w:r>
      <w:bookmarkStart w:id="47" w:name="nmf14n" w:colFirst="0" w:colLast="0"/>
      <w:bookmarkEnd w:id="47"/>
      <w:r w:rsidRPr="005F4CC2">
        <w:rPr>
          <w:color w:val="0000FF"/>
          <w:u w:val="single"/>
        </w:rPr>
        <w:t xml:space="preserve"> link</w:t>
      </w:r>
      <w:r w:rsidRPr="005F4CC2">
        <w:t xml:space="preserve"> for the location of this setting).  All events are sent to the ENS URL as an XML post(s).</w:t>
      </w:r>
    </w:p>
    <w:p w:rsidR="00E05DFE" w:rsidRPr="005F4CC2" w:rsidRDefault="00565EEA">
      <w:pPr>
        <w:widowControl w:val="0"/>
      </w:pPr>
      <w:r w:rsidRPr="005F4CC2">
        <w:t>The cartridge does not typically require adding IP or port to whitelist. Communication works through port 443 which is not blocked by SFCC.</w:t>
      </w:r>
    </w:p>
    <w:p w:rsidR="00E05DFE" w:rsidRPr="005F4CC2" w:rsidRDefault="00565EEA">
      <w:pPr>
        <w:widowControl w:val="0"/>
        <w:spacing w:after="200" w:line="240" w:lineRule="auto"/>
      </w:pPr>
      <w:r w:rsidRPr="005F4CC2">
        <w:t>If needed below is the list of IP Addresses that will need to be whitelisted on your server in order to receive the XML posts from Kount:</w:t>
      </w:r>
    </w:p>
    <w:p w:rsidR="00E05DFE" w:rsidRPr="005F4CC2" w:rsidRDefault="00565EEA">
      <w:pPr>
        <w:widowControl w:val="0"/>
        <w:spacing w:line="240" w:lineRule="auto"/>
      </w:pPr>
      <w:r w:rsidRPr="005F4CC2">
        <w:rPr>
          <w:rFonts w:ascii="CharterBT-Roman" w:eastAsia="CharterBT-Roman" w:hAnsi="CharterBT-Roman" w:cs="CharterBT-Roman"/>
          <w:sz w:val="20"/>
          <w:szCs w:val="20"/>
        </w:rPr>
        <w:t>209.81.12.0/24</w:t>
      </w:r>
    </w:p>
    <w:p w:rsidR="00E05DFE" w:rsidRPr="005F4CC2" w:rsidRDefault="00565EEA">
      <w:pPr>
        <w:widowControl w:val="0"/>
        <w:spacing w:line="240" w:lineRule="auto"/>
      </w:pPr>
      <w:r w:rsidRPr="005F4CC2">
        <w:rPr>
          <w:rFonts w:ascii="CharterBT-Roman" w:eastAsia="CharterBT-Roman" w:hAnsi="CharterBT-Roman" w:cs="CharterBT-Roman"/>
          <w:sz w:val="20"/>
          <w:szCs w:val="20"/>
        </w:rPr>
        <w:t>64.128.91.0/24</w:t>
      </w:r>
    </w:p>
    <w:p w:rsidR="00E05DFE" w:rsidRPr="005F4CC2" w:rsidRDefault="00565EEA">
      <w:pPr>
        <w:widowControl w:val="0"/>
        <w:spacing w:after="200" w:line="240" w:lineRule="auto"/>
      </w:pPr>
      <w:r w:rsidRPr="005F4CC2">
        <w:rPr>
          <w:rFonts w:ascii="CharterBT-Roman" w:eastAsia="CharterBT-Roman" w:hAnsi="CharterBT-Roman" w:cs="CharterBT-Roman"/>
          <w:sz w:val="20"/>
          <w:szCs w:val="20"/>
        </w:rPr>
        <w:t>64.128.87.0/24</w:t>
      </w:r>
    </w:p>
    <w:p w:rsidR="00E05DFE" w:rsidRPr="005F4CC2" w:rsidRDefault="00565EEA">
      <w:pPr>
        <w:widowControl w:val="0"/>
      </w:pPr>
      <w:r w:rsidRPr="005F4CC2">
        <w:t>Below are the steps to setup the ENS (Event Notification System).</w:t>
      </w:r>
    </w:p>
    <w:p w:rsidR="00E05DFE" w:rsidRPr="005F4CC2" w:rsidRDefault="00E05DFE">
      <w:pPr>
        <w:widowControl w:val="0"/>
      </w:pPr>
    </w:p>
    <w:p w:rsidR="00E05DFE" w:rsidRPr="005F4CC2" w:rsidRDefault="00565EEA">
      <w:pPr>
        <w:widowControl w:val="0"/>
        <w:numPr>
          <w:ilvl w:val="0"/>
          <w:numId w:val="9"/>
        </w:numPr>
        <w:spacing w:after="0" w:line="240" w:lineRule="auto"/>
        <w:ind w:hanging="360"/>
        <w:contextualSpacing/>
      </w:pPr>
      <w:r w:rsidRPr="005F4CC2">
        <w:t>Identify your unique Merchant URL.</w:t>
      </w:r>
      <w:r w:rsidRPr="005F4CC2">
        <w:br/>
      </w:r>
      <w:r w:rsidRPr="005F4CC2">
        <w:br/>
        <w:t>Here is an example of an ENS URL:</w:t>
      </w:r>
      <w:r w:rsidRPr="005F4CC2">
        <w:rPr>
          <w:noProof/>
        </w:rPr>
        <w:drawing>
          <wp:anchor distT="0" distB="0" distL="0" distR="0" simplePos="0" relativeHeight="251663872"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9"/>
                    <a:srcRect l="3351" t="22489" r="6959" b="71124"/>
                    <a:stretch>
                      <a:fillRect/>
                    </a:stretch>
                  </pic:blipFill>
                  <pic:spPr>
                    <a:xfrm>
                      <a:off x="0" y="0"/>
                      <a:ext cx="5731510" cy="673100"/>
                    </a:xfrm>
                    <a:prstGeom prst="rect">
                      <a:avLst/>
                    </a:prstGeom>
                    <a:ln/>
                  </pic:spPr>
                </pic:pic>
              </a:graphicData>
            </a:graphic>
          </wp:anchor>
        </w:drawing>
      </w:r>
    </w:p>
    <w:p w:rsidR="00E05DFE" w:rsidRPr="005F4CC2" w:rsidRDefault="00565EEA">
      <w:pPr>
        <w:widowControl w:val="0"/>
        <w:spacing w:after="200" w:line="240" w:lineRule="auto"/>
        <w:ind w:left="360"/>
      </w:pPr>
      <w:r w:rsidRPr="005F4CC2">
        <w:br/>
        <w:t xml:space="preserve">The rest of the URL are static values.  </w:t>
      </w:r>
      <w:r w:rsidRPr="005F4CC2">
        <w:rPr>
          <w:i/>
        </w:rPr>
        <w:t>Note: The “default” value may be different if the merchant is using another language aside from English.</w:t>
      </w:r>
    </w:p>
    <w:p w:rsidR="00E05DFE" w:rsidRPr="005F4CC2" w:rsidRDefault="00565EEA">
      <w:pPr>
        <w:widowControl w:val="0"/>
        <w:numPr>
          <w:ilvl w:val="0"/>
          <w:numId w:val="9"/>
        </w:numPr>
        <w:spacing w:after="0" w:line="240" w:lineRule="auto"/>
        <w:ind w:hanging="360"/>
        <w:contextualSpacing/>
      </w:pPr>
      <w:r w:rsidRPr="005F4CC2">
        <w:t xml:space="preserve">Set the ENS URL within Kount. Navigate to the </w:t>
      </w:r>
      <w:r w:rsidRPr="005F4CC2">
        <w:rPr>
          <w:b/>
        </w:rPr>
        <w:t>Fraud Control</w:t>
      </w:r>
      <w:r w:rsidRPr="005F4CC2">
        <w:t xml:space="preserve"> tab &gt; </w:t>
      </w:r>
      <w:r w:rsidRPr="005F4CC2">
        <w:rPr>
          <w:b/>
        </w:rPr>
        <w:t>Websites</w:t>
      </w:r>
      <w:r w:rsidRPr="005F4CC2">
        <w:t xml:space="preserve">. Select the GEAR, (circled in the image below) and choose </w:t>
      </w:r>
      <w:r w:rsidRPr="005F4CC2">
        <w:rPr>
          <w:b/>
        </w:rPr>
        <w:t>Edit</w:t>
      </w:r>
      <w:r w:rsidRPr="005F4CC2">
        <w:t>.</w:t>
      </w:r>
    </w:p>
    <w:p w:rsidR="00E05DFE" w:rsidRPr="005F4CC2" w:rsidRDefault="00565EEA">
      <w:pPr>
        <w:widowControl w:val="0"/>
        <w:spacing w:after="200" w:line="240" w:lineRule="auto"/>
        <w:ind w:firstLine="720"/>
      </w:pPr>
      <w:r w:rsidRPr="005F4CC2">
        <w:rPr>
          <w:noProof/>
        </w:rPr>
        <w:drawing>
          <wp:inline distT="0" distB="0" distL="0" distR="0">
            <wp:extent cx="5200650" cy="952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b="17345"/>
                    <a:stretch>
                      <a:fillRect/>
                    </a:stretch>
                  </pic:blipFill>
                  <pic:spPr>
                    <a:xfrm>
                      <a:off x="0" y="0"/>
                      <a:ext cx="5200650" cy="952500"/>
                    </a:xfrm>
                    <a:prstGeom prst="rect">
                      <a:avLst/>
                    </a:prstGeom>
                    <a:ln/>
                  </pic:spPr>
                </pic:pic>
              </a:graphicData>
            </a:graphic>
          </wp:inline>
        </w:drawing>
      </w:r>
    </w:p>
    <w:p w:rsidR="00E05DFE" w:rsidRPr="005F4CC2" w:rsidRDefault="00565EEA">
      <w:pPr>
        <w:widowControl w:val="0"/>
        <w:numPr>
          <w:ilvl w:val="0"/>
          <w:numId w:val="9"/>
        </w:numPr>
        <w:spacing w:after="0" w:line="240" w:lineRule="auto"/>
        <w:ind w:hanging="360"/>
        <w:contextualSpacing/>
      </w:pPr>
      <w:r w:rsidRPr="005F4CC2">
        <w:t xml:space="preserve">The “Edit Row” dialog will display.  Choose the </w:t>
      </w:r>
      <w:r w:rsidRPr="005F4CC2">
        <w:rPr>
          <w:b/>
        </w:rPr>
        <w:t>ENS Enabled</w:t>
      </w:r>
      <w:r w:rsidRPr="005F4CC2">
        <w:t xml:space="preserve"> radio button.  Enter the ENS URL (that is unique to your merchant account) within the </w:t>
      </w:r>
      <w:r w:rsidRPr="005F4CC2">
        <w:rPr>
          <w:b/>
        </w:rPr>
        <w:t>Merchant ENS URL</w:t>
      </w:r>
      <w:r w:rsidRPr="005F4CC2">
        <w:t xml:space="preserve"> field.  Select the </w:t>
      </w:r>
      <w:r w:rsidRPr="005F4CC2">
        <w:rPr>
          <w:b/>
        </w:rPr>
        <w:t>Update Website</w:t>
      </w:r>
      <w:r w:rsidRPr="005F4CC2">
        <w:t xml:space="preserve"> button.</w:t>
      </w:r>
    </w:p>
    <w:p w:rsidR="00E05DFE" w:rsidRPr="005F4CC2" w:rsidRDefault="00565EEA">
      <w:pPr>
        <w:widowControl w:val="0"/>
        <w:spacing w:after="200" w:line="240" w:lineRule="auto"/>
        <w:ind w:firstLine="720"/>
      </w:pPr>
      <w:r w:rsidRPr="005F4CC2">
        <w:rPr>
          <w:noProof/>
        </w:rPr>
        <w:lastRenderedPageBreak/>
        <w:drawing>
          <wp:anchor distT="0" distB="0" distL="0" distR="0" simplePos="0" relativeHeight="251666944"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1"/>
                    <a:srcRect/>
                    <a:stretch>
                      <a:fillRect/>
                    </a:stretch>
                  </pic:blipFill>
                  <pic:spPr>
                    <a:xfrm>
                      <a:off x="0" y="0"/>
                      <a:ext cx="5232400" cy="1208405"/>
                    </a:xfrm>
                    <a:prstGeom prst="rect">
                      <a:avLst/>
                    </a:prstGeom>
                    <a:ln/>
                  </pic:spPr>
                </pic:pic>
              </a:graphicData>
            </a:graphic>
          </wp:anchor>
        </w:drawing>
      </w:r>
      <w:r w:rsidRPr="005F4CC2">
        <w:rPr>
          <w:noProof/>
        </w:rPr>
        <w:drawing>
          <wp:anchor distT="0" distB="0" distL="0" distR="0" simplePos="0" relativeHeight="251670016"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903605" cy="1495425"/>
                    </a:xfrm>
                    <a:prstGeom prst="rect">
                      <a:avLst/>
                    </a:prstGeom>
                    <a:ln/>
                  </pic:spPr>
                </pic:pic>
              </a:graphicData>
            </a:graphic>
          </wp:anchor>
        </w:drawing>
      </w:r>
    </w:p>
    <w:p w:rsidR="00E05DFE" w:rsidRPr="005F4CC2" w:rsidRDefault="00565EEA">
      <w:pPr>
        <w:widowControl w:val="0"/>
        <w:spacing w:after="200" w:line="240" w:lineRule="auto"/>
        <w:jc w:val="both"/>
      </w:pPr>
      <w:r w:rsidRPr="005F4CC2">
        <w:t>Notice the confirmation in the upper left stating the Website was successfully edited.</w:t>
      </w:r>
    </w:p>
    <w:p w:rsidR="00E05DFE" w:rsidRPr="005F4CC2" w:rsidRDefault="00E05DFE">
      <w:pPr>
        <w:widowControl w:val="0"/>
        <w:spacing w:after="200" w:line="240" w:lineRule="auto"/>
      </w:pPr>
      <w:bookmarkStart w:id="48" w:name="_37m2jsg" w:colFirst="0" w:colLast="0"/>
      <w:bookmarkEnd w:id="48"/>
    </w:p>
    <w:p w:rsidR="00E05DFE" w:rsidRPr="005F4CC2" w:rsidRDefault="00565EEA">
      <w:pPr>
        <w:pStyle w:val="Heading3"/>
        <w:spacing w:line="240" w:lineRule="auto"/>
      </w:pPr>
      <w:bookmarkStart w:id="49" w:name="_Toc531855074"/>
      <w:r w:rsidRPr="005F4CC2">
        <w:t>External Interfaces (Communication between Kount and SFCC)</w:t>
      </w:r>
      <w:bookmarkEnd w:id="49"/>
    </w:p>
    <w:p w:rsidR="00E05DFE" w:rsidRPr="005F4CC2" w:rsidRDefault="00565EEA">
      <w:pPr>
        <w:widowControl w:val="0"/>
        <w:spacing w:after="200" w:line="240" w:lineRule="auto"/>
      </w:pPr>
      <w:r w:rsidRPr="005F4CC2">
        <w:t>The cartridge uses Event Notification System (ENS) for synchronization with the Kount.</w:t>
      </w:r>
    </w:p>
    <w:p w:rsidR="00E05DFE" w:rsidRPr="005F4CC2" w:rsidRDefault="00565EEA">
      <w:pPr>
        <w:widowControl w:val="0"/>
        <w:spacing w:after="200" w:line="240" w:lineRule="auto"/>
      </w:pPr>
      <w:r w:rsidRPr="005F4CC2">
        <w:rPr>
          <w:b/>
        </w:rPr>
        <w:t>Callback Controllers:</w:t>
      </w:r>
    </w:p>
    <w:p w:rsidR="00E05DFE" w:rsidRPr="005F4CC2" w:rsidRDefault="00565EEA">
      <w:pPr>
        <w:widowControl w:val="0"/>
        <w:spacing w:after="200" w:line="240" w:lineRule="auto"/>
      </w:pPr>
      <w:r w:rsidRPr="005F4CC2">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4f1mdlm">
        <w:r w:rsidRPr="005F4CC2">
          <w:rPr>
            <w:color w:val="0000FF"/>
            <w:u w:val="single"/>
          </w:rPr>
          <w:t>Step 6</w:t>
        </w:r>
      </w:hyperlink>
      <w:r w:rsidRPr="005F4CC2">
        <w:t>.</w:t>
      </w:r>
    </w:p>
    <w:p w:rsidR="00E05DFE" w:rsidRPr="005F4CC2" w:rsidRDefault="00565EEA">
      <w:pPr>
        <w:widowControl w:val="0"/>
        <w:numPr>
          <w:ilvl w:val="0"/>
          <w:numId w:val="26"/>
        </w:numPr>
        <w:spacing w:after="0" w:line="240" w:lineRule="auto"/>
        <w:ind w:hanging="360"/>
        <w:contextualSpacing/>
      </w:pPr>
      <w:r w:rsidRPr="005F4CC2">
        <w:t>K_ENS- EventClassifications – This is the event sorter determining classification of the event.</w:t>
      </w:r>
    </w:p>
    <w:p w:rsidR="00E05DFE" w:rsidRPr="005F4CC2" w:rsidRDefault="00565EEA">
      <w:pPr>
        <w:widowControl w:val="0"/>
        <w:numPr>
          <w:ilvl w:val="0"/>
          <w:numId w:val="26"/>
        </w:numPr>
        <w:spacing w:after="0" w:line="240" w:lineRule="auto"/>
        <w:ind w:hanging="360"/>
        <w:contextualSpacing/>
      </w:pPr>
      <w:r w:rsidRPr="005F4CC2">
        <w:t>K_ENS- WorkflowStatusEdit, WorkflowReevaluate, RiskChangeScor, RiskChangeReply, RiskChangeVelo, RiskChangeVmax, RiskChangeGeox, RiskChangeNetw, RiskChangeReas - These are the different event handlers.</w:t>
      </w:r>
    </w:p>
    <w:p w:rsidR="00E05DFE" w:rsidRPr="005F4CC2" w:rsidRDefault="00E05DFE">
      <w:pPr>
        <w:widowControl w:val="0"/>
        <w:spacing w:after="200" w:line="240" w:lineRule="auto"/>
      </w:pPr>
    </w:p>
    <w:p w:rsidR="00E05DFE" w:rsidRPr="005F4CC2" w:rsidRDefault="00565EEA">
      <w:r w:rsidRPr="005F4CC2">
        <w:br w:type="page"/>
      </w:r>
    </w:p>
    <w:p w:rsidR="002B6C77" w:rsidRPr="002B6C77" w:rsidRDefault="00020452" w:rsidP="002B6C77">
      <w:pPr>
        <w:pStyle w:val="Heading1"/>
        <w:spacing w:line="240" w:lineRule="auto"/>
        <w:rPr>
          <w:lang w:val="en-US"/>
        </w:rPr>
      </w:pPr>
      <w:r>
        <w:rPr>
          <w:lang w:val="en-US"/>
        </w:rPr>
        <w:lastRenderedPageBreak/>
        <w:t>Process ENS Queue Job</w:t>
      </w:r>
    </w:p>
    <w:p w:rsidR="002B6C77" w:rsidRDefault="002B6C77" w:rsidP="002B6C77">
      <w:pPr>
        <w:widowControl w:val="0"/>
        <w:rPr>
          <w:lang w:val="en-US"/>
        </w:rPr>
      </w:pPr>
      <w:r>
        <w:rPr>
          <w:lang w:val="en-US"/>
        </w:rPr>
        <w:t xml:space="preserve">The </w:t>
      </w:r>
      <w:r w:rsidR="00020452">
        <w:rPr>
          <w:lang w:val="en-US"/>
        </w:rPr>
        <w:t>process ENS queue</w:t>
      </w:r>
      <w:r>
        <w:rPr>
          <w:lang w:val="en-US"/>
        </w:rPr>
        <w:t xml:space="preserve"> </w:t>
      </w:r>
      <w:r w:rsidR="00020452">
        <w:rPr>
          <w:lang w:val="en-US"/>
        </w:rPr>
        <w:t>j</w:t>
      </w:r>
      <w:r>
        <w:rPr>
          <w:lang w:val="en-US"/>
        </w:rPr>
        <w:t xml:space="preserve">ob is </w:t>
      </w:r>
      <w:r w:rsidR="00020452">
        <w:rPr>
          <w:lang w:val="en-US"/>
        </w:rPr>
        <w:t xml:space="preserve">used to </w:t>
      </w:r>
      <w:r>
        <w:rPr>
          <w:lang w:val="en-US"/>
        </w:rPr>
        <w:t xml:space="preserve">iterate over </w:t>
      </w:r>
      <w:r w:rsidR="00020452">
        <w:rPr>
          <w:lang w:val="en-US"/>
        </w:rPr>
        <w:t xml:space="preserve">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w:t>
      </w:r>
      <w:r w:rsidR="00530FEC">
        <w:rPr>
          <w:lang w:val="en-US"/>
        </w:rPr>
        <w:t>or approving the order for export.</w:t>
      </w:r>
    </w:p>
    <w:p w:rsidR="00020452" w:rsidRDefault="00020452" w:rsidP="002B6C77">
      <w:pPr>
        <w:widowControl w:val="0"/>
        <w:rPr>
          <w:lang w:val="en-US"/>
        </w:rPr>
      </w:pPr>
    </w:p>
    <w:p w:rsidR="00020452" w:rsidRPr="002B6C77" w:rsidRDefault="00020452" w:rsidP="002B6C77">
      <w:pPr>
        <w:widowControl w:val="0"/>
        <w:rPr>
          <w:lang w:val="en-US"/>
        </w:rPr>
      </w:pPr>
      <w:r w:rsidRPr="00020452">
        <w:rPr>
          <w:noProof/>
          <w:lang w:val="en-US"/>
        </w:rPr>
        <w:drawing>
          <wp:inline distT="0" distB="0" distL="0" distR="0" wp14:anchorId="61808B37" wp14:editId="297F5200">
            <wp:extent cx="5731510" cy="3010535"/>
            <wp:effectExtent l="0" t="0" r="0" b="0"/>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10535"/>
                    </a:xfrm>
                    <a:prstGeom prst="rect">
                      <a:avLst/>
                    </a:prstGeom>
                  </pic:spPr>
                </pic:pic>
              </a:graphicData>
            </a:graphic>
          </wp:inline>
        </w:drawing>
      </w:r>
    </w:p>
    <w:p w:rsidR="00E05DFE" w:rsidRDefault="00E05DFE">
      <w:pPr>
        <w:widowControl w:val="0"/>
      </w:pPr>
    </w:p>
    <w:p w:rsidR="002B6C77" w:rsidRPr="002B6C77" w:rsidRDefault="00530FEC" w:rsidP="002B6C77">
      <w:pPr>
        <w:pStyle w:val="Heading1"/>
        <w:spacing w:line="240" w:lineRule="auto"/>
        <w:rPr>
          <w:lang w:val="en-US"/>
        </w:rPr>
      </w:pPr>
      <w:r>
        <w:rPr>
          <w:lang w:val="en-US"/>
        </w:rPr>
        <w:t>Retry Job</w:t>
      </w:r>
    </w:p>
    <w:p w:rsidR="009855A4" w:rsidRDefault="00530FEC">
      <w:pPr>
        <w:widowControl w:val="0"/>
        <w:rPr>
          <w:lang w:val="en-US"/>
        </w:rPr>
      </w:pPr>
      <w:r>
        <w:rPr>
          <w:lang w:val="en-US"/>
        </w:rPr>
        <w:t>The retry job is used to iterate over created orders,</w:t>
      </w:r>
      <w:r w:rsidR="009855A4">
        <w:rPr>
          <w:lang w:val="en-US"/>
        </w:rPr>
        <w:t xml:space="preserve"> and communicate with Kount to reconcile orders orders in a Kount status of “Retry”. This provides coverage for orders that may have had an issue during initial case creation within checkout.</w:t>
      </w:r>
    </w:p>
    <w:p w:rsidR="00530FEC" w:rsidRPr="005F4CC2" w:rsidRDefault="00530FEC">
      <w:pPr>
        <w:widowControl w:val="0"/>
      </w:pPr>
      <w:r w:rsidRPr="00530FEC">
        <w:rPr>
          <w:noProof/>
        </w:rPr>
        <w:drawing>
          <wp:inline distT="0" distB="0" distL="0" distR="0" wp14:anchorId="6B4D0541" wp14:editId="6ADFFECC">
            <wp:extent cx="5731510" cy="3220085"/>
            <wp:effectExtent l="0" t="0" r="0" b="5715"/>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0085"/>
                    </a:xfrm>
                    <a:prstGeom prst="rect">
                      <a:avLst/>
                    </a:prstGeom>
                  </pic:spPr>
                </pic:pic>
              </a:graphicData>
            </a:graphic>
          </wp:inline>
        </w:drawing>
      </w:r>
    </w:p>
    <w:p w:rsidR="002B6C77" w:rsidRDefault="002B6C77">
      <w:pPr>
        <w:pStyle w:val="Heading1"/>
        <w:spacing w:line="240" w:lineRule="auto"/>
      </w:pPr>
      <w:bookmarkStart w:id="50" w:name="_Toc531855075"/>
    </w:p>
    <w:p w:rsidR="002B6C77" w:rsidRDefault="002B6C77">
      <w:pPr>
        <w:pStyle w:val="Heading1"/>
        <w:spacing w:line="240" w:lineRule="auto"/>
      </w:pPr>
    </w:p>
    <w:p w:rsidR="00E05DFE" w:rsidRPr="005F4CC2" w:rsidRDefault="00565EEA">
      <w:pPr>
        <w:pStyle w:val="Heading1"/>
        <w:spacing w:line="240" w:lineRule="auto"/>
      </w:pPr>
      <w:r w:rsidRPr="005F4CC2">
        <w:t>User Defined Fields Setup and Configuration</w:t>
      </w:r>
      <w:bookmarkEnd w:id="50"/>
    </w:p>
    <w:p w:rsidR="00E05DFE" w:rsidRPr="005F4CC2" w:rsidRDefault="00565EEA">
      <w:pPr>
        <w:widowControl w:val="0"/>
      </w:pPr>
      <w:r w:rsidRPr="005F4CC2">
        <w:t>The syntax must be formatted to match the values shown in the graphic in order to map correctly within Kount. The System Object Names within SFCC that can be accessed via UDFs are as follows:</w:t>
      </w:r>
    </w:p>
    <w:p w:rsidR="00E05DFE" w:rsidRPr="005F4CC2" w:rsidRDefault="00E05DFE">
      <w:pPr>
        <w:widowControl w:val="0"/>
        <w:spacing w:after="200" w:line="240" w:lineRule="auto"/>
      </w:pPr>
    </w:p>
    <w:tbl>
      <w:tblPr>
        <w:tblStyle w:val="a1"/>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Example Use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Date|order.date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State|shippingaddress.state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City|billingaddress.city</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DOB|profile.dob</w:t>
            </w:r>
          </w:p>
        </w:tc>
      </w:tr>
    </w:tbl>
    <w:p w:rsidR="00E05DFE" w:rsidRPr="005F4CC2" w:rsidRDefault="00E05DFE">
      <w:pPr>
        <w:widowControl w:val="0"/>
        <w:spacing w:after="200" w:line="240" w:lineRule="auto"/>
        <w:jc w:val="center"/>
      </w:pPr>
    </w:p>
    <w:p w:rsidR="00E05DFE" w:rsidRDefault="00565EEA">
      <w:pPr>
        <w:widowControl w:val="0"/>
        <w:spacing w:after="200" w:line="240" w:lineRule="auto"/>
      </w:pPr>
      <w:r w:rsidRPr="005F4CC2">
        <w:rPr>
          <w:i/>
        </w:rPr>
        <w:t>*Note: Customer Profile Information will be exported in case order was placed by registered customer. Sy</w:t>
      </w:r>
      <w:r>
        <w:rPr>
          <w:i/>
        </w:rPr>
        <w:t xml:space="preserve">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E05DFE" w:rsidRDefault="00565EEA">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E05DFE" w:rsidRDefault="00E05DFE">
      <w:pPr>
        <w:widowControl w:val="0"/>
        <w:spacing w:after="200" w:line="240" w:lineRule="auto"/>
        <w:jc w:val="both"/>
      </w:pPr>
      <w:bookmarkStart w:id="51" w:name="_2lwamvv" w:colFirst="0" w:colLast="0"/>
      <w:bookmarkEnd w:id="51"/>
    </w:p>
    <w:p w:rsidR="00E05DFE" w:rsidRDefault="00565EEA">
      <w:pPr>
        <w:pStyle w:val="Heading2"/>
        <w:spacing w:line="240" w:lineRule="auto"/>
      </w:pPr>
      <w:bookmarkStart w:id="52" w:name="_Toc531855076"/>
      <w:r>
        <w:t>Configuration of User Defined Fields (UDFs) within Kount</w:t>
      </w:r>
      <w:bookmarkEnd w:id="52"/>
    </w:p>
    <w:p w:rsidR="00E05DFE" w:rsidRDefault="00565EEA">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E05DFE" w:rsidRDefault="00F843B9">
      <w:pPr>
        <w:widowControl w:val="0"/>
        <w:spacing w:after="200" w:line="240" w:lineRule="auto"/>
        <w:jc w:val="center"/>
      </w:pPr>
      <w:r>
        <w:rPr>
          <w:noProof/>
        </w:rPr>
        <w:drawing>
          <wp:inline distT="0" distB="0" distL="0" distR="0">
            <wp:extent cx="3990975" cy="3333750"/>
            <wp:effectExtent l="0" t="0" r="9525"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E05DFE" w:rsidRDefault="00565EEA">
      <w:pPr>
        <w:widowControl w:val="0"/>
        <w:spacing w:after="200" w:line="240" w:lineRule="auto"/>
      </w:pPr>
      <w:r>
        <w:rPr>
          <w:highlight w:val="white"/>
        </w:rPr>
        <w:t>UDF field has type Number by default. In order to change the type, choose the appropriate value using the Type dropdown, (alpha-numeric is the only value that can contribute to the VIP List).</w:t>
      </w:r>
    </w:p>
    <w:p w:rsidR="00E05DFE" w:rsidRDefault="00565EEA">
      <w:pPr>
        <w:widowControl w:val="0"/>
        <w:spacing w:after="200" w:line="240" w:lineRule="auto"/>
      </w:pPr>
      <w:r>
        <w:lastRenderedPageBreak/>
        <w:t>When creating UDFs there may be a few minutes delay from the time of creation to the display within the AWC.</w:t>
      </w:r>
      <w:r>
        <w:rPr>
          <w:noProof/>
        </w:rPr>
        <w:drawing>
          <wp:anchor distT="0" distB="7620" distL="0" distR="0" simplePos="0" relativeHeight="251672064"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1352550" cy="1819275"/>
                    </a:xfrm>
                    <a:prstGeom prst="rect">
                      <a:avLst/>
                    </a:prstGeom>
                    <a:ln/>
                  </pic:spPr>
                </pic:pic>
              </a:graphicData>
            </a:graphic>
          </wp:anchor>
        </w:drawing>
      </w:r>
    </w:p>
    <w:p w:rsidR="00E05DFE" w:rsidRDefault="00565EEA">
      <w:pPr>
        <w:widowControl w:val="0"/>
        <w:spacing w:after="200" w:line="240" w:lineRule="auto"/>
        <w:ind w:firstLine="720"/>
      </w:pPr>
      <w:r>
        <w:rPr>
          <w:noProof/>
        </w:rPr>
        <w:drawing>
          <wp:inline distT="0" distB="0" distL="0" distR="0">
            <wp:extent cx="5191760" cy="41846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5191760" cy="418465"/>
                    </a:xfrm>
                    <a:prstGeom prst="rect">
                      <a:avLst/>
                    </a:prstGeom>
                    <a:ln/>
                  </pic:spPr>
                </pic:pic>
              </a:graphicData>
            </a:graphic>
          </wp:inline>
        </w:drawing>
      </w:r>
    </w:p>
    <w:p w:rsidR="00E05DFE" w:rsidRDefault="00E05DFE">
      <w:pPr>
        <w:widowControl w:val="0"/>
        <w:spacing w:after="200" w:line="240" w:lineRule="auto"/>
      </w:pPr>
      <w:bookmarkStart w:id="53" w:name="_3l18frh" w:colFirst="0" w:colLast="0"/>
      <w:bookmarkEnd w:id="53"/>
    </w:p>
    <w:p w:rsidR="00E05DFE" w:rsidRDefault="00565EEA">
      <w:pPr>
        <w:pStyle w:val="Heading2"/>
        <w:spacing w:line="240" w:lineRule="auto"/>
      </w:pPr>
      <w:bookmarkStart w:id="54" w:name="_Toc531855077"/>
      <w:r>
        <w:t>UDF Settings within SFCC Custom Preferences</w:t>
      </w:r>
      <w:bookmarkEnd w:id="54"/>
    </w:p>
    <w:p w:rsidR="00E05DFE" w:rsidRDefault="00E05DFE">
      <w:pPr>
        <w:widowControl w:val="0"/>
      </w:pPr>
    </w:p>
    <w:p w:rsidR="00E05DFE" w:rsidRDefault="00565EEA">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E05DFE" w:rsidRDefault="00565EEA">
      <w:pPr>
        <w:widowControl w:val="0"/>
        <w:spacing w:after="200" w:line="240" w:lineRule="auto"/>
      </w:pPr>
      <w:r>
        <w:rPr>
          <w:noProof/>
        </w:rPr>
        <w:drawing>
          <wp:inline distT="0" distB="0" distL="0" distR="0">
            <wp:extent cx="5401945" cy="79502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401945" cy="795020"/>
                    </a:xfrm>
                    <a:prstGeom prst="rect">
                      <a:avLst/>
                    </a:prstGeom>
                    <a:ln/>
                  </pic:spPr>
                </pic:pic>
              </a:graphicData>
            </a:graphic>
          </wp:inline>
        </w:drawing>
      </w:r>
    </w:p>
    <w:p w:rsidR="00E05DFE" w:rsidRDefault="00565EEA">
      <w:pPr>
        <w:widowControl w:val="0"/>
        <w:spacing w:after="200" w:line="240" w:lineRule="auto"/>
        <w:jc w:val="center"/>
      </w:pPr>
      <w:bookmarkStart w:id="55" w:name="_4k668n3" w:colFirst="0" w:colLast="0"/>
      <w:bookmarkEnd w:id="55"/>
      <w:r>
        <w:rPr>
          <w:noProof/>
        </w:rPr>
        <w:drawing>
          <wp:inline distT="0" distB="0" distL="0" distR="0">
            <wp:extent cx="4234180" cy="2400300"/>
            <wp:effectExtent l="0" t="0" r="0" b="0"/>
            <wp:docPr id="31" name="image26.png" descr="D:\kount\1.png"/>
            <wp:cNvGraphicFramePr/>
            <a:graphic xmlns:a="http://schemas.openxmlformats.org/drawingml/2006/main">
              <a:graphicData uri="http://schemas.openxmlformats.org/drawingml/2006/picture">
                <pic:pic xmlns:pic="http://schemas.openxmlformats.org/drawingml/2006/picture">
                  <pic:nvPicPr>
                    <pic:cNvPr id="0" name="image26.png" descr="D:\kount\1.png"/>
                    <pic:cNvPicPr preferRelativeResize="0"/>
                  </pic:nvPicPr>
                  <pic:blipFill>
                    <a:blip r:embed="rId59"/>
                    <a:srcRect/>
                    <a:stretch>
                      <a:fillRect/>
                    </a:stretch>
                  </pic:blipFill>
                  <pic:spPr>
                    <a:xfrm>
                      <a:off x="0" y="0"/>
                      <a:ext cx="4234180" cy="2400300"/>
                    </a:xfrm>
                    <a:prstGeom prst="rect">
                      <a:avLst/>
                    </a:prstGeom>
                    <a:ln/>
                  </pic:spPr>
                </pic:pic>
              </a:graphicData>
            </a:graphic>
          </wp:inline>
        </w:drawing>
      </w:r>
    </w:p>
    <w:p w:rsidR="00E05DFE" w:rsidRDefault="00565EEA">
      <w:pPr>
        <w:pStyle w:val="Heading2"/>
        <w:spacing w:line="240" w:lineRule="auto"/>
      </w:pPr>
      <w:bookmarkStart w:id="56" w:name="_Toc531855078"/>
      <w:r>
        <w:t>Modifying UDF map within SFCC</w:t>
      </w:r>
      <w:bookmarkEnd w:id="56"/>
    </w:p>
    <w:p w:rsidR="00E05DFE" w:rsidRDefault="00565EEA">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E05DFE" w:rsidRDefault="00565EEA">
      <w:pPr>
        <w:widowControl w:val="0"/>
        <w:spacing w:after="200" w:line="240" w:lineRule="auto"/>
        <w:jc w:val="center"/>
      </w:pPr>
      <w:r>
        <w:rPr>
          <w:noProof/>
        </w:rPr>
        <w:lastRenderedPageBreak/>
        <w:drawing>
          <wp:inline distT="3175" distB="3175" distL="3175" distR="3175">
            <wp:extent cx="4901565" cy="3524250"/>
            <wp:effectExtent l="3175" t="3175" r="3175" b="3175"/>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jc w:val="both"/>
      </w:pPr>
      <w:r>
        <w:t>Adding new object to the map should be added in following manner:</w:t>
      </w:r>
    </w:p>
    <w:p w:rsidR="00E05DFE" w:rsidRDefault="00565EEA">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E05DFE" w:rsidRDefault="00565EEA">
      <w:pPr>
        <w:widowControl w:val="0"/>
        <w:spacing w:after="200" w:line="240" w:lineRule="auto"/>
        <w:ind w:left="1440"/>
        <w:jc w:val="both"/>
      </w:pPr>
      <w:r>
        <w:rPr>
          <w:rFonts w:ascii="Courier New" w:eastAsia="Courier New" w:hAnsi="Courier New" w:cs="Courier New"/>
          <w:color w:val="666600"/>
          <w:sz w:val="20"/>
          <w:szCs w:val="20"/>
        </w:rPr>
        <w:t>});</w:t>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7" w:name="_Toc531855079"/>
      <w:r>
        <w:t>Error Logging and Notifications</w:t>
      </w:r>
      <w:bookmarkEnd w:id="57"/>
    </w:p>
    <w:p w:rsidR="00E05DFE" w:rsidRDefault="00565EEA">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E05DFE" w:rsidRDefault="00565EEA">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E05DFE" w:rsidRDefault="00565EEA">
      <w:pPr>
        <w:widowControl w:val="0"/>
        <w:spacing w:after="200" w:line="240" w:lineRule="auto"/>
        <w:jc w:val="center"/>
      </w:pPr>
      <w:r>
        <w:rPr>
          <w:noProof/>
        </w:rPr>
        <w:drawing>
          <wp:inline distT="3175" distB="3175" distL="3175" distR="3175">
            <wp:extent cx="5731510" cy="736600"/>
            <wp:effectExtent l="3175" t="3175" r="3175" b="3175"/>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pPr>
      <w:r>
        <w:t>Example of the email body for a Notification Email:</w:t>
      </w:r>
    </w:p>
    <w:p w:rsidR="00E05DFE" w:rsidRDefault="00565EEA">
      <w:pPr>
        <w:widowControl w:val="0"/>
        <w:spacing w:after="200" w:line="240" w:lineRule="auto"/>
      </w:pPr>
      <w:r>
        <w:rPr>
          <w:noProof/>
        </w:rPr>
        <w:drawing>
          <wp:inline distT="0" distB="0" distL="0" distR="0">
            <wp:extent cx="5731510" cy="1054100"/>
            <wp:effectExtent l="0" t="0" r="0" b="0"/>
            <wp:docPr id="34" name="image38.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38.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E05DFE" w:rsidRDefault="00E05DFE">
      <w:pPr>
        <w:widowControl w:val="0"/>
        <w:spacing w:after="200" w:line="240" w:lineRule="auto"/>
      </w:pPr>
    </w:p>
    <w:p w:rsidR="00E05DFE" w:rsidRDefault="00565EEA">
      <w:bookmarkStart w:id="58" w:name="3ygebqi" w:colFirst="0" w:colLast="0"/>
      <w:bookmarkEnd w:id="58"/>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9" w:name="_Toc531855080"/>
      <w:r>
        <w:t>Appendix A: Upgrading/Updating the Link Cartridge</w:t>
      </w:r>
      <w:bookmarkEnd w:id="59"/>
    </w:p>
    <w:p w:rsidR="00E05DFE" w:rsidRDefault="00565EEA">
      <w:pPr>
        <w:widowControl w:val="0"/>
        <w:spacing w:after="200" w:line="240" w:lineRule="auto"/>
      </w:pPr>
      <w:r>
        <w:t>If you have a previous version of Kount SFCC Link Cartridge integrated, you will need to perform the following steps to update/upgrade to the latest Link Cartridge.</w:t>
      </w:r>
    </w:p>
    <w:p w:rsidR="00E05DFE" w:rsidRDefault="00565EEA">
      <w:pPr>
        <w:widowControl w:val="0"/>
        <w:numPr>
          <w:ilvl w:val="0"/>
          <w:numId w:val="19"/>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E05DFE" w:rsidRDefault="00565EEA">
      <w:pPr>
        <w:widowControl w:val="0"/>
        <w:numPr>
          <w:ilvl w:val="0"/>
          <w:numId w:val="19"/>
        </w:numPr>
        <w:spacing w:after="0" w:line="240" w:lineRule="auto"/>
        <w:ind w:hanging="360"/>
        <w:contextualSpacing/>
      </w:pPr>
      <w:r>
        <w:t>Import the latest</w:t>
      </w:r>
      <w:r>
        <w:rPr>
          <w:rFonts w:ascii="Courier New" w:eastAsia="Courier New" w:hAnsi="Courier New" w:cs="Courier New"/>
        </w:rPr>
        <w:t xml:space="preserve"> kount_metadata.xml</w:t>
      </w:r>
      <w:r>
        <w:t xml:space="preserve"> file provided with the latest instance of the Link Cartridge. Specific instructions are </w:t>
      </w:r>
      <w:hyperlink w:anchor="_1pxezwc">
        <w:r>
          <w:rPr>
            <w:color w:val="0000FF"/>
            <w:u w:val="single"/>
          </w:rPr>
          <w:t>here</w:t>
        </w:r>
      </w:hyperlink>
      <w:r>
        <w:t>.</w:t>
      </w:r>
    </w:p>
    <w:p w:rsidR="00E05DFE" w:rsidRDefault="00565EEA">
      <w:pPr>
        <w:widowControl w:val="0"/>
        <w:numPr>
          <w:ilvl w:val="0"/>
          <w:numId w:val="19"/>
        </w:numPr>
        <w:spacing w:after="0" w:line="240" w:lineRule="auto"/>
        <w:ind w:hanging="360"/>
        <w:contextualSpacing/>
      </w:pPr>
      <w:r>
        <w:t>Import new version of cartridge to your eclipse studio (int_kount)</w:t>
      </w:r>
    </w:p>
    <w:p w:rsidR="00E05DFE" w:rsidRDefault="00565EEA">
      <w:pPr>
        <w:widowControl w:val="0"/>
        <w:numPr>
          <w:ilvl w:val="0"/>
          <w:numId w:val="19"/>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E05DFE" w:rsidRDefault="00565EEA">
      <w:pPr>
        <w:widowControl w:val="0"/>
        <w:numPr>
          <w:ilvl w:val="0"/>
          <w:numId w:val="19"/>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E05DFE" w:rsidRDefault="00565EEA">
      <w:pPr>
        <w:widowControl w:val="0"/>
        <w:numPr>
          <w:ilvl w:val="1"/>
          <w:numId w:val="19"/>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E05DFE" w:rsidRDefault="00565EEA">
      <w:pPr>
        <w:widowControl w:val="0"/>
        <w:spacing w:after="200" w:line="240" w:lineRule="auto"/>
        <w:ind w:left="360"/>
      </w:pPr>
      <w:r>
        <w:rPr>
          <w:noProof/>
        </w:rPr>
        <w:drawing>
          <wp:inline distT="0" distB="0" distL="0" distR="0">
            <wp:extent cx="5731510" cy="1701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731510" cy="1701800"/>
                    </a:xfrm>
                    <a:prstGeom prst="rect">
                      <a:avLst/>
                    </a:prstGeom>
                    <a:ln/>
                  </pic:spPr>
                </pic:pic>
              </a:graphicData>
            </a:graphic>
          </wp:inline>
        </w:drawing>
      </w:r>
    </w:p>
    <w:p w:rsidR="00E05DFE" w:rsidRDefault="00565EEA">
      <w:pPr>
        <w:widowControl w:val="0"/>
        <w:numPr>
          <w:ilvl w:val="0"/>
          <w:numId w:val="21"/>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CF35E1">
      <w:pPr>
        <w:pStyle w:val="Heading1"/>
        <w:spacing w:line="240" w:lineRule="auto"/>
      </w:pPr>
      <w:hyperlink w:anchor="_sqyw64">
        <w:bookmarkStart w:id="60" w:name="_Toc531855081"/>
        <w:r w:rsidR="00565EEA">
          <w:rPr>
            <w:color w:val="000080"/>
            <w:u w:val="single"/>
          </w:rPr>
          <w:t>Appendix B: SFCC Order Post-Authorization Workflow</w:t>
        </w:r>
        <w:bookmarkEnd w:id="60"/>
      </w:hyperlink>
    </w:p>
    <w:p w:rsidR="00E05DFE" w:rsidRDefault="00565EEA">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E05DFE" w:rsidRDefault="00565EEA">
      <w:pPr>
        <w:widowControl w:val="0"/>
        <w:spacing w:after="200" w:line="240" w:lineRule="auto"/>
      </w:pPr>
      <w:r>
        <w:rPr>
          <w:noProof/>
        </w:rPr>
        <w:drawing>
          <wp:inline distT="0" distB="0" distL="0" distR="0">
            <wp:extent cx="5731510" cy="7416800"/>
            <wp:effectExtent l="0" t="0" r="0" b="0"/>
            <wp:docPr id="26" name="image34.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4.png" descr="M:\Boarding\Demandware\Demandware_Workflow_Diagram.png"/>
                    <pic:cNvPicPr preferRelativeResize="0"/>
                  </pic:nvPicPr>
                  <pic:blipFill>
                    <a:blip r:embed="rId62"/>
                    <a:srcRect/>
                    <a:stretch>
                      <a:fillRect/>
                    </a:stretch>
                  </pic:blipFill>
                  <pic:spPr>
                    <a:xfrm>
                      <a:off x="0" y="0"/>
                      <a:ext cx="5731510" cy="741680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61" w:name="_Toc531855082"/>
      <w:r>
        <w:t>Kount Review/Escalate</w:t>
      </w:r>
      <w:bookmarkEnd w:id="61"/>
    </w:p>
    <w:p w:rsidR="00E05DFE" w:rsidRDefault="00565EEA">
      <w:pPr>
        <w:widowControl w:val="0"/>
        <w:spacing w:after="200" w:line="240" w:lineRule="auto"/>
      </w:pPr>
      <w:r>
        <w:t>This is an example of an order that has triggered a Review or Escalate rule action in Kount.</w:t>
      </w:r>
    </w:p>
    <w:p w:rsidR="00E05DFE" w:rsidRDefault="00565EEA">
      <w:pPr>
        <w:widowControl w:val="0"/>
        <w:spacing w:after="200" w:line="240" w:lineRule="auto"/>
      </w:pPr>
      <w:r>
        <w:rPr>
          <w:noProof/>
        </w:rPr>
        <w:drawing>
          <wp:inline distT="0" distB="0" distL="0" distR="0">
            <wp:extent cx="5731510" cy="2933700"/>
            <wp:effectExtent l="0" t="0" r="0" b="0"/>
            <wp:docPr id="17" name="image4.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kount\orde0_.png"/>
                    <pic:cNvPicPr preferRelativeResize="0"/>
                  </pic:nvPicPr>
                  <pic:blipFill>
                    <a:blip r:embed="rId63"/>
                    <a:srcRect/>
                    <a:stretch>
                      <a:fillRect/>
                    </a:stretch>
                  </pic:blipFill>
                  <pic:spPr>
                    <a:xfrm>
                      <a:off x="0" y="0"/>
                      <a:ext cx="5731510" cy="29337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4064000"/>
            <wp:effectExtent l="0" t="0" r="0" b="0"/>
            <wp:docPr id="18" name="image7.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1_.png"/>
                    <pic:cNvPicPr preferRelativeResize="0"/>
                  </pic:nvPicPr>
                  <pic:blipFill>
                    <a:blip r:embed="rId64"/>
                    <a:srcRect/>
                    <a:stretch>
                      <a:fillRect/>
                    </a:stretch>
                  </pic:blipFill>
                  <pic:spPr>
                    <a:xfrm>
                      <a:off x="0" y="0"/>
                      <a:ext cx="5731510" cy="4064000"/>
                    </a:xfrm>
                    <a:prstGeom prst="rect">
                      <a:avLst/>
                    </a:prstGeom>
                    <a:ln/>
                  </pic:spPr>
                </pic:pic>
              </a:graphicData>
            </a:graphic>
          </wp:inline>
        </w:drawing>
      </w:r>
    </w:p>
    <w:p w:rsidR="00E05DFE" w:rsidRDefault="00E05DFE">
      <w:pPr>
        <w:widowControl w:val="0"/>
        <w:spacing w:after="200" w:line="240" w:lineRule="auto"/>
        <w:jc w:val="center"/>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05DFE">
      <w:pPr>
        <w:widowControl w:val="0"/>
      </w:pPr>
      <w:bookmarkStart w:id="62" w:name="_1rvwp1q" w:colFirst="0" w:colLast="0"/>
      <w:bookmarkEnd w:id="62"/>
    </w:p>
    <w:p w:rsidR="00E05DFE" w:rsidRDefault="00565EEA">
      <w:pPr>
        <w:pStyle w:val="Heading2"/>
        <w:spacing w:line="240" w:lineRule="auto"/>
      </w:pPr>
      <w:bookmarkStart w:id="63" w:name="_Toc531855083"/>
      <w:r>
        <w:t>Kount Approved</w:t>
      </w:r>
      <w:bookmarkEnd w:id="63"/>
    </w:p>
    <w:p w:rsidR="00E05DFE" w:rsidRDefault="00565EEA">
      <w:pPr>
        <w:widowControl w:val="0"/>
        <w:spacing w:after="200" w:line="240" w:lineRule="auto"/>
      </w:pPr>
      <w:r>
        <w:t>This is an example of an order that has not triggered a rule or was manually Approved in Kount.</w:t>
      </w:r>
    </w:p>
    <w:p w:rsidR="00E05DFE" w:rsidRDefault="00565EEA">
      <w:pPr>
        <w:widowControl w:val="0"/>
        <w:spacing w:after="200" w:line="240" w:lineRule="auto"/>
        <w:jc w:val="center"/>
      </w:pPr>
      <w:r>
        <w:rPr>
          <w:noProof/>
        </w:rPr>
        <w:drawing>
          <wp:inline distT="0" distB="0" distL="0" distR="0">
            <wp:extent cx="5731510" cy="3721100"/>
            <wp:effectExtent l="0" t="0" r="0" b="0"/>
            <wp:docPr id="19" name="image16.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6.png" descr="C:\Users\o.ignatyo\Downloads\kount\orde2_.png"/>
                    <pic:cNvPicPr preferRelativeResize="0"/>
                  </pic:nvPicPr>
                  <pic:blipFill>
                    <a:blip r:embed="rId65"/>
                    <a:srcRect/>
                    <a:stretch>
                      <a:fillRect/>
                    </a:stretch>
                  </pic:blipFill>
                  <pic:spPr>
                    <a:xfrm>
                      <a:off x="0" y="0"/>
                      <a:ext cx="5731510" cy="37211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4050" cy="3567430"/>
            <wp:effectExtent l="0" t="0" r="0" b="0"/>
            <wp:docPr id="20" name="image3.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3.png" descr="C:\Users\o.ignatyo\Downloads\kount\orde3_.png"/>
                    <pic:cNvPicPr preferRelativeResize="0"/>
                  </pic:nvPicPr>
                  <pic:blipFill>
                    <a:blip r:embed="rId66"/>
                    <a:srcRect/>
                    <a:stretch>
                      <a:fillRect/>
                    </a:stretch>
                  </pic:blipFill>
                  <pic:spPr>
                    <a:xfrm>
                      <a:off x="0" y="0"/>
                      <a:ext cx="5734050" cy="356743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64" w:name="_Toc531855084"/>
      <w:r>
        <w:t>Kount Decline</w:t>
      </w:r>
      <w:bookmarkEnd w:id="64"/>
    </w:p>
    <w:p w:rsidR="00E05DFE" w:rsidRDefault="00565EEA">
      <w:pPr>
        <w:widowControl w:val="0"/>
        <w:spacing w:after="200" w:line="240" w:lineRule="auto"/>
        <w:jc w:val="both"/>
      </w:pPr>
      <w:r>
        <w:t>This is an example of an order that triggered a Decline rule action or was manually Declined in Kount.</w:t>
      </w:r>
    </w:p>
    <w:p w:rsidR="00E05DFE" w:rsidRDefault="00565EEA">
      <w:pPr>
        <w:widowControl w:val="0"/>
        <w:spacing w:after="200" w:line="240" w:lineRule="auto"/>
        <w:jc w:val="center"/>
      </w:pPr>
      <w:r>
        <w:rPr>
          <w:noProof/>
        </w:rPr>
        <w:drawing>
          <wp:inline distT="0" distB="0" distL="0" distR="0">
            <wp:extent cx="5731510" cy="3289300"/>
            <wp:effectExtent l="0" t="0" r="0" b="0"/>
            <wp:docPr id="21" name="image25.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kount\orde4_.png"/>
                    <pic:cNvPicPr preferRelativeResize="0"/>
                  </pic:nvPicPr>
                  <pic:blipFill>
                    <a:blip r:embed="rId67"/>
                    <a:srcRect/>
                    <a:stretch>
                      <a:fillRect/>
                    </a:stretch>
                  </pic:blipFill>
                  <pic:spPr>
                    <a:xfrm>
                      <a:off x="0" y="0"/>
                      <a:ext cx="5731510" cy="32893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3721100"/>
            <wp:effectExtent l="0" t="0" r="0" b="0"/>
            <wp:docPr id="22" name="image33.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3.png" descr="C:\Users\o.ignatyo\Downloads\kount\orde5_.png"/>
                    <pic:cNvPicPr preferRelativeResize="0"/>
                  </pic:nvPicPr>
                  <pic:blipFill>
                    <a:blip r:embed="rId68"/>
                    <a:srcRect/>
                    <a:stretch>
                      <a:fillRect/>
                    </a:stretch>
                  </pic:blipFill>
                  <pic:spPr>
                    <a:xfrm>
                      <a:off x="0" y="0"/>
                      <a:ext cx="5731510" cy="3721100"/>
                    </a:xfrm>
                    <a:prstGeom prst="rect">
                      <a:avLst/>
                    </a:prstGeom>
                    <a:ln/>
                  </pic:spPr>
                </pic:pic>
              </a:graphicData>
            </a:graphic>
          </wp:inline>
        </w:drawing>
      </w:r>
    </w:p>
    <w:p w:rsidR="00E05DFE" w:rsidRDefault="00E05DFE">
      <w:pPr>
        <w:widowControl w:val="0"/>
        <w:spacing w:after="200" w:line="240" w:lineRule="auto"/>
        <w:jc w:val="center"/>
      </w:pPr>
      <w:bookmarkStart w:id="65" w:name="_2r0uhxc" w:colFirst="0" w:colLast="0"/>
      <w:bookmarkEnd w:id="65"/>
    </w:p>
    <w:p w:rsidR="00E05DFE" w:rsidRDefault="00565EEA">
      <w:pPr>
        <w:pStyle w:val="Heading1"/>
        <w:spacing w:line="240" w:lineRule="auto"/>
      </w:pPr>
      <w:bookmarkStart w:id="66" w:name="_Toc531855085"/>
      <w:r>
        <w:t>Appendix C: Test Cases</w:t>
      </w:r>
      <w:bookmarkEnd w:id="66"/>
    </w:p>
    <w:p w:rsidR="00E05DFE" w:rsidRDefault="00565EEA">
      <w:pPr>
        <w:pStyle w:val="Heading2"/>
        <w:spacing w:line="240" w:lineRule="auto"/>
      </w:pPr>
      <w:bookmarkStart w:id="67" w:name="_Toc531855086"/>
      <w:r>
        <w:t>Verifying the Functionality of the Cartridge: Test Cases</w:t>
      </w:r>
      <w:bookmarkEnd w:id="67"/>
    </w:p>
    <w:p w:rsidR="00E05DFE" w:rsidRDefault="00E05DFE">
      <w:pPr>
        <w:widowControl w:val="0"/>
      </w:pPr>
    </w:p>
    <w:p w:rsidR="00E05DFE" w:rsidRDefault="00565EEA">
      <w:pPr>
        <w:pStyle w:val="Heading3"/>
        <w:spacing w:line="240" w:lineRule="auto"/>
      </w:pPr>
      <w:bookmarkStart w:id="68" w:name="_Toc531855087"/>
      <w:r>
        <w:t>Controllers/Pipelines</w:t>
      </w:r>
      <w:bookmarkEnd w:id="68"/>
    </w:p>
    <w:p w:rsidR="00E05DFE" w:rsidRDefault="00565EEA">
      <w:pPr>
        <w:widowControl w:val="0"/>
        <w:numPr>
          <w:ilvl w:val="0"/>
          <w:numId w:val="20"/>
        </w:numPr>
        <w:spacing w:after="0" w:line="240" w:lineRule="auto"/>
        <w:ind w:hanging="360"/>
        <w:contextualSpacing/>
      </w:pPr>
      <w:r>
        <w:t>1.1. pre authorization</w:t>
      </w:r>
    </w:p>
    <w:p w:rsidR="00E05DFE" w:rsidRDefault="00565EEA">
      <w:pPr>
        <w:widowControl w:val="0"/>
        <w:numPr>
          <w:ilvl w:val="0"/>
          <w:numId w:val="20"/>
        </w:numPr>
        <w:spacing w:after="0" w:line="240" w:lineRule="auto"/>
        <w:ind w:hanging="360"/>
        <w:contextualSpacing/>
      </w:pPr>
      <w:r>
        <w:t>1.2. post authorization</w:t>
      </w:r>
    </w:p>
    <w:p w:rsidR="00E05DFE" w:rsidRDefault="00E05DFE">
      <w:pPr>
        <w:widowControl w:val="0"/>
        <w:spacing w:after="200" w:line="240" w:lineRule="auto"/>
      </w:pPr>
    </w:p>
    <w:p w:rsidR="00E05DFE" w:rsidRDefault="00565EEA">
      <w:pPr>
        <w:pStyle w:val="Heading3"/>
        <w:spacing w:line="240" w:lineRule="auto"/>
      </w:pPr>
      <w:bookmarkStart w:id="69" w:name="_Toc531855088"/>
      <w:r>
        <w:t>Requirements for Test Cases:</w:t>
      </w:r>
      <w:bookmarkEnd w:id="69"/>
    </w:p>
    <w:p w:rsidR="00E05DFE" w:rsidRDefault="00565EEA">
      <w:pPr>
        <w:widowControl w:val="0"/>
        <w:numPr>
          <w:ilvl w:val="0"/>
          <w:numId w:val="20"/>
        </w:numPr>
        <w:spacing w:after="0" w:line="240" w:lineRule="auto"/>
        <w:ind w:hanging="360"/>
        <w:contextualSpacing/>
      </w:pPr>
      <w:r>
        <w:t>Link to sandbox/test server and Business Manager credentials</w:t>
      </w:r>
    </w:p>
    <w:p w:rsidR="00E05DFE" w:rsidRDefault="00565EEA">
      <w:pPr>
        <w:widowControl w:val="0"/>
        <w:numPr>
          <w:ilvl w:val="0"/>
          <w:numId w:val="20"/>
        </w:numPr>
        <w:spacing w:after="0" w:line="240" w:lineRule="auto"/>
        <w:ind w:hanging="360"/>
        <w:contextualSpacing/>
      </w:pPr>
      <w:r>
        <w:t>Access to the Kount sandbox/test environment (</w:t>
      </w:r>
      <w:hyperlink r:id="rId69">
        <w:r>
          <w:rPr>
            <w:color w:val="1155CC"/>
            <w:u w:val="single"/>
          </w:rPr>
          <w:t>https://awc.test.kount.net</w:t>
        </w:r>
      </w:hyperlink>
      <w:r>
        <w:t>)</w:t>
      </w:r>
    </w:p>
    <w:p w:rsidR="00E05DFE" w:rsidRDefault="00565EEA">
      <w:pPr>
        <w:widowControl w:val="0"/>
        <w:numPr>
          <w:ilvl w:val="0"/>
          <w:numId w:val="20"/>
        </w:numPr>
        <w:spacing w:line="240" w:lineRule="auto"/>
        <w:ind w:hanging="360"/>
        <w:contextualSpacing/>
      </w:pPr>
      <w:r>
        <w:t>Browser utility installed (like Firebug or another tool), to monitor actions within html code source.</w:t>
      </w:r>
    </w:p>
    <w:p w:rsidR="00E05DFE" w:rsidRDefault="00565EEA">
      <w:pPr>
        <w:pStyle w:val="Heading4"/>
        <w:spacing w:line="240" w:lineRule="auto"/>
      </w:pPr>
      <w:bookmarkStart w:id="70" w:name="_Toc531855089"/>
      <w:r>
        <w:t>Prerequisites:</w:t>
      </w:r>
      <w:bookmarkEnd w:id="70"/>
      <w:r>
        <w:t xml:space="preserve"> </w:t>
      </w:r>
    </w:p>
    <w:p w:rsidR="00E05DFE" w:rsidRDefault="00565EEA">
      <w:pPr>
        <w:widowControl w:val="0"/>
        <w:numPr>
          <w:ilvl w:val="0"/>
          <w:numId w:val="14"/>
        </w:numPr>
        <w:spacing w:after="0" w:line="240" w:lineRule="auto"/>
        <w:ind w:hanging="360"/>
        <w:contextualSpacing/>
      </w:pPr>
      <w:r>
        <w:rPr>
          <w:color w:val="666666"/>
        </w:rPr>
        <w:t>Login to BM and open Kount</w:t>
      </w:r>
      <w:r>
        <w:rPr>
          <w:b/>
          <w:color w:val="666666"/>
        </w:rPr>
        <w:t xml:space="preserve"> </w:t>
      </w:r>
    </w:p>
    <w:p w:rsidR="00E05DFE" w:rsidRDefault="00565EEA">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E05DFE" w:rsidRDefault="00565EEA">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E05DFE" w:rsidRDefault="00565EEA">
      <w:pPr>
        <w:widowControl w:val="0"/>
        <w:numPr>
          <w:ilvl w:val="0"/>
          <w:numId w:val="2"/>
        </w:numPr>
        <w:spacing w:line="240" w:lineRule="auto"/>
        <w:ind w:hanging="360"/>
        <w:contextualSpacing/>
        <w:rPr>
          <w:highlight w:val="white"/>
        </w:rPr>
      </w:pPr>
      <w:r>
        <w:rPr>
          <w:color w:val="666666"/>
          <w:highlight w:val="white"/>
        </w:rPr>
        <w:t>Apply changes</w:t>
      </w:r>
    </w:p>
    <w:p w:rsidR="00E05DFE" w:rsidRDefault="00565EEA">
      <w:pPr>
        <w:pStyle w:val="Heading5"/>
        <w:spacing w:line="240" w:lineRule="auto"/>
      </w:pPr>
      <w:bookmarkStart w:id="71" w:name="_Toc531855090"/>
      <w:r>
        <w:t>TestCase 1: Verify all fields and choices are present within the Business Manager (BM) after installing the Kount Link Cartridge</w:t>
      </w:r>
      <w:bookmarkEnd w:id="71"/>
    </w:p>
    <w:p w:rsidR="00E05DFE" w:rsidRDefault="00565EEA">
      <w:pPr>
        <w:widowControl w:val="0"/>
        <w:numPr>
          <w:ilvl w:val="0"/>
          <w:numId w:val="17"/>
        </w:numPr>
        <w:spacing w:after="0" w:line="240" w:lineRule="auto"/>
        <w:ind w:hanging="360"/>
        <w:contextualSpacing/>
      </w:pPr>
      <w:r>
        <w:t>Login to BM, choose the site to verify &gt; Site Preferences &gt; Custom Preferences &gt; Kount.</w:t>
      </w:r>
    </w:p>
    <w:p w:rsidR="00E05DFE" w:rsidRDefault="00565EEA">
      <w:pPr>
        <w:widowControl w:val="0"/>
        <w:numPr>
          <w:ilvl w:val="0"/>
          <w:numId w:val="17"/>
        </w:numPr>
        <w:spacing w:after="0" w:line="240" w:lineRule="auto"/>
        <w:ind w:hanging="360"/>
        <w:contextualSpacing/>
      </w:pPr>
      <w:r>
        <w:t>Verify the following components are available and set:</w:t>
      </w:r>
    </w:p>
    <w:p w:rsidR="00E05DFE" w:rsidRDefault="00565EEA">
      <w:pPr>
        <w:widowControl w:val="0"/>
        <w:ind w:firstLine="720"/>
      </w:pPr>
      <w:r>
        <w:t>- Enable Kount toggle</w:t>
      </w:r>
    </w:p>
    <w:p w:rsidR="00E05DFE" w:rsidRDefault="00565EEA">
      <w:pPr>
        <w:widowControl w:val="0"/>
        <w:ind w:firstLine="720"/>
      </w:pPr>
      <w:r>
        <w:t>- Authorization type selector  has Pre and Post values.</w:t>
      </w:r>
    </w:p>
    <w:p w:rsidR="00E05DFE" w:rsidRDefault="00565EEA">
      <w:pPr>
        <w:widowControl w:val="0"/>
        <w:ind w:firstLine="720"/>
      </w:pPr>
      <w:r>
        <w:rPr>
          <w:highlight w:val="white"/>
        </w:rPr>
        <w:t xml:space="preserve">- </w:t>
      </w:r>
      <w:r>
        <w:t>Kount UDF fields</w:t>
      </w:r>
    </w:p>
    <w:p w:rsidR="00E05DFE" w:rsidRDefault="00565EEA">
      <w:pPr>
        <w:widowControl w:val="0"/>
        <w:ind w:firstLine="720"/>
      </w:pPr>
      <w:r>
        <w:t>- Mode selector has Test and Production values</w:t>
      </w:r>
    </w:p>
    <w:p w:rsidR="00E05DFE" w:rsidRDefault="00565EEA">
      <w:pPr>
        <w:widowControl w:val="0"/>
        <w:ind w:firstLine="720"/>
      </w:pPr>
      <w:r>
        <w:t>- Array of Internal IP Addresses to exclude from Data Collection (text area)</w:t>
      </w:r>
    </w:p>
    <w:p w:rsidR="00E05DFE" w:rsidRDefault="00565EEA">
      <w:pPr>
        <w:widowControl w:val="0"/>
        <w:ind w:firstLine="720"/>
      </w:pPr>
      <w:r>
        <w:t>- Website ID field</w:t>
      </w:r>
    </w:p>
    <w:p w:rsidR="00E05DFE" w:rsidRDefault="00565EEA">
      <w:pPr>
        <w:widowControl w:val="0"/>
        <w:ind w:firstLine="720"/>
      </w:pPr>
      <w:r>
        <w:t>- Merchant ID field</w:t>
      </w:r>
    </w:p>
    <w:p w:rsidR="00E05DFE" w:rsidRDefault="00565EEA">
      <w:pPr>
        <w:widowControl w:val="0"/>
        <w:ind w:firstLine="720"/>
      </w:pPr>
      <w:r>
        <w:t>- Kount ERROR Notification (Email field(s))</w:t>
      </w:r>
    </w:p>
    <w:p w:rsidR="00E05DFE" w:rsidRDefault="00565EEA">
      <w:pPr>
        <w:widowControl w:val="0"/>
        <w:ind w:firstLine="720"/>
      </w:pPr>
      <w:r>
        <w:t>- Kount ENS Email list (Email field(s))</w:t>
      </w:r>
    </w:p>
    <w:p w:rsidR="00E05DFE" w:rsidRDefault="00565EEA">
      <w:pPr>
        <w:widowControl w:val="0"/>
        <w:ind w:firstLine="720"/>
      </w:pPr>
      <w:r>
        <w:t>- Enable Event Notification Service toggle</w:t>
      </w:r>
    </w:p>
    <w:p w:rsidR="00E05DFE" w:rsidRDefault="00565EEA">
      <w:pPr>
        <w:widowControl w:val="0"/>
        <w:ind w:firstLine="720"/>
      </w:pPr>
      <w:r>
        <w:t>- RISK_CHANGE_NETW dropdown</w:t>
      </w:r>
    </w:p>
    <w:p w:rsidR="00E05DFE" w:rsidRDefault="00565EEA">
      <w:pPr>
        <w:widowControl w:val="0"/>
        <w:ind w:firstLine="720"/>
      </w:pPr>
      <w:r>
        <w:t>- RISK_CHANGE_GEOX dropdown</w:t>
      </w:r>
    </w:p>
    <w:p w:rsidR="00E05DFE" w:rsidRDefault="00565EEA">
      <w:pPr>
        <w:widowControl w:val="0"/>
        <w:ind w:firstLine="720"/>
      </w:pPr>
      <w:r>
        <w:t>- RISK_CHANGE_VMAX dropdown</w:t>
      </w:r>
    </w:p>
    <w:p w:rsidR="00E05DFE" w:rsidRDefault="00565EEA">
      <w:pPr>
        <w:widowControl w:val="0"/>
        <w:ind w:firstLine="720"/>
      </w:pPr>
      <w:r>
        <w:t>- RISK_CHANGE_SCOR dropdown</w:t>
      </w:r>
    </w:p>
    <w:p w:rsidR="00E05DFE" w:rsidRDefault="00565EEA">
      <w:pPr>
        <w:widowControl w:val="0"/>
        <w:ind w:firstLine="720"/>
      </w:pPr>
      <w:r>
        <w:t>- RISK_CHANGE_VELO dropdown</w:t>
      </w:r>
    </w:p>
    <w:p w:rsidR="00E05DFE" w:rsidRDefault="00565EEA">
      <w:pPr>
        <w:widowControl w:val="0"/>
        <w:ind w:firstLine="720"/>
      </w:pPr>
      <w:r>
        <w:t>- RISK_CHANGE_REPLY dropdown</w:t>
      </w:r>
    </w:p>
    <w:p w:rsidR="00E05DFE" w:rsidRDefault="00565EEA">
      <w:pPr>
        <w:widowControl w:val="0"/>
        <w:ind w:firstLine="720"/>
      </w:pPr>
      <w:r>
        <w:t>- Kount API Key</w:t>
      </w:r>
    </w:p>
    <w:p w:rsidR="00E05DFE" w:rsidRDefault="00565EEA">
      <w:pPr>
        <w:widowControl w:val="0"/>
        <w:numPr>
          <w:ilvl w:val="0"/>
          <w:numId w:val="17"/>
        </w:numPr>
        <w:spacing w:after="0" w:line="240" w:lineRule="auto"/>
        <w:ind w:hanging="360"/>
        <w:contextualSpacing/>
      </w:pPr>
      <w:r>
        <w:t>Verify the following components are absent:</w:t>
      </w:r>
    </w:p>
    <w:p w:rsidR="00E05DFE" w:rsidRDefault="00565EEA">
      <w:pPr>
        <w:widowControl w:val="0"/>
        <w:ind w:left="900" w:hanging="180"/>
      </w:pPr>
      <w:r>
        <w:t>- AWC link</w:t>
      </w:r>
    </w:p>
    <w:p w:rsidR="00E05DFE" w:rsidRDefault="00565EEA">
      <w:pPr>
        <w:widowControl w:val="0"/>
        <w:ind w:left="900" w:hanging="180"/>
      </w:pPr>
      <w:r>
        <w:t>- DC Server URL</w:t>
      </w:r>
    </w:p>
    <w:p w:rsidR="00E05DFE" w:rsidRDefault="00565EEA">
      <w:pPr>
        <w:widowControl w:val="0"/>
        <w:ind w:left="900" w:hanging="180"/>
      </w:pPr>
      <w:r>
        <w:t>- Kount RIS Server URL field</w:t>
      </w:r>
    </w:p>
    <w:p w:rsidR="00E05DFE" w:rsidRDefault="00565EEA">
      <w:pPr>
        <w:pStyle w:val="Heading5"/>
        <w:spacing w:line="240" w:lineRule="auto"/>
      </w:pPr>
      <w:bookmarkStart w:id="72" w:name="_Toc531855091"/>
      <w:r>
        <w:lastRenderedPageBreak/>
        <w:t>TestCase 2: Verify the Attributes values within the Order Attributes tab within the Business Manager (BM).</w:t>
      </w:r>
      <w:bookmarkEnd w:id="72"/>
    </w:p>
    <w:p w:rsidR="00E05DFE" w:rsidRDefault="00565EEA">
      <w:pPr>
        <w:widowControl w:val="0"/>
        <w:numPr>
          <w:ilvl w:val="0"/>
          <w:numId w:val="6"/>
        </w:numPr>
        <w:spacing w:after="0" w:line="240" w:lineRule="auto"/>
        <w:ind w:hanging="360"/>
        <w:contextualSpacing/>
      </w:pPr>
      <w:r>
        <w:t xml:space="preserve">Login to BM, choose the site to verify &gt; Ordering &gt; Orders </w:t>
      </w:r>
    </w:p>
    <w:p w:rsidR="00E05DFE" w:rsidRDefault="00565EEA">
      <w:pPr>
        <w:widowControl w:val="0"/>
        <w:numPr>
          <w:ilvl w:val="0"/>
          <w:numId w:val="6"/>
        </w:numPr>
        <w:spacing w:after="0" w:line="240" w:lineRule="auto"/>
        <w:ind w:hanging="360"/>
        <w:contextualSpacing/>
      </w:pPr>
      <w:r>
        <w:t>Choose the Find button</w:t>
      </w:r>
    </w:p>
    <w:p w:rsidR="00E05DFE" w:rsidRDefault="00565EEA">
      <w:pPr>
        <w:widowControl w:val="0"/>
        <w:numPr>
          <w:ilvl w:val="0"/>
          <w:numId w:val="6"/>
        </w:numPr>
        <w:spacing w:after="0" w:line="240" w:lineRule="auto"/>
        <w:ind w:hanging="360"/>
        <w:contextualSpacing/>
      </w:pPr>
      <w:r>
        <w:t>Open Attributes tab</w:t>
      </w:r>
    </w:p>
    <w:p w:rsidR="00E05DFE" w:rsidRDefault="00565EEA">
      <w:pPr>
        <w:widowControl w:val="0"/>
        <w:numPr>
          <w:ilvl w:val="0"/>
          <w:numId w:val="6"/>
        </w:numPr>
        <w:spacing w:after="0" w:line="240" w:lineRule="auto"/>
        <w:ind w:hanging="360"/>
        <w:contextualSpacing/>
      </w:pPr>
      <w:r>
        <w:t xml:space="preserve">Verify the </w:t>
      </w:r>
      <w:r>
        <w:rPr>
          <w:b/>
        </w:rPr>
        <w:t>Kount Order Status</w:t>
      </w:r>
      <w:r>
        <w:t xml:space="preserve"> displays with one of the following values.</w:t>
      </w:r>
    </w:p>
    <w:p w:rsidR="00E05DFE" w:rsidRDefault="00565EEA">
      <w:pPr>
        <w:widowControl w:val="0"/>
        <w:spacing w:line="240" w:lineRule="auto"/>
        <w:ind w:left="720"/>
      </w:pPr>
      <w:r>
        <w:t>- Approved</w:t>
      </w:r>
    </w:p>
    <w:p w:rsidR="00E05DFE" w:rsidRDefault="00565EEA">
      <w:pPr>
        <w:widowControl w:val="0"/>
        <w:spacing w:line="240" w:lineRule="auto"/>
        <w:ind w:left="720"/>
      </w:pPr>
      <w:r>
        <w:t>- Hold</w:t>
      </w:r>
    </w:p>
    <w:p w:rsidR="00E05DFE" w:rsidRDefault="00565EEA">
      <w:pPr>
        <w:widowControl w:val="0"/>
        <w:spacing w:line="240" w:lineRule="auto"/>
        <w:ind w:left="720"/>
      </w:pPr>
      <w:r>
        <w:t>- Declined</w:t>
      </w:r>
    </w:p>
    <w:p w:rsidR="00E05DFE" w:rsidRDefault="00565EEA">
      <w:pPr>
        <w:widowControl w:val="0"/>
        <w:numPr>
          <w:ilvl w:val="0"/>
          <w:numId w:val="6"/>
        </w:numPr>
        <w:spacing w:after="0" w:line="240" w:lineRule="auto"/>
        <w:ind w:hanging="360"/>
        <w:contextualSpacing/>
      </w:pPr>
      <w:r>
        <w:t>Verify the following fields display with values.</w:t>
      </w:r>
    </w:p>
    <w:p w:rsidR="00E05DFE" w:rsidRDefault="00565EEA">
      <w:pPr>
        <w:widowControl w:val="0"/>
        <w:spacing w:line="240" w:lineRule="auto"/>
        <w:ind w:left="720"/>
      </w:pPr>
      <w:r>
        <w:t>- Kount Order Transaction ID</w:t>
      </w:r>
    </w:p>
    <w:p w:rsidR="00E05DFE" w:rsidRDefault="00565EEA">
      <w:pPr>
        <w:widowControl w:val="0"/>
        <w:spacing w:line="240" w:lineRule="auto"/>
        <w:ind w:left="720"/>
      </w:pPr>
      <w:r>
        <w:t>- Kount Order GEOX</w:t>
      </w:r>
    </w:p>
    <w:p w:rsidR="00E05DFE" w:rsidRDefault="00565EEA">
      <w:pPr>
        <w:widowControl w:val="0"/>
        <w:spacing w:line="240" w:lineRule="auto"/>
        <w:ind w:left="720"/>
      </w:pPr>
      <w:r>
        <w:t>- Kount Order NETW</w:t>
      </w:r>
    </w:p>
    <w:p w:rsidR="00E05DFE" w:rsidRDefault="00565EEA">
      <w:pPr>
        <w:widowControl w:val="0"/>
        <w:spacing w:line="240" w:lineRule="auto"/>
        <w:ind w:left="720"/>
      </w:pPr>
      <w:r>
        <w:t>- Kount Order SCOR</w:t>
      </w:r>
    </w:p>
    <w:p w:rsidR="00E05DFE" w:rsidRDefault="00565EEA">
      <w:pPr>
        <w:widowControl w:val="0"/>
        <w:spacing w:line="240" w:lineRule="auto"/>
        <w:ind w:left="720"/>
      </w:pPr>
      <w:r>
        <w:t>- Kount Order VELO</w:t>
      </w:r>
    </w:p>
    <w:p w:rsidR="00E05DFE" w:rsidRDefault="00565EEA">
      <w:pPr>
        <w:widowControl w:val="0"/>
        <w:spacing w:line="240" w:lineRule="auto"/>
        <w:ind w:left="720"/>
      </w:pPr>
      <w:r>
        <w:t>- Kount Order VMAX</w:t>
      </w:r>
    </w:p>
    <w:p w:rsidR="00E05DFE" w:rsidRDefault="00565EEA">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E05DFE" w:rsidRDefault="00565EEA">
      <w:pPr>
        <w:pStyle w:val="Heading3"/>
        <w:spacing w:line="240" w:lineRule="auto"/>
      </w:pPr>
      <w:bookmarkStart w:id="73" w:name="_Toc531855092"/>
      <w:r>
        <w:t>Part 1.1. Pre authorization</w:t>
      </w:r>
      <w:bookmarkEnd w:id="73"/>
    </w:p>
    <w:p w:rsidR="00E05DFE" w:rsidRDefault="00565EEA">
      <w:pPr>
        <w:pStyle w:val="Heading4"/>
        <w:spacing w:line="240" w:lineRule="auto"/>
      </w:pPr>
      <w:bookmarkStart w:id="74" w:name="_Toc531855093"/>
      <w:r>
        <w:t>Prerequisites:</w:t>
      </w:r>
      <w:bookmarkEnd w:id="74"/>
    </w:p>
    <w:p w:rsidR="00E05DFE" w:rsidRDefault="00565EEA">
      <w:pPr>
        <w:widowControl w:val="0"/>
        <w:numPr>
          <w:ilvl w:val="1"/>
          <w:numId w:val="10"/>
        </w:numPr>
        <w:spacing w:after="0" w:line="240" w:lineRule="auto"/>
        <w:ind w:hanging="360"/>
        <w:contextualSpacing/>
        <w:rPr>
          <w:color w:val="434343"/>
        </w:rPr>
      </w:pPr>
      <w:r>
        <w:rPr>
          <w:color w:val="434343"/>
        </w:rPr>
        <w:t>Login to BM and choose the site to verify &gt; Site Preferences &gt; Custom Preferences &gt; Kount</w:t>
      </w:r>
    </w:p>
    <w:p w:rsidR="00E05DFE" w:rsidRDefault="00565EEA">
      <w:pPr>
        <w:widowControl w:val="0"/>
        <w:numPr>
          <w:ilvl w:val="1"/>
          <w:numId w:val="10"/>
        </w:numPr>
        <w:spacing w:after="0" w:line="240" w:lineRule="auto"/>
        <w:ind w:hanging="360"/>
        <w:contextualSpacing/>
        <w:rPr>
          <w:color w:val="434343"/>
        </w:rPr>
      </w:pPr>
      <w:r>
        <w:rPr>
          <w:color w:val="434343"/>
        </w:rPr>
        <w:t>Verify the mode selector is set to Test</w:t>
      </w:r>
    </w:p>
    <w:p w:rsidR="00E05DFE" w:rsidRDefault="00565EEA">
      <w:pPr>
        <w:widowControl w:val="0"/>
        <w:numPr>
          <w:ilvl w:val="1"/>
          <w:numId w:val="10"/>
        </w:numPr>
        <w:spacing w:after="0" w:line="240" w:lineRule="auto"/>
        <w:ind w:hanging="360"/>
        <w:contextualSpacing/>
        <w:rPr>
          <w:color w:val="434343"/>
        </w:rPr>
      </w:pPr>
      <w:r>
        <w:rPr>
          <w:color w:val="434343"/>
        </w:rPr>
        <w:t>Verify Authorization type selector is set to Pre</w:t>
      </w:r>
    </w:p>
    <w:p w:rsidR="00E05DFE" w:rsidRDefault="00565EEA">
      <w:pPr>
        <w:widowControl w:val="0"/>
        <w:numPr>
          <w:ilvl w:val="1"/>
          <w:numId w:val="10"/>
        </w:numPr>
        <w:spacing w:line="240" w:lineRule="auto"/>
        <w:ind w:hanging="360"/>
        <w:contextualSpacing/>
        <w:rPr>
          <w:color w:val="434343"/>
        </w:rPr>
      </w:pPr>
      <w:r>
        <w:rPr>
          <w:color w:val="434343"/>
        </w:rPr>
        <w:t>Save changes.</w:t>
      </w:r>
    </w:p>
    <w:p w:rsidR="00E05DFE" w:rsidRDefault="00565EEA">
      <w:pPr>
        <w:pStyle w:val="Heading5"/>
        <w:spacing w:line="240" w:lineRule="auto"/>
      </w:pPr>
      <w:bookmarkStart w:id="75" w:name="_Toc531855094"/>
      <w:r>
        <w:t>Test Case 3: Testing the Functionality of the iFrame</w:t>
      </w:r>
      <w:bookmarkEnd w:id="75"/>
    </w:p>
    <w:p w:rsidR="00E05DFE" w:rsidRDefault="00565EEA">
      <w:pPr>
        <w:widowControl w:val="0"/>
        <w:numPr>
          <w:ilvl w:val="0"/>
          <w:numId w:val="15"/>
        </w:numPr>
        <w:spacing w:after="0" w:line="240" w:lineRule="auto"/>
        <w:ind w:hanging="360"/>
        <w:contextualSpacing/>
      </w:pPr>
      <w:r>
        <w:t>Open Store Front instance of SFCC and place items in the cart.</w:t>
      </w:r>
    </w:p>
    <w:p w:rsidR="00E05DFE" w:rsidRDefault="00565EEA">
      <w:pPr>
        <w:widowControl w:val="0"/>
        <w:numPr>
          <w:ilvl w:val="0"/>
          <w:numId w:val="15"/>
        </w:numPr>
        <w:spacing w:after="0" w:line="240" w:lineRule="auto"/>
        <w:ind w:hanging="360"/>
        <w:contextualSpacing/>
      </w:pPr>
      <w:r>
        <w:t>Start Checkout as Guest.</w:t>
      </w:r>
    </w:p>
    <w:p w:rsidR="00E05DFE" w:rsidRDefault="00565EEA">
      <w:pPr>
        <w:widowControl w:val="0"/>
        <w:numPr>
          <w:ilvl w:val="0"/>
          <w:numId w:val="15"/>
        </w:numPr>
        <w:spacing w:after="0" w:line="240" w:lineRule="auto"/>
        <w:ind w:hanging="360"/>
        <w:contextualSpacing/>
      </w:pPr>
      <w:r>
        <w:t>Enter a shipping address, select shipping method and click Continue button</w:t>
      </w:r>
    </w:p>
    <w:p w:rsidR="00E05DFE" w:rsidRDefault="00565EEA">
      <w:pPr>
        <w:widowControl w:val="0"/>
        <w:numPr>
          <w:ilvl w:val="0"/>
          <w:numId w:val="15"/>
        </w:numPr>
        <w:spacing w:after="0" w:line="240" w:lineRule="auto"/>
        <w:ind w:hanging="360"/>
        <w:contextualSpacing/>
      </w:pPr>
      <w:r>
        <w:rPr>
          <w:b/>
        </w:rPr>
        <w:t>Scroll down Billing page</w:t>
      </w:r>
    </w:p>
    <w:p w:rsidR="00E05DFE" w:rsidRDefault="00565EEA">
      <w:pPr>
        <w:widowControl w:val="0"/>
        <w:numPr>
          <w:ilvl w:val="0"/>
          <w:numId w:val="15"/>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5"/>
        </w:numPr>
        <w:spacing w:after="0" w:line="240" w:lineRule="auto"/>
        <w:ind w:hanging="360"/>
        <w:contextualSpacing/>
      </w:pPr>
      <w:r>
        <w:t xml:space="preserve">Right Click on pixel and choose </w:t>
      </w:r>
      <w:r>
        <w:rPr>
          <w:b/>
        </w:rPr>
        <w:t>Inspect Element</w:t>
      </w:r>
    </w:p>
    <w:p w:rsidR="00E05DFE" w:rsidRDefault="00565EEA">
      <w:pPr>
        <w:widowControl w:val="0"/>
        <w:numPr>
          <w:ilvl w:val="0"/>
          <w:numId w:val="15"/>
        </w:numPr>
        <w:spacing w:after="0" w:line="240" w:lineRule="auto"/>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E05DFE" w:rsidRDefault="00565EEA">
      <w:pPr>
        <w:widowControl w:val="0"/>
        <w:numPr>
          <w:ilvl w:val="0"/>
          <w:numId w:val="15"/>
        </w:numPr>
        <w:spacing w:after="0" w:line="240" w:lineRule="auto"/>
        <w:ind w:hanging="360"/>
        <w:contextualSpacing/>
      </w:pPr>
      <w:r>
        <w:t>Using prompt in the Prerequisites set: Set mode selector to production</w:t>
      </w:r>
    </w:p>
    <w:p w:rsidR="00E05DFE" w:rsidRDefault="00565EEA">
      <w:pPr>
        <w:widowControl w:val="0"/>
        <w:numPr>
          <w:ilvl w:val="0"/>
          <w:numId w:val="15"/>
        </w:numPr>
        <w:spacing w:after="0" w:line="240" w:lineRule="auto"/>
        <w:ind w:hanging="360"/>
        <w:contextualSpacing/>
      </w:pPr>
      <w:r>
        <w:t>Open the Billing page again and verify that pixel is not visible (</w:t>
      </w:r>
      <w:r>
        <w:rPr>
          <w:highlight w:val="white"/>
        </w:rPr>
        <w:t>the</w:t>
      </w:r>
      <w:r>
        <w:t xml:space="preserve"> little blue rectangle is absent)</w:t>
      </w:r>
    </w:p>
    <w:p w:rsidR="00E05DFE" w:rsidRDefault="00565EEA">
      <w:pPr>
        <w:widowControl w:val="0"/>
        <w:numPr>
          <w:ilvl w:val="0"/>
          <w:numId w:val="15"/>
        </w:numPr>
        <w:spacing w:after="0" w:line="240" w:lineRule="auto"/>
        <w:ind w:hanging="360"/>
        <w:contextualSpacing/>
      </w:pPr>
      <w:r>
        <w:t>Open the page sources (e.g. using Firebug) and search for the iframe</w:t>
      </w:r>
    </w:p>
    <w:p w:rsidR="00E05DFE" w:rsidRDefault="00565EEA">
      <w:pPr>
        <w:widowControl w:val="0"/>
        <w:numPr>
          <w:ilvl w:val="0"/>
          <w:numId w:val="15"/>
        </w:numPr>
        <w:spacing w:line="240" w:lineRule="auto"/>
        <w:ind w:hanging="360"/>
        <w:contextualSpacing/>
      </w:pPr>
      <w:r>
        <w:t>Verify that iframe component is still there and div around it is without the test class</w:t>
      </w:r>
    </w:p>
    <w:p w:rsidR="00E05DFE" w:rsidRDefault="00565EEA">
      <w:pPr>
        <w:pStyle w:val="Heading5"/>
        <w:spacing w:line="240" w:lineRule="auto"/>
      </w:pPr>
      <w:bookmarkStart w:id="76" w:name="_Toc531855095"/>
      <w:r>
        <w:t>TestCase 4: Verify internal orders do not collect Device Data via the iFrame</w:t>
      </w:r>
      <w:bookmarkEnd w:id="76"/>
    </w:p>
    <w:p w:rsidR="00E05DFE" w:rsidRDefault="00565EEA">
      <w:pPr>
        <w:widowControl w:val="0"/>
        <w:spacing w:line="240" w:lineRule="auto"/>
      </w:pPr>
      <w:r>
        <w:rPr>
          <w:b/>
        </w:rPr>
        <w:t>Prerequisites:</w:t>
      </w:r>
    </w:p>
    <w:p w:rsidR="00E05DFE" w:rsidRDefault="00565EEA">
      <w:pPr>
        <w:widowControl w:val="0"/>
        <w:numPr>
          <w:ilvl w:val="1"/>
          <w:numId w:val="10"/>
        </w:numPr>
        <w:spacing w:after="0" w:line="240" w:lineRule="auto"/>
        <w:ind w:hanging="360"/>
        <w:contextualSpacing/>
      </w:pPr>
      <w:r>
        <w:t xml:space="preserve">Login to BM and choose the site to verify &gt; Site Preferences &gt; Custom Preferences &gt; </w:t>
      </w:r>
      <w:r>
        <w:lastRenderedPageBreak/>
        <w:t>Kount</w:t>
      </w:r>
    </w:p>
    <w:p w:rsidR="00E05DFE" w:rsidRDefault="00565EEA">
      <w:pPr>
        <w:widowControl w:val="0"/>
        <w:numPr>
          <w:ilvl w:val="1"/>
          <w:numId w:val="10"/>
        </w:numPr>
        <w:spacing w:after="0" w:line="240" w:lineRule="auto"/>
        <w:ind w:hanging="360"/>
        <w:contextualSpacing/>
      </w:pPr>
      <w:r>
        <w:t xml:space="preserve">Enter your current public IP Address to </w:t>
      </w:r>
      <w:r>
        <w:rPr>
          <w:sz w:val="20"/>
          <w:szCs w:val="20"/>
          <w:highlight w:val="white"/>
        </w:rPr>
        <w:t>Array of Internal IP Addresses to exclude from Data Collection</w:t>
      </w:r>
    </w:p>
    <w:p w:rsidR="00E05DFE" w:rsidRDefault="00565EEA">
      <w:pPr>
        <w:widowControl w:val="0"/>
        <w:numPr>
          <w:ilvl w:val="1"/>
          <w:numId w:val="10"/>
        </w:numPr>
        <w:spacing w:after="0" w:line="240" w:lineRule="auto"/>
        <w:ind w:hanging="360"/>
        <w:contextualSpacing/>
      </w:pPr>
      <w:r>
        <w:t>Save changes</w:t>
      </w:r>
    </w:p>
    <w:p w:rsidR="00E05DFE" w:rsidRDefault="00565EEA">
      <w:pPr>
        <w:widowControl w:val="0"/>
        <w:numPr>
          <w:ilvl w:val="0"/>
          <w:numId w:val="4"/>
        </w:numPr>
        <w:spacing w:after="0" w:line="240" w:lineRule="auto"/>
        <w:ind w:hanging="360"/>
        <w:contextualSpacing/>
      </w:pPr>
      <w:r>
        <w:t>Open Store Front instance of SFCC and place items in the cart</w:t>
      </w:r>
    </w:p>
    <w:p w:rsidR="00E05DFE" w:rsidRDefault="00565EEA">
      <w:pPr>
        <w:widowControl w:val="0"/>
        <w:numPr>
          <w:ilvl w:val="0"/>
          <w:numId w:val="4"/>
        </w:numPr>
        <w:spacing w:after="0" w:line="240" w:lineRule="auto"/>
        <w:ind w:hanging="360"/>
        <w:contextualSpacing/>
      </w:pPr>
      <w:r>
        <w:t>Start Checkout as Guest</w:t>
      </w:r>
    </w:p>
    <w:p w:rsidR="00E05DFE" w:rsidRDefault="00565EEA">
      <w:pPr>
        <w:widowControl w:val="0"/>
        <w:numPr>
          <w:ilvl w:val="0"/>
          <w:numId w:val="4"/>
        </w:numPr>
        <w:spacing w:after="0" w:line="240" w:lineRule="auto"/>
        <w:ind w:hanging="360"/>
        <w:contextualSpacing/>
      </w:pPr>
      <w:r>
        <w:t>Enter a shipping address, select shipping method and click Continue button</w:t>
      </w:r>
    </w:p>
    <w:p w:rsidR="00E05DFE" w:rsidRDefault="00565EEA">
      <w:pPr>
        <w:widowControl w:val="0"/>
        <w:numPr>
          <w:ilvl w:val="0"/>
          <w:numId w:val="4"/>
        </w:numPr>
        <w:spacing w:after="0" w:line="240" w:lineRule="auto"/>
        <w:ind w:hanging="360"/>
        <w:contextualSpacing/>
      </w:pPr>
      <w:r>
        <w:rPr>
          <w:b/>
        </w:rPr>
        <w:t>Scroll down Billing page</w:t>
      </w:r>
    </w:p>
    <w:p w:rsidR="00E05DFE" w:rsidRDefault="00565EEA">
      <w:pPr>
        <w:widowControl w:val="0"/>
        <w:numPr>
          <w:ilvl w:val="0"/>
          <w:numId w:val="4"/>
        </w:numPr>
        <w:spacing w:after="0" w:line="240" w:lineRule="auto"/>
        <w:ind w:hanging="360"/>
        <w:contextualSpacing/>
      </w:pPr>
      <w:r>
        <w:t>Verify that in the bottom left corner of the page there is NOT a pixel (little blue rectangle)</w:t>
      </w:r>
    </w:p>
    <w:p w:rsidR="00E05DFE" w:rsidRDefault="00565EEA">
      <w:pPr>
        <w:widowControl w:val="0"/>
        <w:numPr>
          <w:ilvl w:val="0"/>
          <w:numId w:val="4"/>
        </w:numPr>
        <w:spacing w:after="0" w:line="240" w:lineRule="auto"/>
        <w:ind w:hanging="360"/>
        <w:contextualSpacing/>
      </w:pPr>
      <w:r>
        <w:t>Open the page sources and search for iframe</w:t>
      </w:r>
    </w:p>
    <w:p w:rsidR="00E05DFE" w:rsidRDefault="00565EEA">
      <w:pPr>
        <w:widowControl w:val="0"/>
        <w:numPr>
          <w:ilvl w:val="0"/>
          <w:numId w:val="4"/>
        </w:numPr>
        <w:spacing w:after="0" w:line="240" w:lineRule="auto"/>
        <w:ind w:hanging="360"/>
        <w:contextualSpacing/>
      </w:pPr>
      <w:r>
        <w:t>Verify that there is no available iframe component on page (there will be a disabled one, with id="_atssh")</w:t>
      </w:r>
    </w:p>
    <w:p w:rsidR="00E05DFE" w:rsidRDefault="00565EEA">
      <w:pPr>
        <w:widowControl w:val="0"/>
        <w:numPr>
          <w:ilvl w:val="0"/>
          <w:numId w:val="4"/>
        </w:numPr>
        <w:spacing w:after="0" w:line="240" w:lineRule="auto"/>
        <w:ind w:hanging="360"/>
        <w:contextualSpacing/>
      </w:pPr>
      <w:r>
        <w:t>Select or enter a billing address, enter payment data and click Continue button, submit the order</w:t>
      </w:r>
    </w:p>
    <w:p w:rsidR="00E05DFE" w:rsidRDefault="00565EEA">
      <w:pPr>
        <w:widowControl w:val="0"/>
        <w:numPr>
          <w:ilvl w:val="0"/>
          <w:numId w:val="4"/>
        </w:numPr>
        <w:spacing w:after="0" w:line="240" w:lineRule="auto"/>
        <w:ind w:hanging="360"/>
        <w:contextualSpacing/>
      </w:pPr>
      <w:r>
        <w:t>Open the order within the BM (Login to BM, choose the site to verify &gt; Ordering &gt; Orders)</w:t>
      </w:r>
    </w:p>
    <w:p w:rsidR="00E05DFE" w:rsidRDefault="00565EEA">
      <w:pPr>
        <w:widowControl w:val="0"/>
        <w:numPr>
          <w:ilvl w:val="0"/>
          <w:numId w:val="4"/>
        </w:numPr>
        <w:spacing w:after="0" w:line="240" w:lineRule="auto"/>
        <w:ind w:hanging="360"/>
        <w:contextualSpacing/>
      </w:pPr>
      <w:r>
        <w:t xml:space="preserve">Navigate to the Attributes tab and verify that </w:t>
      </w:r>
      <w:r>
        <w:rPr>
          <w:b/>
        </w:rPr>
        <w:t>Kount Order COUNTRY</w:t>
      </w:r>
      <w:r>
        <w:t xml:space="preserve"> value is “No data available”</w:t>
      </w:r>
    </w:p>
    <w:p w:rsidR="00E05DFE" w:rsidRDefault="00E05DFE">
      <w:pPr>
        <w:widowControl w:val="0"/>
        <w:spacing w:line="240" w:lineRule="auto"/>
      </w:pPr>
    </w:p>
    <w:p w:rsidR="00E05DFE" w:rsidRDefault="00565EEA">
      <w:pPr>
        <w:pStyle w:val="Heading5"/>
        <w:spacing w:line="240" w:lineRule="auto"/>
      </w:pPr>
      <w:bookmarkStart w:id="77" w:name="_Toc531855096"/>
      <w:r>
        <w:t>TestCase 5: Session ID values for both iFrame collection and HTTPS RIS post are matching</w:t>
      </w:r>
      <w:bookmarkEnd w:id="77"/>
    </w:p>
    <w:p w:rsidR="00E05DFE" w:rsidRDefault="00565EEA">
      <w:pPr>
        <w:widowControl w:val="0"/>
        <w:numPr>
          <w:ilvl w:val="0"/>
          <w:numId w:val="18"/>
        </w:numPr>
        <w:spacing w:after="0" w:line="240" w:lineRule="auto"/>
        <w:ind w:hanging="360"/>
        <w:contextualSpacing/>
      </w:pPr>
      <w:r>
        <w:t>Open Store Front instance of SFCC and place items in the cart</w:t>
      </w:r>
    </w:p>
    <w:p w:rsidR="00E05DFE" w:rsidRDefault="00565EEA">
      <w:pPr>
        <w:widowControl w:val="0"/>
        <w:numPr>
          <w:ilvl w:val="0"/>
          <w:numId w:val="18"/>
        </w:numPr>
        <w:spacing w:after="0" w:line="240" w:lineRule="auto"/>
        <w:ind w:hanging="360"/>
        <w:contextualSpacing/>
      </w:pPr>
      <w:r>
        <w:t>Start Checkout as Guest</w:t>
      </w:r>
    </w:p>
    <w:p w:rsidR="00E05DFE" w:rsidRDefault="00565EEA">
      <w:pPr>
        <w:widowControl w:val="0"/>
        <w:numPr>
          <w:ilvl w:val="0"/>
          <w:numId w:val="18"/>
        </w:numPr>
        <w:spacing w:after="0" w:line="240" w:lineRule="auto"/>
        <w:ind w:hanging="360"/>
        <w:contextualSpacing/>
      </w:pPr>
      <w:r>
        <w:t>Enter a shipping address, select shipping method and click Continue button</w:t>
      </w:r>
    </w:p>
    <w:p w:rsidR="00E05DFE" w:rsidRDefault="00565EEA">
      <w:pPr>
        <w:widowControl w:val="0"/>
        <w:numPr>
          <w:ilvl w:val="0"/>
          <w:numId w:val="18"/>
        </w:numPr>
        <w:spacing w:after="0" w:line="240" w:lineRule="auto"/>
        <w:ind w:hanging="360"/>
        <w:contextualSpacing/>
      </w:pPr>
      <w:r>
        <w:rPr>
          <w:b/>
        </w:rPr>
        <w:t>Scroll down Billing page</w:t>
      </w:r>
    </w:p>
    <w:p w:rsidR="00E05DFE" w:rsidRDefault="00565EEA">
      <w:pPr>
        <w:widowControl w:val="0"/>
        <w:numPr>
          <w:ilvl w:val="0"/>
          <w:numId w:val="18"/>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8"/>
        </w:numPr>
        <w:spacing w:after="0" w:line="240" w:lineRule="auto"/>
        <w:ind w:hanging="360"/>
        <w:contextualSpacing/>
      </w:pPr>
      <w:r>
        <w:t xml:space="preserve">Right Click on pixel choose Inspect Element </w:t>
      </w:r>
    </w:p>
    <w:p w:rsidR="00E05DFE" w:rsidRDefault="00565EEA">
      <w:pPr>
        <w:widowControl w:val="0"/>
        <w:numPr>
          <w:ilvl w:val="0"/>
          <w:numId w:val="18"/>
        </w:numPr>
        <w:spacing w:after="0" w:line="240" w:lineRule="auto"/>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E05DFE" w:rsidRDefault="00565EEA">
      <w:pPr>
        <w:widowControl w:val="0"/>
        <w:numPr>
          <w:ilvl w:val="0"/>
          <w:numId w:val="18"/>
        </w:numPr>
        <w:spacing w:after="0" w:line="240" w:lineRule="auto"/>
        <w:ind w:hanging="360"/>
        <w:contextualSpacing/>
      </w:pPr>
      <w:r>
        <w:t>Select/Enter a billing address, enter payment data and click Continue button. Submit the Order</w:t>
      </w:r>
    </w:p>
    <w:p w:rsidR="00E05DFE" w:rsidRDefault="00565EEA">
      <w:pPr>
        <w:widowControl w:val="0"/>
        <w:numPr>
          <w:ilvl w:val="0"/>
          <w:numId w:val="18"/>
        </w:numPr>
        <w:spacing w:after="0" w:line="240" w:lineRule="auto"/>
        <w:ind w:hanging="360"/>
        <w:contextualSpacing/>
      </w:pPr>
      <w:r>
        <w:t>Login to Kount and open Reports &gt; Order Search.</w:t>
      </w:r>
    </w:p>
    <w:p w:rsidR="00E05DFE" w:rsidRDefault="00565EEA">
      <w:pPr>
        <w:widowControl w:val="0"/>
        <w:spacing w:line="240" w:lineRule="auto"/>
        <w:ind w:left="720" w:hanging="360"/>
      </w:pPr>
      <w:r>
        <w:t>10. Using Start Date, find your report and click “details” link.</w:t>
      </w:r>
    </w:p>
    <w:p w:rsidR="00E05DFE" w:rsidRDefault="00565EEA">
      <w:pPr>
        <w:widowControl w:val="0"/>
        <w:spacing w:line="240" w:lineRule="auto"/>
        <w:ind w:left="720" w:hanging="360"/>
      </w:pPr>
      <w:r>
        <w:t>11. Verify that Session ID, which is in Transaction Summary  is as in iframe.</w:t>
      </w:r>
    </w:p>
    <w:p w:rsidR="00E05DFE" w:rsidRDefault="00E05DFE">
      <w:pPr>
        <w:widowControl w:val="0"/>
        <w:spacing w:line="240" w:lineRule="auto"/>
      </w:pPr>
    </w:p>
    <w:p w:rsidR="00E05DFE" w:rsidRDefault="00565EEA">
      <w:pPr>
        <w:pStyle w:val="Heading5"/>
        <w:spacing w:line="240" w:lineRule="auto"/>
      </w:pPr>
      <w:bookmarkStart w:id="78" w:name="_1jlao46" w:colFirst="0" w:colLast="0"/>
      <w:bookmarkStart w:id="79" w:name="_Toc531855097"/>
      <w:bookmarkEnd w:id="78"/>
      <w:r>
        <w:t>Test Case 6: Send data to Kount. Check that guest user and order data sent correctly to Kount.</w:t>
      </w:r>
      <w:bookmarkEnd w:id="79"/>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payment data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 (empty)</w:t>
      </w:r>
    </w:p>
    <w:p w:rsidR="00E05DFE" w:rsidRDefault="00565EEA">
      <w:pPr>
        <w:widowControl w:val="0"/>
        <w:spacing w:line="240" w:lineRule="auto"/>
      </w:pPr>
      <w:r>
        <w:t>- Payment: Total, Type</w:t>
      </w:r>
    </w:p>
    <w:p w:rsidR="00E05DFE" w:rsidRDefault="00565EEA">
      <w:pPr>
        <w:widowControl w:val="0"/>
        <w:spacing w:line="240" w:lineRule="auto"/>
      </w:pPr>
      <w:r>
        <w:lastRenderedPageBreak/>
        <w:t xml:space="preserve">- Device: Location, IP Address (to find out you address can use e.g. can use </w:t>
      </w:r>
      <w:hyperlink r:id="rId70">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80" w:name="_43ky6rz" w:colFirst="0" w:colLast="0"/>
      <w:bookmarkStart w:id="81" w:name="_Toc531855098"/>
      <w:bookmarkEnd w:id="80"/>
      <w:r>
        <w:t>TestCase 7: Send data to Kount. Check that registered user and order data sent correctly to Kount.</w:t>
      </w:r>
      <w:bookmarkEnd w:id="81"/>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71">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82" w:name="_2iq8gzs" w:colFirst="0" w:colLast="0"/>
      <w:bookmarkStart w:id="83" w:name="_Toc531855099"/>
      <w:bookmarkEnd w:id="82"/>
      <w:r>
        <w:t>TestCase 8.: Decline Order. Check that declined order return user to billing page with proper message.</w:t>
      </w:r>
      <w:bookmarkEnd w:id="83"/>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lastRenderedPageBreak/>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E05DFE" w:rsidRDefault="00565EEA">
      <w:pPr>
        <w:widowControl w:val="0"/>
        <w:spacing w:line="240" w:lineRule="auto"/>
      </w:pPr>
      <w:r>
        <w:tab/>
      </w:r>
      <w:r>
        <w:tab/>
      </w:r>
    </w:p>
    <w:p w:rsidR="00E05DFE" w:rsidRDefault="00565EEA">
      <w:pPr>
        <w:pStyle w:val="Heading5"/>
        <w:spacing w:line="240" w:lineRule="auto"/>
      </w:pPr>
      <w:bookmarkStart w:id="84" w:name="_xvir7l" w:colFirst="0" w:colLast="0"/>
      <w:bookmarkStart w:id="85" w:name="_Toc531855100"/>
      <w:bookmarkEnd w:id="84"/>
      <w:r>
        <w:t>TestCase 9: Workflow Reevaluate. Check that order status changed in OMS (BM), when it changed on Kount.</w:t>
      </w:r>
      <w:bookmarkEnd w:id="85"/>
    </w:p>
    <w:p w:rsidR="00E05DFE" w:rsidRDefault="00565EEA">
      <w:pPr>
        <w:widowControl w:val="0"/>
        <w:spacing w:line="240" w:lineRule="auto"/>
      </w:pPr>
      <w:r>
        <w:rPr>
          <w:b/>
        </w:rPr>
        <w:t>Prerequisites:</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order status and Transaction ID.</w:t>
      </w:r>
    </w:p>
    <w:p w:rsidR="00E05DFE" w:rsidRDefault="00565EEA">
      <w:pPr>
        <w:widowControl w:val="0"/>
        <w:spacing w:line="240" w:lineRule="auto"/>
      </w:pPr>
      <w:r>
        <w:t>10. Login to BM and open Kount &gt; Ordering &gt; Orders &gt; Find and open your order.</w:t>
      </w:r>
    </w:p>
    <w:p w:rsidR="00E05DFE" w:rsidRDefault="00565EEA">
      <w:pPr>
        <w:widowControl w:val="0"/>
        <w:spacing w:line="240" w:lineRule="auto"/>
      </w:pPr>
      <w:r>
        <w:t>11. Open Attributes tab and verify that order status, Transaction ID have the same values as on Kount.</w:t>
      </w:r>
    </w:p>
    <w:p w:rsidR="00E05DFE" w:rsidRDefault="00565EEA">
      <w:pPr>
        <w:widowControl w:val="0"/>
        <w:spacing w:line="240" w:lineRule="auto"/>
      </w:pPr>
      <w:r>
        <w:t xml:space="preserve">12. Again open order on Kount and change it status using form in the bottom of page. </w:t>
      </w:r>
    </w:p>
    <w:p w:rsidR="00E05DFE" w:rsidRDefault="00565EEA">
      <w:pPr>
        <w:widowControl w:val="0"/>
        <w:spacing w:line="240" w:lineRule="auto"/>
      </w:pPr>
      <w:r>
        <w:t>13. Open order in BM and verify that order status changed.</w:t>
      </w:r>
    </w:p>
    <w:p w:rsidR="00E05DFE" w:rsidRDefault="00565EEA">
      <w:pPr>
        <w:pStyle w:val="Heading5"/>
        <w:spacing w:line="240" w:lineRule="auto"/>
      </w:pPr>
      <w:bookmarkStart w:id="86" w:name="_3hv69ve" w:colFirst="0" w:colLast="0"/>
      <w:bookmarkStart w:id="87" w:name="_Toc531855101"/>
      <w:bookmarkEnd w:id="86"/>
      <w:r>
        <w:t>TestCase 10: Risk Change Score. Check that order risk evaluation changed OMS (BM), when it changed on Kount.</w:t>
      </w:r>
      <w:bookmarkEnd w:id="87"/>
      <w:r>
        <w:t xml:space="preserve"> </w:t>
      </w:r>
    </w:p>
    <w:p w:rsidR="00E05DFE" w:rsidRDefault="00565EEA">
      <w:pPr>
        <w:widowControl w:val="0"/>
        <w:spacing w:line="240" w:lineRule="auto"/>
      </w:pPr>
      <w:r>
        <w:rPr>
          <w:b/>
        </w:rPr>
        <w:t>Prerequisites:</w:t>
      </w:r>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lastRenderedPageBreak/>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Open Attributes tab and verify that order status, Transaction ID have the same values as on Kount.</w:t>
      </w:r>
    </w:p>
    <w:p w:rsidR="00E05DFE" w:rsidRDefault="00565EEA">
      <w:pPr>
        <w:widowControl w:val="0"/>
        <w:spacing w:line="240" w:lineRule="auto"/>
      </w:pPr>
      <w:r>
        <w:t>13. Make the XML posts for the RISK EVENT changes and the Reevaluate change events.</w:t>
      </w:r>
    </w:p>
    <w:p w:rsidR="00E05DFE" w:rsidRDefault="00565EEA">
      <w:pPr>
        <w:widowControl w:val="0"/>
        <w:spacing w:line="240" w:lineRule="auto"/>
      </w:pPr>
      <w:r>
        <w:t xml:space="preserve">14. Open order in BM and verify that order RISK EVENT attribute changed. </w:t>
      </w:r>
    </w:p>
    <w:p w:rsidR="00E05DFE" w:rsidRDefault="00565EEA">
      <w:pPr>
        <w:pStyle w:val="Heading5"/>
        <w:spacing w:line="240" w:lineRule="auto"/>
      </w:pPr>
      <w:bookmarkStart w:id="88" w:name="_1x0gk37" w:colFirst="0" w:colLast="0"/>
      <w:bookmarkStart w:id="89" w:name="_Toc531855102"/>
      <w:bookmarkEnd w:id="88"/>
      <w:r>
        <w:t>TestCase 11. Additional Payment Types verification</w:t>
      </w:r>
      <w:bookmarkEnd w:id="89"/>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different payment method, fill correct data (important for PayPal)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In case PayPal used – on Kount should be PayPal</w:t>
      </w:r>
    </w:p>
    <w:p w:rsidR="00E05DFE" w:rsidRDefault="00565EEA">
      <w:pPr>
        <w:widowControl w:val="0"/>
        <w:spacing w:line="240" w:lineRule="auto"/>
      </w:pPr>
      <w:r>
        <w:t>- In case Credit Card – on Kount should be Credit Card</w:t>
      </w:r>
    </w:p>
    <w:p w:rsidR="00E05DFE" w:rsidRDefault="00565EEA">
      <w:pPr>
        <w:widowControl w:val="0"/>
        <w:spacing w:line="240" w:lineRule="auto"/>
      </w:pPr>
      <w:r>
        <w:t>- In case Gift card used – on Kount should be Gift card</w:t>
      </w:r>
    </w:p>
    <w:p w:rsidR="00E05DFE" w:rsidRDefault="00565EEA">
      <w:pPr>
        <w:widowControl w:val="0"/>
        <w:spacing w:line="240" w:lineRule="auto"/>
      </w:pPr>
      <w:r>
        <w:t>- In case Gift card + Credit Card used – on Kount should be Credit Card</w:t>
      </w:r>
    </w:p>
    <w:p w:rsidR="00E05DFE" w:rsidRDefault="00565EEA">
      <w:pPr>
        <w:widowControl w:val="0"/>
        <w:spacing w:line="240" w:lineRule="auto"/>
      </w:pPr>
      <w:r>
        <w:t>- In case Gift card + Pay Pal used – on Kount should be PayPal</w:t>
      </w:r>
    </w:p>
    <w:p w:rsidR="00E05DFE" w:rsidRDefault="00565EEA">
      <w:pPr>
        <w:pStyle w:val="Heading5"/>
        <w:spacing w:line="240" w:lineRule="auto"/>
      </w:pPr>
      <w:bookmarkStart w:id="90" w:name="_4h042r0" w:colFirst="0" w:colLast="0"/>
      <w:bookmarkStart w:id="91" w:name="_Toc531855103"/>
      <w:bookmarkEnd w:id="90"/>
      <w:r>
        <w:t>TestCase 12. User Defined Fields verification</w:t>
      </w:r>
      <w:bookmarkEnd w:id="91"/>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r>
      <w:r>
        <w:lastRenderedPageBreak/>
        <w:t>- for Profile DW object (e.g. TESTUDF3|profile.Profile Attribute Definition ID)</w:t>
      </w:r>
    </w:p>
    <w:p w:rsidR="00E05DFE" w:rsidRDefault="00565EEA">
      <w:pPr>
        <w:widowControl w:val="0"/>
        <w:spacing w:line="240" w:lineRule="auto"/>
      </w:pPr>
      <w:r>
        <w:t xml:space="preserve">3. In Kount admin set 3 UDF fields (same as for #2) </w:t>
      </w: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In Kount admin verify UDF fields values for placed order.</w:t>
      </w:r>
    </w:p>
    <w:p w:rsidR="00E05DFE" w:rsidRDefault="00565EEA">
      <w:pPr>
        <w:widowControl w:val="0"/>
        <w:spacing w:line="240" w:lineRule="auto"/>
      </w:pPr>
      <w:r>
        <w:t>10. Login to BM and open Kount &gt; Site Preferences &gt; Custom Preferences &gt; Kount</w:t>
      </w:r>
    </w:p>
    <w:p w:rsidR="00E05DFE" w:rsidRDefault="00565EEA">
      <w:pPr>
        <w:widowControl w:val="0"/>
        <w:spacing w:line="240" w:lineRule="auto"/>
      </w:pPr>
      <w:r>
        <w:t xml:space="preserve">11. Change UDF to have not correct values. </w:t>
      </w:r>
    </w:p>
    <w:p w:rsidR="00E05DFE" w:rsidRDefault="00565EEA">
      <w:pPr>
        <w:widowControl w:val="0"/>
        <w:spacing w:line="240" w:lineRule="auto"/>
      </w:pPr>
      <w:r>
        <w:t>- for Order DW object (e.g. TESTUDF1|xxx.Order Attribute Definition ID)</w:t>
      </w:r>
    </w:p>
    <w:p w:rsidR="00E05DFE" w:rsidRDefault="00565EEA">
      <w:pPr>
        <w:widowControl w:val="0"/>
        <w:spacing w:line="240" w:lineRule="auto"/>
      </w:pPr>
      <w:r>
        <w:t>12. Open Store Front.</w:t>
      </w:r>
    </w:p>
    <w:p w:rsidR="00E05DFE" w:rsidRDefault="00565EEA">
      <w:pPr>
        <w:widowControl w:val="0"/>
        <w:spacing w:line="240" w:lineRule="auto"/>
      </w:pPr>
      <w:r>
        <w:t>13. Choose some product, add it to Cart and start Checkout.</w:t>
      </w:r>
    </w:p>
    <w:p w:rsidR="00E05DFE" w:rsidRDefault="00565EEA">
      <w:pPr>
        <w:widowControl w:val="0"/>
        <w:spacing w:line="240" w:lineRule="auto"/>
      </w:pPr>
      <w:r>
        <w:t>14. On Shipping page enter a shipping address, select shipping method and Continue checkout.</w:t>
      </w:r>
    </w:p>
    <w:p w:rsidR="00E05DFE" w:rsidRDefault="00565EEA">
      <w:pPr>
        <w:widowControl w:val="0"/>
        <w:spacing w:line="240" w:lineRule="auto"/>
      </w:pPr>
      <w:r>
        <w:t>15. Select or enter a billing address, enter payment data and click Continue button.</w:t>
      </w:r>
    </w:p>
    <w:p w:rsidR="00E05DFE" w:rsidRDefault="00565EEA">
      <w:pPr>
        <w:widowControl w:val="0"/>
        <w:spacing w:line="240" w:lineRule="auto"/>
      </w:pPr>
      <w:r>
        <w:t>16. Submit Order.</w:t>
      </w:r>
    </w:p>
    <w:p w:rsidR="00E05DFE" w:rsidRDefault="00565EEA">
      <w:pPr>
        <w:widowControl w:val="0"/>
        <w:spacing w:line="240" w:lineRule="auto"/>
      </w:pPr>
      <w:r>
        <w:t>17 Data for incorrect UDF is not sent to Kount.</w:t>
      </w:r>
    </w:p>
    <w:p w:rsidR="00E05DFE" w:rsidRDefault="00565EEA">
      <w:pPr>
        <w:widowControl w:val="0"/>
        <w:spacing w:line="240" w:lineRule="auto"/>
      </w:pPr>
      <w:r>
        <w:t>18. Error is occured, Log file contains appropriate info about error in custom - &lt;kount&gt; - &lt;hostname&gt; - appserver - &lt;creation date of the file in GMT&gt;.log</w:t>
      </w:r>
    </w:p>
    <w:p w:rsidR="00E05DFE" w:rsidRDefault="00565EEA">
      <w:pPr>
        <w:widowControl w:val="0"/>
        <w:spacing w:line="240" w:lineRule="auto"/>
      </w:pPr>
      <w:r>
        <w:t>19. Login to BM and open Kount &gt; Site Preferences &gt; Custom Preferences &gt; Kount</w:t>
      </w:r>
    </w:p>
    <w:p w:rsidR="00E05DFE" w:rsidRDefault="00565EEA">
      <w:pPr>
        <w:widowControl w:val="0"/>
        <w:spacing w:line="240" w:lineRule="auto"/>
      </w:pPr>
      <w:r>
        <w:t xml:space="preserve">20. Change UDF to have correct values. </w:t>
      </w:r>
    </w:p>
    <w:p w:rsidR="00E05DFE" w:rsidRDefault="00565EEA">
      <w:pPr>
        <w:widowControl w:val="0"/>
        <w:spacing w:line="240" w:lineRule="auto"/>
      </w:pPr>
      <w:r>
        <w:t>- for Order DW object (e.g. TESTUDF1|order.Order Attribute Definition ID)</w:t>
      </w:r>
    </w:p>
    <w:p w:rsidR="00E05DFE" w:rsidRDefault="00565EEA">
      <w:pPr>
        <w:widowControl w:val="0"/>
        <w:spacing w:line="240" w:lineRule="auto"/>
      </w:pPr>
      <w:r>
        <w:t>21. In Kount admin panel delete TESTUDF1.</w:t>
      </w:r>
    </w:p>
    <w:p w:rsidR="00E05DFE" w:rsidRDefault="00565EEA">
      <w:pPr>
        <w:widowControl w:val="0"/>
        <w:spacing w:line="240" w:lineRule="auto"/>
      </w:pPr>
      <w:r>
        <w:t>22. Open Store Front.</w:t>
      </w:r>
    </w:p>
    <w:p w:rsidR="00E05DFE" w:rsidRDefault="00565EEA">
      <w:pPr>
        <w:widowControl w:val="0"/>
        <w:spacing w:line="240" w:lineRule="auto"/>
      </w:pPr>
      <w:r>
        <w:t>23. Choose some product, add it to Cart and start Checkout.</w:t>
      </w:r>
    </w:p>
    <w:p w:rsidR="00E05DFE" w:rsidRDefault="00565EEA">
      <w:pPr>
        <w:widowControl w:val="0"/>
        <w:spacing w:line="240" w:lineRule="auto"/>
      </w:pPr>
      <w:r>
        <w:t>24. On Shipping page enter a shipping address, select shipping method and Continue checkout.</w:t>
      </w:r>
    </w:p>
    <w:p w:rsidR="00E05DFE" w:rsidRDefault="00565EEA">
      <w:pPr>
        <w:widowControl w:val="0"/>
        <w:spacing w:line="240" w:lineRule="auto"/>
      </w:pPr>
      <w:r>
        <w:t>25. Select or enter a billing address, enter payment data and click Continue button.</w:t>
      </w:r>
    </w:p>
    <w:p w:rsidR="00E05DFE" w:rsidRDefault="00565EEA">
      <w:pPr>
        <w:widowControl w:val="0"/>
        <w:spacing w:line="240" w:lineRule="auto"/>
      </w:pPr>
      <w:r>
        <w:t>26. Submit Order.</w:t>
      </w:r>
    </w:p>
    <w:p w:rsidR="00E05DFE" w:rsidRDefault="00565EEA">
      <w:pPr>
        <w:widowControl w:val="0"/>
        <w:spacing w:line="240" w:lineRule="auto"/>
      </w:pPr>
      <w:r>
        <w:t>27. Data for TESTUDF1 is not sent to Kount.</w:t>
      </w:r>
    </w:p>
    <w:p w:rsidR="00E05DFE" w:rsidRDefault="00565EEA">
      <w:pPr>
        <w:widowControl w:val="0"/>
        <w:spacing w:line="240" w:lineRule="auto"/>
      </w:pPr>
      <w:r>
        <w:t>28. Error is occured, Log file contains appropriate info about error in custom - &lt;kount&gt; - &lt;hostname&gt; - appserver - &lt;creation date of the file in GMT&gt;.log</w:t>
      </w:r>
    </w:p>
    <w:p w:rsidR="00E05DFE" w:rsidRDefault="00565EEA">
      <w:pPr>
        <w:pStyle w:val="Heading5"/>
        <w:spacing w:line="240" w:lineRule="auto"/>
      </w:pPr>
      <w:bookmarkStart w:id="92" w:name="_2w5ecyt" w:colFirst="0" w:colLast="0"/>
      <w:bookmarkStart w:id="93" w:name="_Toc531855104"/>
      <w:bookmarkEnd w:id="92"/>
      <w:r>
        <w:t>TestCase 13. Errors logging and email notification verification</w:t>
      </w:r>
      <w:bookmarkEnd w:id="93"/>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Fill 'Kount Notification Email' field with an email or more.</w:t>
      </w:r>
    </w:p>
    <w:p w:rsidR="00E05DFE" w:rsidRDefault="00565EEA">
      <w:pPr>
        <w:widowControl w:val="0"/>
        <w:spacing w:line="240" w:lineRule="auto"/>
      </w:pPr>
      <w:r>
        <w:t>3. Сreate a test situation when Kount service is unavailable</w:t>
      </w:r>
    </w:p>
    <w:p w:rsidR="00E05DFE" w:rsidRDefault="00565EEA">
      <w:pPr>
        <w:widowControl w:val="0"/>
        <w:numPr>
          <w:ilvl w:val="0"/>
          <w:numId w:val="25"/>
        </w:numPr>
        <w:spacing w:after="0" w:line="240" w:lineRule="auto"/>
        <w:ind w:hanging="360"/>
        <w:contextualSpacing/>
      </w:pPr>
      <w:r>
        <w:rPr>
          <w:i/>
          <w:color w:val="434343"/>
        </w:rPr>
        <w:t xml:space="preserve">Go to  </w:t>
      </w:r>
      <w:hyperlink r:id="rId72">
        <w:r>
          <w:rPr>
            <w:i/>
            <w:color w:val="434343"/>
            <w:sz w:val="18"/>
            <w:szCs w:val="18"/>
            <w:highlight w:val="white"/>
            <w:u w:val="single"/>
          </w:rPr>
          <w:t>Administration</w:t>
        </w:r>
      </w:hyperlink>
      <w:r>
        <w:rPr>
          <w:i/>
          <w:color w:val="434343"/>
          <w:sz w:val="18"/>
          <w:szCs w:val="18"/>
          <w:highlight w:val="white"/>
        </w:rPr>
        <w:t xml:space="preserve"> &gt;  </w:t>
      </w:r>
      <w:hyperlink r:id="rId73">
        <w:r>
          <w:rPr>
            <w:i/>
            <w:color w:val="434343"/>
            <w:sz w:val="18"/>
            <w:szCs w:val="18"/>
            <w:highlight w:val="white"/>
            <w:u w:val="single"/>
          </w:rPr>
          <w:t>Operations</w:t>
        </w:r>
      </w:hyperlink>
      <w:r>
        <w:rPr>
          <w:i/>
          <w:color w:val="434343"/>
          <w:sz w:val="18"/>
          <w:szCs w:val="18"/>
          <w:highlight w:val="white"/>
        </w:rPr>
        <w:t xml:space="preserve"> &gt;  </w:t>
      </w:r>
      <w:hyperlink r:id="rId74">
        <w:r>
          <w:rPr>
            <w:i/>
            <w:color w:val="434343"/>
            <w:sz w:val="18"/>
            <w:szCs w:val="18"/>
            <w:highlight w:val="white"/>
            <w:u w:val="single"/>
          </w:rPr>
          <w:t>Services</w:t>
        </w:r>
      </w:hyperlink>
      <w:r>
        <w:rPr>
          <w:i/>
          <w:color w:val="434343"/>
          <w:sz w:val="18"/>
          <w:szCs w:val="18"/>
          <w:highlight w:val="white"/>
        </w:rPr>
        <w:t xml:space="preserve"> &gt; kount - Details</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Uncheck Enable Checkbox</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Click Apply</w:t>
      </w:r>
    </w:p>
    <w:p w:rsidR="00E05DFE" w:rsidRDefault="00E05DFE">
      <w:pPr>
        <w:widowControl w:val="0"/>
        <w:spacing w:line="240" w:lineRule="auto"/>
      </w:pP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Login to BM and open Administration &gt; Site Development &gt; Development Setup &gt; Open Logs folder</w:t>
      </w:r>
    </w:p>
    <w:p w:rsidR="00E05DFE" w:rsidRDefault="00565EEA">
      <w:pPr>
        <w:widowControl w:val="0"/>
        <w:spacing w:line="240" w:lineRule="auto"/>
      </w:pPr>
      <w:r>
        <w:t>10. Verify separate log file availability: custom - &lt;kount&gt; - &lt;hostname&gt; - appserver - &lt;creation date of the file in GMT&gt;.log</w:t>
      </w:r>
    </w:p>
    <w:p w:rsidR="00E05DFE" w:rsidRDefault="00565EEA">
      <w:pPr>
        <w:widowControl w:val="0"/>
        <w:spacing w:line="240" w:lineRule="auto"/>
      </w:pPr>
      <w:r>
        <w:t>11. Verify log file content has following format: [error time in GMT] &lt;error type&gt; &lt;system description&gt; &lt;custom description&gt;</w:t>
      </w:r>
    </w:p>
    <w:p w:rsidR="00E05DFE" w:rsidRDefault="00565EEA">
      <w:pPr>
        <w:widowControl w:val="0"/>
        <w:spacing w:line="240" w:lineRule="auto"/>
      </w:pPr>
      <w:r>
        <w:t>12. Go to mail boxes .</w:t>
      </w:r>
    </w:p>
    <w:p w:rsidR="00E05DFE" w:rsidRDefault="00565EEA">
      <w:pPr>
        <w:widowControl w:val="0"/>
        <w:spacing w:line="240" w:lineRule="auto"/>
      </w:pPr>
      <w:r>
        <w:t>13. Verify e-mail availability for each e-mail box. Recipient data will contain the following:</w:t>
      </w:r>
    </w:p>
    <w:p w:rsidR="00E05DFE" w:rsidRDefault="00565EEA">
      <w:pPr>
        <w:widowControl w:val="0"/>
        <w:spacing w:line="240" w:lineRule="auto"/>
      </w:pPr>
      <w:r>
        <w:t>from - noreply@noreply.com</w:t>
      </w:r>
    </w:p>
    <w:p w:rsidR="00E05DFE" w:rsidRDefault="00565EEA">
      <w:pPr>
        <w:widowControl w:val="0"/>
        <w:spacing w:line="240" w:lineRule="auto"/>
      </w:pPr>
      <w:r>
        <w:t>to - value from site preferences</w:t>
      </w:r>
    </w:p>
    <w:p w:rsidR="00E05DFE" w:rsidRDefault="00565EEA">
      <w:pPr>
        <w:widowControl w:val="0"/>
        <w:spacing w:line="240" w:lineRule="auto"/>
      </w:pPr>
      <w:r>
        <w:t>cc - empty</w:t>
      </w:r>
    </w:p>
    <w:p w:rsidR="00E05DFE" w:rsidRDefault="00565EEA">
      <w:pPr>
        <w:widowControl w:val="0"/>
        <w:spacing w:line="240" w:lineRule="auto"/>
      </w:pPr>
      <w:r>
        <w:t>bcc - empty</w:t>
      </w:r>
    </w:p>
    <w:p w:rsidR="00E05DFE" w:rsidRDefault="00565EEA">
      <w:pPr>
        <w:pStyle w:val="Heading5"/>
        <w:spacing w:line="240" w:lineRule="auto"/>
      </w:pPr>
      <w:bookmarkStart w:id="94" w:name="_1baon6m" w:colFirst="0" w:colLast="0"/>
      <w:bookmarkStart w:id="95" w:name="_Toc531855105"/>
      <w:bookmarkEnd w:id="94"/>
      <w:r>
        <w:t>TestCase 14: Risk Change Score. Check that email with old and new Evaluation data receiving, when Risk and Reevaluation events changed.</w:t>
      </w:r>
      <w:bookmarkEnd w:id="95"/>
      <w:r>
        <w:t xml:space="preserve"> </w:t>
      </w:r>
    </w:p>
    <w:p w:rsidR="00E05DFE" w:rsidRDefault="00565EEA">
      <w:pPr>
        <w:pStyle w:val="Heading4"/>
        <w:spacing w:line="240" w:lineRule="auto"/>
      </w:pPr>
      <w:bookmarkStart w:id="96" w:name="_Toc531855106"/>
      <w:r>
        <w:t>Prerequisites:</w:t>
      </w:r>
      <w:bookmarkEnd w:id="96"/>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Add your email to Kount Email list</w:t>
      </w:r>
    </w:p>
    <w:p w:rsidR="00E05DFE" w:rsidRDefault="00565EEA">
      <w:pPr>
        <w:widowControl w:val="0"/>
        <w:spacing w:line="240" w:lineRule="auto"/>
      </w:pPr>
      <w:r>
        <w:t>- Check checkbox for all RISK_CHANGE parameters</w:t>
      </w:r>
    </w:p>
    <w:p w:rsidR="00E05DFE" w:rsidRDefault="00565EEA">
      <w:pPr>
        <w:widowControl w:val="0"/>
        <w:spacing w:line="240" w:lineRule="auto"/>
      </w:pPr>
      <w:r>
        <w:t>- Apply changes.</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lastRenderedPageBreak/>
        <w:t>11. Login to BM and open Kount &gt; Ordering &gt; Orders &gt; Find and open your order.</w:t>
      </w:r>
    </w:p>
    <w:p w:rsidR="00E05DFE" w:rsidRDefault="00565EEA">
      <w:pPr>
        <w:widowControl w:val="0"/>
        <w:spacing w:line="240" w:lineRule="auto"/>
      </w:pPr>
      <w:r>
        <w:t>12. Make the XML posts for the RISK EVENT changes and the Reevaluate change events.</w:t>
      </w:r>
    </w:p>
    <w:p w:rsidR="00E05DFE" w:rsidRDefault="00565EEA">
      <w:pPr>
        <w:widowControl w:val="0"/>
        <w:spacing w:line="240" w:lineRule="auto"/>
      </w:pPr>
      <w:r>
        <w:t xml:space="preserve">13. Open your email box. </w:t>
      </w:r>
    </w:p>
    <w:p w:rsidR="00E05DFE" w:rsidRDefault="00565EEA">
      <w:pPr>
        <w:widowControl w:val="0"/>
        <w:spacing w:line="240" w:lineRule="auto"/>
      </w:pPr>
      <w:r>
        <w:t>14. Verify availability of e-mail with old and new Risk Evaluation data.</w:t>
      </w:r>
    </w:p>
    <w:p w:rsidR="00E05DFE" w:rsidRDefault="00565EEA">
      <w:pPr>
        <w:pStyle w:val="Heading5"/>
        <w:spacing w:line="240" w:lineRule="auto"/>
      </w:pPr>
      <w:bookmarkStart w:id="97" w:name="_3vac5uf" w:colFirst="0" w:colLast="0"/>
      <w:bookmarkStart w:id="98" w:name="_Toc531855107"/>
      <w:bookmarkEnd w:id="97"/>
      <w:r>
        <w:t>TestCase 15.: Decline Order. Check that declined order returns user to billing page with proper message.</w:t>
      </w:r>
      <w:bookmarkEnd w:id="98"/>
    </w:p>
    <w:p w:rsidR="00E05DFE" w:rsidRDefault="00565EEA">
      <w:pPr>
        <w:pStyle w:val="Heading4"/>
        <w:spacing w:line="240" w:lineRule="auto"/>
      </w:pPr>
      <w:bookmarkStart w:id="99" w:name="_Toc531855108"/>
      <w:r>
        <w:t>Prerequisites:</w:t>
      </w:r>
      <w:bookmarkEnd w:id="99"/>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E05DFE" w:rsidRDefault="00E05DFE">
      <w:pPr>
        <w:widowControl w:val="0"/>
      </w:pPr>
    </w:p>
    <w:p w:rsidR="00E05DFE" w:rsidRDefault="00565EEA">
      <w:pPr>
        <w:pStyle w:val="Heading5"/>
        <w:spacing w:line="240" w:lineRule="auto"/>
      </w:pPr>
      <w:bookmarkStart w:id="100" w:name="_2afmg28" w:colFirst="0" w:colLast="0"/>
      <w:bookmarkStart w:id="101" w:name="_Toc531855109"/>
      <w:bookmarkEnd w:id="100"/>
      <w:r>
        <w:t>TestCase 16.: Order in Review. Check that order in review is displayed correctly in Kount and DW BM.</w:t>
      </w:r>
      <w:bookmarkEnd w:id="101"/>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Open Kount and find the order. Order should have NO Order number.</w:t>
      </w:r>
    </w:p>
    <w:p w:rsidR="00E05DFE" w:rsidRDefault="00565EEA">
      <w:pPr>
        <w:widowControl w:val="0"/>
        <w:spacing w:line="240" w:lineRule="auto"/>
      </w:pPr>
      <w:r>
        <w:lastRenderedPageBreak/>
        <w:t xml:space="preserve">8. Click on Details and check that all the data is present in Kount and Order status is </w:t>
      </w:r>
      <w:r>
        <w:rPr>
          <w:b/>
        </w:rPr>
        <w:t>Review</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NO</w:t>
      </w:r>
      <w:r>
        <w:t xml:space="preserve"> confirmation e-mail </w:t>
      </w:r>
    </w:p>
    <w:p w:rsidR="00E05DFE" w:rsidRDefault="00565EEA">
      <w:pPr>
        <w:widowControl w:val="0"/>
        <w:spacing w:line="240" w:lineRule="auto"/>
      </w:pPr>
      <w:r>
        <w:t xml:space="preserve">12. In BM Order status is </w:t>
      </w:r>
      <w:r>
        <w:rPr>
          <w:b/>
        </w:rPr>
        <w:t>HOLD</w:t>
      </w:r>
    </w:p>
    <w:p w:rsidR="00E05DFE" w:rsidRDefault="00E05DFE">
      <w:pPr>
        <w:widowControl w:val="0"/>
        <w:spacing w:line="240" w:lineRule="auto"/>
      </w:pPr>
    </w:p>
    <w:p w:rsidR="00E05DFE" w:rsidRDefault="00565EEA">
      <w:pPr>
        <w:pStyle w:val="Heading5"/>
        <w:spacing w:line="240" w:lineRule="auto"/>
      </w:pPr>
      <w:bookmarkStart w:id="102" w:name="_pkwqa1" w:colFirst="0" w:colLast="0"/>
      <w:bookmarkStart w:id="103" w:name="_Toc531855110"/>
      <w:bookmarkEnd w:id="102"/>
      <w:r>
        <w:t>TestCase 17.: Approved Order. Check that approved order is displayed correctly in Kount and DW BM.</w:t>
      </w:r>
      <w:bookmarkEnd w:id="103"/>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 xml:space="preserve">7. Open Kount and find the order. Order should have </w:t>
      </w:r>
      <w:r>
        <w:rPr>
          <w:b/>
        </w:rPr>
        <w:t>NO Order number</w:t>
      </w:r>
      <w:r>
        <w:t>.</w:t>
      </w:r>
    </w:p>
    <w:p w:rsidR="00E05DFE" w:rsidRDefault="00565EEA">
      <w:pPr>
        <w:widowControl w:val="0"/>
        <w:spacing w:line="240" w:lineRule="auto"/>
      </w:pPr>
      <w:r>
        <w:t xml:space="preserve">8. Click on Details and check that all the data is present in Kount and Order status is </w:t>
      </w:r>
      <w:r>
        <w:rPr>
          <w:b/>
        </w:rPr>
        <w:t>Approved</w:t>
      </w:r>
      <w:r>
        <w:t>.</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confirmation e-mail</w:t>
      </w:r>
      <w:r>
        <w:t xml:space="preserve"> </w:t>
      </w:r>
    </w:p>
    <w:p w:rsidR="00E05DFE" w:rsidRDefault="00565EEA">
      <w:pPr>
        <w:widowControl w:val="0"/>
        <w:spacing w:line="240" w:lineRule="auto"/>
      </w:pPr>
      <w:r>
        <w:t xml:space="preserve">12. In DW BM and Kount Order status is </w:t>
      </w:r>
      <w:r>
        <w:rPr>
          <w:b/>
        </w:rPr>
        <w:t>Approved</w:t>
      </w:r>
    </w:p>
    <w:p w:rsidR="00E05DFE" w:rsidRDefault="00E05DFE">
      <w:pPr>
        <w:widowControl w:val="0"/>
        <w:spacing w:line="240" w:lineRule="auto"/>
      </w:pPr>
    </w:p>
    <w:p w:rsidR="00E05DFE" w:rsidRDefault="00565EEA">
      <w:pPr>
        <w:pStyle w:val="Heading3"/>
        <w:spacing w:line="240" w:lineRule="auto"/>
      </w:pPr>
      <w:bookmarkStart w:id="104" w:name="_Toc531855111"/>
      <w:r>
        <w:t>Part 1.2. Post authorisation)</w:t>
      </w:r>
      <w:bookmarkEnd w:id="104"/>
      <w:r>
        <w:t xml:space="preserve"> </w:t>
      </w:r>
    </w:p>
    <w:p w:rsidR="00E05DFE" w:rsidRDefault="00565EEA">
      <w:pPr>
        <w:widowControl w:val="0"/>
        <w:spacing w:before="360" w:after="360"/>
        <w:ind w:left="864" w:right="864"/>
      </w:pPr>
      <w:bookmarkStart w:id="105" w:name="_1opuj5n" w:colFirst="0" w:colLast="0"/>
      <w:bookmarkEnd w:id="105"/>
      <w:r>
        <w:rPr>
          <w:i/>
          <w:color w:val="4472C4"/>
          <w:sz w:val="24"/>
          <w:szCs w:val="24"/>
        </w:rPr>
        <w:t>All the Test Cases from ‘Part 1.1.: Controllers (pre authorization)’ should be used except  Test Case 15, Test Case 16, Test Case 17, which should be replaced by following Test Cases:</w:t>
      </w:r>
    </w:p>
    <w:p w:rsidR="00E05DFE" w:rsidRDefault="00565EEA">
      <w:pPr>
        <w:pStyle w:val="Heading5"/>
        <w:spacing w:line="240" w:lineRule="auto"/>
      </w:pPr>
      <w:bookmarkStart w:id="106" w:name="_48pi1tg" w:colFirst="0" w:colLast="0"/>
      <w:bookmarkStart w:id="107" w:name="_Toc531855112"/>
      <w:bookmarkEnd w:id="106"/>
      <w:r>
        <w:t>TestCase 18: Decline Order. Check that declined order return user to billing page with proper message.</w:t>
      </w:r>
      <w:bookmarkEnd w:id="10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E05DFE" w:rsidRDefault="00565EEA">
      <w:pPr>
        <w:pStyle w:val="Heading5"/>
        <w:spacing w:line="240" w:lineRule="auto"/>
      </w:pPr>
      <w:bookmarkStart w:id="108" w:name="_2nusc19" w:colFirst="0" w:colLast="0"/>
      <w:bookmarkStart w:id="109" w:name="_Toc531855113"/>
      <w:bookmarkEnd w:id="108"/>
      <w:r>
        <w:t>TestCase 19: Order in Review. Check that order in review is displayed correctly in Kount and DW BM.</w:t>
      </w:r>
      <w:bookmarkEnd w:id="109"/>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Click Submit Order button</w:t>
      </w:r>
    </w:p>
    <w:p w:rsidR="00E05DFE" w:rsidRDefault="00565EEA">
      <w:pPr>
        <w:widowControl w:val="0"/>
        <w:spacing w:line="240" w:lineRule="auto"/>
      </w:pPr>
      <w:r>
        <w:t>7. On Kount Order number should be the same as on Confirmation page.</w:t>
      </w:r>
    </w:p>
    <w:p w:rsidR="00E05DFE" w:rsidRDefault="00565EEA">
      <w:pPr>
        <w:widowControl w:val="0"/>
        <w:spacing w:line="240" w:lineRule="auto"/>
      </w:pPr>
      <w:r>
        <w:t xml:space="preserve">8. User receives </w:t>
      </w:r>
      <w:r>
        <w:rPr>
          <w:b/>
        </w:rPr>
        <w:t>NO</w:t>
      </w:r>
      <w:r>
        <w:t xml:space="preserve"> confirmation e-mail </w:t>
      </w:r>
    </w:p>
    <w:p w:rsidR="00E05DFE" w:rsidRDefault="00565EEA">
      <w:pPr>
        <w:widowControl w:val="0"/>
        <w:spacing w:line="240" w:lineRule="auto"/>
      </w:pPr>
      <w:r>
        <w:t xml:space="preserve">9. In BM Order status is </w:t>
      </w:r>
      <w:r>
        <w:rPr>
          <w:b/>
        </w:rPr>
        <w:t>HOLD</w:t>
      </w:r>
    </w:p>
    <w:p w:rsidR="00E05DFE" w:rsidRDefault="00565EEA">
      <w:pPr>
        <w:widowControl w:val="0"/>
        <w:spacing w:line="240" w:lineRule="auto"/>
      </w:pPr>
      <w:r>
        <w:t xml:space="preserve">10. Click on Details and check that all the data is present in Kount and Order status is </w:t>
      </w:r>
      <w:r>
        <w:rPr>
          <w:b/>
        </w:rPr>
        <w:t>Review</w:t>
      </w:r>
    </w:p>
    <w:p w:rsidR="00E05DFE" w:rsidRDefault="00565EEA">
      <w:pPr>
        <w:pStyle w:val="Heading5"/>
        <w:spacing w:line="240" w:lineRule="auto"/>
      </w:pPr>
      <w:bookmarkStart w:id="110" w:name="_1302m92" w:colFirst="0" w:colLast="0"/>
      <w:bookmarkStart w:id="111" w:name="_Toc531855114"/>
      <w:bookmarkEnd w:id="110"/>
      <w:r>
        <w:t>TestCase 20: Approved Order. Check that approved order is displayed correctly in Kount and DW BM.</w:t>
      </w:r>
      <w:bookmarkEnd w:id="111"/>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On Kount Order number should be the same as on Confirmation page.</w:t>
      </w:r>
    </w:p>
    <w:p w:rsidR="00E05DFE" w:rsidRDefault="00565EEA">
      <w:pPr>
        <w:widowControl w:val="0"/>
        <w:spacing w:line="240" w:lineRule="auto"/>
      </w:pPr>
      <w:r>
        <w:t xml:space="preserve">7. User receives </w:t>
      </w:r>
      <w:r>
        <w:rPr>
          <w:b/>
        </w:rPr>
        <w:t>confirmation e-mail</w:t>
      </w:r>
      <w:r>
        <w:t xml:space="preserve"> </w:t>
      </w:r>
    </w:p>
    <w:p w:rsidR="00E05DFE" w:rsidRDefault="00565EEA">
      <w:pPr>
        <w:widowControl w:val="0"/>
        <w:spacing w:line="240" w:lineRule="auto"/>
      </w:pPr>
      <w:r>
        <w:t xml:space="preserve">8. In DW BM and Kount Order status is </w:t>
      </w:r>
      <w:r>
        <w:rPr>
          <w:b/>
        </w:rPr>
        <w:t>Approved</w:t>
      </w:r>
    </w:p>
    <w:p w:rsidR="00E05DFE" w:rsidRDefault="00565EEA">
      <w:pPr>
        <w:widowControl w:val="0"/>
        <w:spacing w:line="240" w:lineRule="auto"/>
        <w:ind w:left="720"/>
      </w:pPr>
      <w:r>
        <w:t xml:space="preserve">9. Click on </w:t>
      </w:r>
      <w:r>
        <w:rPr>
          <w:b/>
        </w:rPr>
        <w:t>Details</w:t>
      </w:r>
      <w:r>
        <w:t xml:space="preserve"> and check that all the data is present in Kount.</w:t>
      </w:r>
    </w:p>
    <w:p w:rsidR="00E05DFE" w:rsidRDefault="00E05DFE">
      <w:pPr>
        <w:widowControl w:val="0"/>
        <w:spacing w:line="240" w:lineRule="auto"/>
      </w:pPr>
    </w:p>
    <w:p w:rsidR="00E05DFE" w:rsidRDefault="00565EEA">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Enable Example Verification System in BM -&gt; Merchant Tools -&gt; Site Preferences -&gt; Custom Preferences -&gt; Kount.</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Proceed to ‘Place Order’ page.</w:t>
      </w:r>
    </w:p>
    <w:p w:rsidR="00E05DFE" w:rsidRDefault="00565EEA">
      <w:pPr>
        <w:widowControl w:val="0"/>
        <w:spacing w:line="240" w:lineRule="auto"/>
      </w:pPr>
      <w:r>
        <w:t>4. Select any values for each field: ‘Address Verification System Street’, ‘Address Verification System Zip Code’ and ‘Card Verification Value’</w:t>
      </w:r>
    </w:p>
    <w:p w:rsidR="00E05DFE" w:rsidRDefault="00565EEA">
      <w:pPr>
        <w:widowControl w:val="0"/>
        <w:spacing w:line="240" w:lineRule="auto"/>
      </w:pPr>
      <w:r>
        <w:t>5. Place order and remember its number</w:t>
      </w:r>
    </w:p>
    <w:p w:rsidR="00E05DFE" w:rsidRDefault="00565EEA">
      <w:pPr>
        <w:widowControl w:val="0"/>
        <w:spacing w:line="240" w:lineRule="auto"/>
      </w:pPr>
      <w:r>
        <w:t>6. Open order details in BM -&gt; Merchant Tools -&gt;  Ordering -&gt;  Orders</w:t>
      </w:r>
    </w:p>
    <w:p w:rsidR="00E05DFE" w:rsidRDefault="00565EEA">
      <w:pPr>
        <w:widowControl w:val="0"/>
        <w:spacing w:line="240" w:lineRule="auto"/>
      </w:pPr>
      <w:r>
        <w:t>7. Open Attributes tab</w:t>
      </w:r>
    </w:p>
    <w:p w:rsidR="00E05DFE" w:rsidRDefault="00565EEA">
      <w:pPr>
        <w:widowControl w:val="0"/>
        <w:spacing w:line="240" w:lineRule="auto"/>
      </w:pPr>
      <w:r>
        <w:t>8. Compare address and credit card validation values with values set in step #4</w:t>
      </w:r>
    </w:p>
    <w:p w:rsidR="00E05DFE" w:rsidRDefault="00565EEA">
      <w:r>
        <w:t>9. Open Kount’s dashboard.</w:t>
      </w:r>
    </w:p>
    <w:p w:rsidR="00E05DFE" w:rsidRDefault="00565EEA">
      <w:r>
        <w:t>10. Find the same order</w:t>
      </w:r>
    </w:p>
    <w:p w:rsidR="00E05DFE" w:rsidRDefault="00565EEA">
      <w:r>
        <w:t>11. Compare address and credit card validation values with values set in step #4</w:t>
      </w:r>
    </w:p>
    <w:p w:rsidR="00E05DFE" w:rsidRDefault="00E05DFE"/>
    <w:p w:rsidR="00E05DFE" w:rsidRDefault="00565EEA">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lastRenderedPageBreak/>
        <w:t>Set a valid value in BM -&gt; Merchant Tools -&gt; Site Preferences -&gt; Custom Preferences -&gt; Kount -&gt; Hash Salt Key field.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Place order and remember its number</w:t>
      </w:r>
    </w:p>
    <w:p w:rsidR="00E05DFE" w:rsidRDefault="00565EEA">
      <w:r>
        <w:t>4. Open Kount’s dashboard.</w:t>
      </w:r>
    </w:p>
    <w:p w:rsidR="00E05DFE" w:rsidRDefault="00565EEA">
      <w:r>
        <w:t>5. Find the order by its number and open it</w:t>
      </w:r>
    </w:p>
    <w:p w:rsidR="0072606D" w:rsidRDefault="00565EEA">
      <w:r>
        <w:t>6. Verify that BIN+4 string has the format “411111-1111”</w:t>
      </w:r>
    </w:p>
    <w:p w:rsidR="0072606D" w:rsidRDefault="0072606D"/>
    <w:p w:rsidR="0072606D" w:rsidRPr="00644A69" w:rsidRDefault="0072606D" w:rsidP="0072606D">
      <w:pPr>
        <w:pStyle w:val="Heading3"/>
        <w:spacing w:line="240" w:lineRule="auto"/>
        <w:rPr>
          <w:lang w:val="en-US"/>
        </w:rPr>
      </w:pPr>
      <w:r>
        <w:t>Part 1.</w:t>
      </w:r>
      <w:r>
        <w:rPr>
          <w:lang w:val="en-US"/>
        </w:rPr>
        <w:t>3</w:t>
      </w:r>
      <w:r>
        <w:t>.</w:t>
      </w:r>
      <w:r>
        <w:rPr>
          <w:lang w:val="en-US"/>
        </w:rPr>
        <w:t xml:space="preserve"> Process ENS Queue &amp; Retry Jobs</w:t>
      </w:r>
    </w:p>
    <w:p w:rsidR="0072606D" w:rsidRDefault="0072606D" w:rsidP="0072606D">
      <w:pPr>
        <w:pStyle w:val="Heading4"/>
        <w:spacing w:line="240" w:lineRule="auto"/>
      </w:pPr>
      <w:r>
        <w:t>Prerequisites:</w:t>
      </w:r>
    </w:p>
    <w:p w:rsidR="0072606D" w:rsidRPr="00644A69" w:rsidRDefault="0072606D" w:rsidP="0072606D">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72606D" w:rsidRPr="00644A69" w:rsidRDefault="0072606D" w:rsidP="0072606D">
      <w:pPr>
        <w:widowControl w:val="0"/>
        <w:numPr>
          <w:ilvl w:val="1"/>
          <w:numId w:val="33"/>
        </w:numPr>
        <w:ind w:hanging="360"/>
        <w:contextualSpacing/>
        <w:rPr>
          <w:color w:val="434343"/>
        </w:rPr>
      </w:pPr>
      <w:r>
        <w:rPr>
          <w:color w:val="434343"/>
          <w:lang w:val="en-US"/>
        </w:rPr>
        <w:t>Verify each job is configured to the appropriate stores within Job Steps of each.</w:t>
      </w:r>
    </w:p>
    <w:p w:rsidR="0072606D" w:rsidRPr="002273B0" w:rsidRDefault="0072606D" w:rsidP="0072606D">
      <w:pPr>
        <w:widowControl w:val="0"/>
        <w:numPr>
          <w:ilvl w:val="1"/>
          <w:numId w:val="33"/>
        </w:numPr>
        <w:ind w:hanging="360"/>
        <w:contextualSpacing/>
        <w:rPr>
          <w:color w:val="434343"/>
        </w:rPr>
      </w:pPr>
      <w:r>
        <w:rPr>
          <w:color w:val="434343"/>
          <w:lang w:val="en-US"/>
        </w:rPr>
        <w:t>Verify the custom object “KountENSQueue” exists under Merchant Tools &gt; Custom Objects &gt; Custom Object Editor</w:t>
      </w:r>
    </w:p>
    <w:p w:rsidR="0072606D" w:rsidRPr="002273B0" w:rsidRDefault="0072606D" w:rsidP="0072606D">
      <w:pPr>
        <w:widowControl w:val="0"/>
        <w:numPr>
          <w:ilvl w:val="1"/>
          <w:numId w:val="33"/>
        </w:numPr>
        <w:ind w:hanging="360"/>
        <w:contextualSpacing/>
        <w:rPr>
          <w:color w:val="434343"/>
        </w:rPr>
      </w:pPr>
      <w:r>
        <w:rPr>
          <w:color w:val="434343"/>
          <w:lang w:val="en-US"/>
        </w:rPr>
        <w:t>Verify Custom Preferences &gt; Kount &gt; Order Max Retries exists and the value is greater than one.</w:t>
      </w:r>
    </w:p>
    <w:p w:rsidR="0072606D" w:rsidRPr="00644A69" w:rsidRDefault="0072606D" w:rsidP="0072606D">
      <w:pPr>
        <w:pStyle w:val="Heading5"/>
        <w:spacing w:line="240" w:lineRule="auto"/>
        <w:rPr>
          <w:lang w:val="en-US"/>
        </w:rPr>
      </w:pPr>
      <w:r>
        <w:t xml:space="preserve">Test Case </w:t>
      </w:r>
      <w:r>
        <w:rPr>
          <w:lang w:val="en-US"/>
        </w:rPr>
        <w:t>23: Check that ENS messages are received and orders updated appropriately in BM</w:t>
      </w:r>
    </w:p>
    <w:p w:rsidR="0072606D" w:rsidRPr="0020040B" w:rsidRDefault="0072606D" w:rsidP="0072606D">
      <w:pPr>
        <w:pStyle w:val="ListParagraph"/>
        <w:widowControl w:val="0"/>
        <w:numPr>
          <w:ilvl w:val="0"/>
          <w:numId w:val="34"/>
        </w:numPr>
      </w:pPr>
      <w:r>
        <w:rPr>
          <w:lang w:val="en-US"/>
        </w:rPr>
        <w:t>Follow instructions in test cases above to place an order that will be set to Hold/Review.</w:t>
      </w:r>
    </w:p>
    <w:p w:rsidR="0072606D" w:rsidRPr="0020040B" w:rsidRDefault="0072606D" w:rsidP="0072606D">
      <w:pPr>
        <w:pStyle w:val="ListParagraph"/>
        <w:widowControl w:val="0"/>
        <w:numPr>
          <w:ilvl w:val="0"/>
          <w:numId w:val="34"/>
        </w:numPr>
      </w:pPr>
      <w:r>
        <w:rPr>
          <w:lang w:val="en-US"/>
        </w:rPr>
        <w:t>Login to Kount portal, find order on hold/review, change status and select “save”</w:t>
      </w:r>
    </w:p>
    <w:p w:rsidR="0072606D" w:rsidRPr="0020040B" w:rsidRDefault="0072606D" w:rsidP="0072606D">
      <w:pPr>
        <w:pStyle w:val="ListParagraph"/>
        <w:widowControl w:val="0"/>
        <w:numPr>
          <w:ilvl w:val="0"/>
          <w:numId w:val="34"/>
        </w:numPr>
      </w:pPr>
      <w:r>
        <w:rPr>
          <w:lang w:val="en-US"/>
        </w:rPr>
        <w:t xml:space="preserve">Login to BM and verify there is a custom object record for the associated status change. </w:t>
      </w:r>
    </w:p>
    <w:p w:rsidR="0072606D" w:rsidRPr="0020040B" w:rsidRDefault="0072606D" w:rsidP="0072606D">
      <w:pPr>
        <w:pStyle w:val="ListParagraph"/>
        <w:widowControl w:val="0"/>
        <w:numPr>
          <w:ilvl w:val="0"/>
          <w:numId w:val="34"/>
        </w:numPr>
      </w:pPr>
      <w:r>
        <w:rPr>
          <w:lang w:val="en-US"/>
        </w:rPr>
        <w:t>Run ProcessENSQueue job and verify custom object record is removed and the associated order is updated based on the kount status change.</w:t>
      </w:r>
    </w:p>
    <w:p w:rsidR="0072606D" w:rsidRPr="00644A69" w:rsidRDefault="0072606D" w:rsidP="0072606D">
      <w:pPr>
        <w:pStyle w:val="Heading5"/>
        <w:spacing w:line="240" w:lineRule="auto"/>
        <w:rPr>
          <w:lang w:val="en-US"/>
        </w:rPr>
      </w:pPr>
      <w:r>
        <w:t xml:space="preserve">Test Case </w:t>
      </w:r>
      <w:r>
        <w:rPr>
          <w:lang w:val="en-US"/>
        </w:rPr>
        <w:t>24: Check that ENS messages are received and orders updated appropriately in BM</w:t>
      </w:r>
    </w:p>
    <w:p w:rsidR="0072606D" w:rsidRPr="0020040B" w:rsidRDefault="0072606D" w:rsidP="0072606D">
      <w:pPr>
        <w:pStyle w:val="ListParagraph"/>
        <w:widowControl w:val="0"/>
        <w:numPr>
          <w:ilvl w:val="0"/>
          <w:numId w:val="35"/>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72606D" w:rsidRPr="0020040B" w:rsidRDefault="0072606D" w:rsidP="0072606D">
      <w:pPr>
        <w:pStyle w:val="ListParagraph"/>
        <w:widowControl w:val="0"/>
        <w:numPr>
          <w:ilvl w:val="0"/>
          <w:numId w:val="35"/>
        </w:numPr>
      </w:pPr>
      <w:r>
        <w:rPr>
          <w:lang w:val="en-US"/>
        </w:rPr>
        <w:t>Place order on storefront and verify on order, Kount Status is “Retry” and Order Status is “Created”.</w:t>
      </w:r>
    </w:p>
    <w:p w:rsidR="0072606D" w:rsidRPr="002273B0" w:rsidRDefault="0072606D" w:rsidP="0072606D">
      <w:pPr>
        <w:pStyle w:val="ListParagraph"/>
        <w:widowControl w:val="0"/>
        <w:numPr>
          <w:ilvl w:val="0"/>
          <w:numId w:val="35"/>
        </w:numPr>
      </w:pPr>
      <w:r>
        <w:rPr>
          <w:lang w:val="en-US"/>
        </w:rPr>
        <w:t>While service is setup for failure scenario, Run Retry job and verify the “Kount Retries” value has incremented by one within Order &gt; Order # &gt; Attributes</w:t>
      </w:r>
    </w:p>
    <w:p w:rsidR="0072606D" w:rsidRPr="002273B0" w:rsidRDefault="0072606D" w:rsidP="0072606D">
      <w:pPr>
        <w:pStyle w:val="ListParagraph"/>
        <w:widowControl w:val="0"/>
        <w:numPr>
          <w:ilvl w:val="0"/>
          <w:numId w:val="35"/>
        </w:numPr>
      </w:pPr>
      <w:r>
        <w:rPr>
          <w:lang w:val="en-US"/>
        </w:rPr>
        <w:t>Remove setup for service failure scenario, verify order in test “Kount Retries” is less than the custom preference value for “Order Max Retries”.</w:t>
      </w:r>
    </w:p>
    <w:p w:rsidR="0072606D" w:rsidRPr="0020040B" w:rsidRDefault="0072606D" w:rsidP="0072606D">
      <w:pPr>
        <w:pStyle w:val="ListParagraph"/>
        <w:widowControl w:val="0"/>
        <w:numPr>
          <w:ilvl w:val="0"/>
          <w:numId w:val="35"/>
        </w:numPr>
      </w:pPr>
      <w:r>
        <w:rPr>
          <w:lang w:val="en-US"/>
        </w:rPr>
        <w:t xml:space="preserve">Run Retry job and verify that Kount and Order Status are updated appropriately. </w:t>
      </w:r>
    </w:p>
    <w:p w:rsidR="00E05DFE" w:rsidRDefault="00E05DFE"/>
    <w:p w:rsidR="00FD0A12" w:rsidRPr="00644A69" w:rsidRDefault="00FD0A12" w:rsidP="00FD0A12">
      <w:pPr>
        <w:pStyle w:val="Heading3"/>
        <w:spacing w:line="240" w:lineRule="auto"/>
        <w:rPr>
          <w:lang w:val="en-US"/>
        </w:rPr>
      </w:pPr>
      <w:r>
        <w:t>Part 1.</w:t>
      </w:r>
      <w:r>
        <w:rPr>
          <w:lang w:val="en-US"/>
        </w:rPr>
        <w:t>4</w:t>
      </w:r>
      <w:r>
        <w:t>.</w:t>
      </w:r>
      <w:r>
        <w:rPr>
          <w:lang w:val="en-US"/>
        </w:rPr>
        <w:t xml:space="preserve"> ENS Whitelist IP Ranges</w:t>
      </w:r>
    </w:p>
    <w:p w:rsidR="00FD0A12" w:rsidRDefault="00FD0A12" w:rsidP="00FD0A12">
      <w:pPr>
        <w:pStyle w:val="Heading4"/>
        <w:spacing w:line="240" w:lineRule="auto"/>
      </w:pPr>
      <w:r>
        <w:t>Prerequisites:</w:t>
      </w:r>
    </w:p>
    <w:p w:rsidR="00FD0A12" w:rsidRPr="005E1CE9" w:rsidRDefault="00FD0A12" w:rsidP="00FD0A12">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FD0A12" w:rsidRPr="00644A69" w:rsidRDefault="00FD0A12" w:rsidP="00FD0A12">
      <w:pPr>
        <w:widowControl w:val="0"/>
        <w:numPr>
          <w:ilvl w:val="1"/>
          <w:numId w:val="33"/>
        </w:numPr>
        <w:ind w:hanging="360"/>
        <w:contextualSpacing/>
        <w:rPr>
          <w:color w:val="434343"/>
        </w:rPr>
      </w:pPr>
      <w:r>
        <w:rPr>
          <w:color w:val="434343"/>
          <w:lang w:val="en-US"/>
        </w:rPr>
        <w:t>Follow steps for test case 23</w:t>
      </w:r>
    </w:p>
    <w:p w:rsidR="00FD0A12" w:rsidRPr="00644A69" w:rsidRDefault="00FD0A12" w:rsidP="00FD0A12">
      <w:pPr>
        <w:pStyle w:val="Heading5"/>
        <w:spacing w:line="240" w:lineRule="auto"/>
        <w:rPr>
          <w:lang w:val="en-US"/>
        </w:rPr>
      </w:pPr>
      <w:r>
        <w:t xml:space="preserve">Test Case </w:t>
      </w:r>
      <w:r>
        <w:rPr>
          <w:lang w:val="en-US"/>
        </w:rPr>
        <w:t>25: Check that ENS messages custom object is not updated</w:t>
      </w:r>
    </w:p>
    <w:p w:rsidR="00FD0A12" w:rsidRPr="0020040B" w:rsidRDefault="00FD0A12" w:rsidP="00FD0A12">
      <w:pPr>
        <w:pStyle w:val="ListParagraph"/>
        <w:widowControl w:val="0"/>
        <w:numPr>
          <w:ilvl w:val="0"/>
          <w:numId w:val="36"/>
        </w:numPr>
      </w:pPr>
      <w:r>
        <w:rPr>
          <w:lang w:val="en-US"/>
        </w:rPr>
        <w:t>Verify when Kount status is updated within Kount that a custom object record is not created for the given site.</w:t>
      </w:r>
    </w:p>
    <w:p w:rsidR="00E05DFE" w:rsidRDefault="00565EEA">
      <w:pPr>
        <w:pStyle w:val="Heading1"/>
        <w:spacing w:line="240" w:lineRule="auto"/>
      </w:pPr>
      <w:bookmarkStart w:id="112" w:name="_Toc531855115"/>
      <w:r>
        <w:lastRenderedPageBreak/>
        <w:t>Appendix D: Manual Integration Steps</w:t>
      </w:r>
      <w:bookmarkEnd w:id="112"/>
    </w:p>
    <w:p w:rsidR="00E05DFE" w:rsidRDefault="00565EEA">
      <w:pPr>
        <w:widowControl w:val="0"/>
        <w:spacing w:after="200" w:line="240" w:lineRule="auto"/>
        <w:ind w:left="1080"/>
      </w:pPr>
      <w:r>
        <w:rPr>
          <w:b/>
        </w:rPr>
        <w:t>Create System Object Definitions (manual integration method)</w:t>
      </w:r>
    </w:p>
    <w:p w:rsidR="00E05DFE" w:rsidRDefault="00565EEA">
      <w:pPr>
        <w:widowControl w:val="0"/>
        <w:spacing w:after="200" w:line="240" w:lineRule="auto"/>
        <w:ind w:left="1080"/>
      </w:pPr>
      <w:r>
        <w:t>1. Create the following system object definitions:</w:t>
      </w:r>
    </w:p>
    <w:p w:rsidR="00E05DFE" w:rsidRDefault="00565EEA">
      <w:pPr>
        <w:widowControl w:val="0"/>
        <w:spacing w:after="200" w:line="240" w:lineRule="auto"/>
        <w:jc w:val="center"/>
      </w:pPr>
      <w:r>
        <w:rPr>
          <w:noProof/>
        </w:rPr>
        <w:drawing>
          <wp:inline distT="0" distB="0" distL="0" distR="0">
            <wp:extent cx="573151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rcRect/>
                    <a:stretch>
                      <a:fillRect/>
                    </a:stretch>
                  </pic:blipFill>
                  <pic:spPr>
                    <a:xfrm>
                      <a:off x="0" y="0"/>
                      <a:ext cx="5731510" cy="31496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Order</w:t>
      </w:r>
    </w:p>
    <w:p w:rsidR="00E05DFE" w:rsidRDefault="00565EEA">
      <w:pPr>
        <w:widowControl w:val="0"/>
        <w:numPr>
          <w:ilvl w:val="1"/>
          <w:numId w:val="11"/>
        </w:numPr>
        <w:spacing w:after="0" w:line="240" w:lineRule="auto"/>
        <w:ind w:hanging="360"/>
        <w:contextualSpacing/>
      </w:pPr>
      <w:r>
        <w:t>Kount Order Status</w:t>
      </w:r>
    </w:p>
    <w:p w:rsidR="00E05DFE" w:rsidRDefault="00565EEA">
      <w:pPr>
        <w:widowControl w:val="0"/>
        <w:numPr>
          <w:ilvl w:val="2"/>
          <w:numId w:val="11"/>
        </w:numPr>
        <w:spacing w:after="0" w:line="240" w:lineRule="auto"/>
        <w:ind w:hanging="360"/>
        <w:contextualSpacing/>
      </w:pPr>
      <w:r>
        <w:t>id: kount_Status</w:t>
      </w:r>
    </w:p>
    <w:p w:rsidR="00E05DFE" w:rsidRDefault="00565EEA">
      <w:pPr>
        <w:widowControl w:val="0"/>
        <w:numPr>
          <w:ilvl w:val="2"/>
          <w:numId w:val="11"/>
        </w:numPr>
        <w:spacing w:after="0" w:line="240" w:lineRule="auto"/>
        <w:ind w:hanging="360"/>
        <w:contextualSpacing/>
      </w:pPr>
      <w:r>
        <w:t>display name: Kount Order Status</w:t>
      </w:r>
    </w:p>
    <w:p w:rsidR="00E05DFE" w:rsidRDefault="00565EEA">
      <w:pPr>
        <w:widowControl w:val="0"/>
        <w:numPr>
          <w:ilvl w:val="2"/>
          <w:numId w:val="11"/>
        </w:numPr>
        <w:spacing w:after="0" w:line="240" w:lineRule="auto"/>
        <w:ind w:hanging="360"/>
        <w:contextualSpacing/>
      </w:pPr>
      <w:r>
        <w:t>type: Enum of Strings</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2"/>
          <w:numId w:val="11"/>
        </w:numPr>
        <w:spacing w:after="0" w:line="240" w:lineRule="auto"/>
        <w:ind w:hanging="360"/>
        <w:contextualSpacing/>
      </w:pPr>
      <w:r>
        <w:t>values:</w:t>
      </w:r>
    </w:p>
    <w:p w:rsidR="00E05DFE" w:rsidRDefault="00565EEA">
      <w:pPr>
        <w:widowControl w:val="0"/>
        <w:numPr>
          <w:ilvl w:val="3"/>
          <w:numId w:val="11"/>
        </w:numPr>
        <w:spacing w:after="0" w:line="240" w:lineRule="auto"/>
        <w:ind w:hanging="360"/>
        <w:contextualSpacing/>
      </w:pPr>
      <w:r>
        <w:t>value: APPROVED, display value: Approved</w:t>
      </w:r>
    </w:p>
    <w:p w:rsidR="00E05DFE" w:rsidRDefault="00565EEA">
      <w:pPr>
        <w:widowControl w:val="0"/>
        <w:numPr>
          <w:ilvl w:val="3"/>
          <w:numId w:val="11"/>
        </w:numPr>
        <w:spacing w:after="0" w:line="240" w:lineRule="auto"/>
        <w:ind w:hanging="360"/>
        <w:contextualSpacing/>
      </w:pPr>
      <w:r>
        <w:t>value: HOLD, display value: Hold</w:t>
      </w:r>
    </w:p>
    <w:p w:rsidR="00E05DFE" w:rsidRDefault="00565EEA">
      <w:pPr>
        <w:widowControl w:val="0"/>
        <w:numPr>
          <w:ilvl w:val="3"/>
          <w:numId w:val="11"/>
        </w:numPr>
        <w:spacing w:after="0" w:line="240" w:lineRule="auto"/>
        <w:ind w:hanging="360"/>
        <w:contextualSpacing/>
        <w:rPr>
          <w:ins w:id="113" w:author="Jeff Pannone" w:date="2020-05-11T11:44:00Z"/>
        </w:rPr>
      </w:pPr>
      <w:r>
        <w:t>value: DECLINED, display value: Declined</w:t>
      </w:r>
    </w:p>
    <w:p w:rsidR="00DE67C0" w:rsidRDefault="00DE67C0" w:rsidP="00DE67C0">
      <w:pPr>
        <w:widowControl w:val="0"/>
        <w:numPr>
          <w:ilvl w:val="3"/>
          <w:numId w:val="11"/>
        </w:numPr>
        <w:spacing w:after="0" w:line="240" w:lineRule="auto"/>
        <w:ind w:hanging="360"/>
        <w:contextualSpacing/>
      </w:pPr>
      <w:ins w:id="114" w:author="Jeff Pannone" w:date="2020-05-11T11:44:00Z">
        <w:r>
          <w:t xml:space="preserve">value: </w:t>
        </w:r>
        <w:r>
          <w:rPr>
            <w:lang w:val="en-US"/>
          </w:rPr>
          <w:t>RETRY</w:t>
        </w:r>
        <w:r>
          <w:t xml:space="preserve">, display value: </w:t>
        </w:r>
        <w:r>
          <w:rPr>
            <w:lang w:val="en-US"/>
          </w:rPr>
          <w:t>Retry</w:t>
        </w:r>
      </w:ins>
    </w:p>
    <w:p w:rsidR="00E05DFE" w:rsidDel="00DE67C0" w:rsidRDefault="00565EEA">
      <w:pPr>
        <w:widowControl w:val="0"/>
        <w:numPr>
          <w:ilvl w:val="3"/>
          <w:numId w:val="11"/>
        </w:numPr>
        <w:spacing w:after="0" w:line="240" w:lineRule="auto"/>
        <w:ind w:hanging="360"/>
        <w:contextualSpacing/>
        <w:rPr>
          <w:del w:id="115" w:author="Jeff Pannone" w:date="2020-05-11T11:44:00Z"/>
        </w:rPr>
      </w:pPr>
      <w:del w:id="116" w:author="Jeff Pannone" w:date="2020-05-11T11:44:00Z">
        <w:r w:rsidDel="00DE67C0">
          <w:delText>value: CHANGE, display value: Change</w:delText>
        </w:r>
      </w:del>
    </w:p>
    <w:p w:rsidR="00E05DFE" w:rsidDel="00DE67C0" w:rsidRDefault="00565EEA">
      <w:pPr>
        <w:widowControl w:val="0"/>
        <w:numPr>
          <w:ilvl w:val="3"/>
          <w:numId w:val="11"/>
        </w:numPr>
        <w:spacing w:after="0" w:line="240" w:lineRule="auto"/>
        <w:ind w:hanging="360"/>
        <w:contextualSpacing/>
        <w:rPr>
          <w:del w:id="117" w:author="Jeff Pannone" w:date="2020-05-11T11:44:00Z"/>
        </w:rPr>
      </w:pPr>
      <w:del w:id="118" w:author="Jeff Pannone" w:date="2020-05-11T11:44:00Z">
        <w:r w:rsidDel="00DE67C0">
          <w:delText>value: TIME OUT, display value: Time Out</w:delText>
        </w:r>
      </w:del>
    </w:p>
    <w:p w:rsidR="00E05DFE" w:rsidDel="00DE67C0" w:rsidRDefault="00565EEA">
      <w:pPr>
        <w:widowControl w:val="0"/>
        <w:numPr>
          <w:ilvl w:val="3"/>
          <w:numId w:val="11"/>
        </w:numPr>
        <w:spacing w:after="0" w:line="240" w:lineRule="auto"/>
        <w:ind w:hanging="360"/>
        <w:contextualSpacing/>
        <w:rPr>
          <w:del w:id="119" w:author="Jeff Pannone" w:date="2020-05-11T11:44:00Z"/>
        </w:rPr>
      </w:pPr>
      <w:del w:id="120" w:author="Jeff Pannone" w:date="2020-05-11T11:44:00Z">
        <w:r w:rsidDel="00DE67C0">
          <w:delText>value: TIME OUT PAYMENT, display value: Time Out Payment Authorization</w:delText>
        </w:r>
      </w:del>
    </w:p>
    <w:p w:rsidR="00E05DFE" w:rsidRDefault="00565EEA">
      <w:pPr>
        <w:widowControl w:val="0"/>
        <w:numPr>
          <w:ilvl w:val="1"/>
          <w:numId w:val="11"/>
        </w:numPr>
        <w:spacing w:after="0" w:line="240" w:lineRule="auto"/>
        <w:ind w:hanging="360"/>
        <w:contextualSpacing/>
      </w:pPr>
      <w:r>
        <w:t>Kount Order NETW</w:t>
      </w:r>
    </w:p>
    <w:p w:rsidR="00E05DFE" w:rsidRDefault="00565EEA">
      <w:pPr>
        <w:widowControl w:val="0"/>
        <w:numPr>
          <w:ilvl w:val="2"/>
          <w:numId w:val="11"/>
        </w:numPr>
        <w:spacing w:after="0" w:line="240" w:lineRule="auto"/>
        <w:ind w:hanging="360"/>
        <w:contextualSpacing/>
      </w:pPr>
      <w:r>
        <w:t>id: kount_NETW</w:t>
      </w:r>
    </w:p>
    <w:p w:rsidR="00E05DFE" w:rsidRDefault="00565EEA">
      <w:pPr>
        <w:widowControl w:val="0"/>
        <w:numPr>
          <w:ilvl w:val="2"/>
          <w:numId w:val="11"/>
        </w:numPr>
        <w:spacing w:after="0" w:line="240" w:lineRule="auto"/>
        <w:ind w:hanging="360"/>
        <w:contextualSpacing/>
      </w:pPr>
      <w:r>
        <w:t>display name: Kount Order NETW</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GEOX</w:t>
      </w:r>
    </w:p>
    <w:p w:rsidR="00E05DFE" w:rsidRDefault="00565EEA">
      <w:pPr>
        <w:widowControl w:val="0"/>
        <w:numPr>
          <w:ilvl w:val="2"/>
          <w:numId w:val="11"/>
        </w:numPr>
        <w:spacing w:after="0" w:line="240" w:lineRule="auto"/>
        <w:ind w:hanging="360"/>
        <w:contextualSpacing/>
      </w:pPr>
      <w:r>
        <w:t>id: kount_GEOX</w:t>
      </w:r>
    </w:p>
    <w:p w:rsidR="00E05DFE" w:rsidRDefault="00565EEA">
      <w:pPr>
        <w:widowControl w:val="0"/>
        <w:numPr>
          <w:ilvl w:val="2"/>
          <w:numId w:val="11"/>
        </w:numPr>
        <w:spacing w:after="0" w:line="240" w:lineRule="auto"/>
        <w:ind w:hanging="360"/>
        <w:contextualSpacing/>
      </w:pPr>
      <w:r>
        <w:t>display name: Kount Order GEOX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SCOR</w:t>
      </w:r>
    </w:p>
    <w:p w:rsidR="00E05DFE" w:rsidRDefault="00565EEA">
      <w:pPr>
        <w:widowControl w:val="0"/>
        <w:numPr>
          <w:ilvl w:val="2"/>
          <w:numId w:val="11"/>
        </w:numPr>
        <w:spacing w:after="0" w:line="240" w:lineRule="auto"/>
        <w:ind w:hanging="360"/>
        <w:contextualSpacing/>
      </w:pPr>
      <w:r>
        <w:t>id: kount_SCOR</w:t>
      </w:r>
    </w:p>
    <w:p w:rsidR="00E05DFE" w:rsidRDefault="00565EEA">
      <w:pPr>
        <w:widowControl w:val="0"/>
        <w:numPr>
          <w:ilvl w:val="2"/>
          <w:numId w:val="11"/>
        </w:numPr>
        <w:spacing w:after="0" w:line="240" w:lineRule="auto"/>
        <w:ind w:hanging="360"/>
        <w:contextualSpacing/>
      </w:pPr>
      <w:r>
        <w:t>display name: Kount Order SCOR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TRAN</w:t>
      </w:r>
    </w:p>
    <w:p w:rsidR="00E05DFE" w:rsidRDefault="00565EEA">
      <w:pPr>
        <w:widowControl w:val="0"/>
        <w:numPr>
          <w:ilvl w:val="2"/>
          <w:numId w:val="11"/>
        </w:numPr>
        <w:spacing w:after="0" w:line="240" w:lineRule="auto"/>
        <w:ind w:hanging="360"/>
        <w:contextualSpacing/>
      </w:pPr>
      <w:r>
        <w:t>id: kount_TRAN</w:t>
      </w:r>
    </w:p>
    <w:p w:rsidR="00E05DFE" w:rsidRDefault="00565EEA">
      <w:pPr>
        <w:widowControl w:val="0"/>
        <w:numPr>
          <w:ilvl w:val="2"/>
          <w:numId w:val="11"/>
        </w:numPr>
        <w:spacing w:after="0" w:line="240" w:lineRule="auto"/>
        <w:ind w:hanging="360"/>
        <w:contextualSpacing/>
      </w:pPr>
      <w:r>
        <w:lastRenderedPageBreak/>
        <w:t>display name: Kount Order TRAN</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VELO</w:t>
      </w:r>
    </w:p>
    <w:p w:rsidR="00E05DFE" w:rsidRDefault="00565EEA">
      <w:pPr>
        <w:widowControl w:val="0"/>
        <w:numPr>
          <w:ilvl w:val="2"/>
          <w:numId w:val="11"/>
        </w:numPr>
        <w:spacing w:after="0" w:line="240" w:lineRule="auto"/>
        <w:ind w:hanging="360"/>
        <w:contextualSpacing/>
      </w:pPr>
      <w:r>
        <w:t>id: kount_VELO</w:t>
      </w:r>
    </w:p>
    <w:p w:rsidR="00E05DFE" w:rsidRDefault="00565EEA">
      <w:pPr>
        <w:widowControl w:val="0"/>
        <w:numPr>
          <w:ilvl w:val="2"/>
          <w:numId w:val="11"/>
        </w:numPr>
        <w:spacing w:after="0" w:line="240" w:lineRule="auto"/>
        <w:ind w:hanging="360"/>
        <w:contextualSpacing/>
      </w:pPr>
      <w:r>
        <w:t>display name: Kount Order VELO</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VMAX</w:t>
      </w:r>
    </w:p>
    <w:p w:rsidR="00E05DFE" w:rsidRDefault="00565EEA">
      <w:pPr>
        <w:widowControl w:val="0"/>
        <w:numPr>
          <w:ilvl w:val="2"/>
          <w:numId w:val="11"/>
        </w:numPr>
        <w:spacing w:after="0" w:line="240" w:lineRule="auto"/>
        <w:ind w:hanging="360"/>
        <w:contextualSpacing/>
      </w:pPr>
      <w:r>
        <w:t>id: kount_VMAX</w:t>
      </w:r>
    </w:p>
    <w:p w:rsidR="00E05DFE" w:rsidRDefault="00565EEA">
      <w:pPr>
        <w:widowControl w:val="0"/>
        <w:numPr>
          <w:ilvl w:val="2"/>
          <w:numId w:val="11"/>
        </w:numPr>
        <w:spacing w:after="0" w:line="240" w:lineRule="auto"/>
        <w:ind w:hanging="360"/>
        <w:contextualSpacing/>
      </w:pPr>
      <w:r>
        <w:t>display name: Kount Order VMAX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Browser</w:t>
      </w:r>
    </w:p>
    <w:p w:rsidR="00E05DFE" w:rsidRDefault="00565EEA">
      <w:pPr>
        <w:widowControl w:val="0"/>
        <w:numPr>
          <w:ilvl w:val="2"/>
          <w:numId w:val="11"/>
        </w:numPr>
        <w:spacing w:after="0" w:line="240" w:lineRule="auto"/>
        <w:ind w:hanging="360"/>
        <w:contextualSpacing/>
      </w:pPr>
      <w:r>
        <w:t>id: kount_BROWSER</w:t>
      </w:r>
    </w:p>
    <w:p w:rsidR="00E05DFE" w:rsidRDefault="00565EEA">
      <w:pPr>
        <w:widowControl w:val="0"/>
        <w:numPr>
          <w:ilvl w:val="2"/>
          <w:numId w:val="11"/>
        </w:numPr>
        <w:spacing w:after="0" w:line="240" w:lineRule="auto"/>
        <w:ind w:hanging="360"/>
        <w:contextualSpacing/>
      </w:pPr>
      <w:r>
        <w:t>display name: Kount Order BROWSER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OS</w:t>
      </w:r>
    </w:p>
    <w:p w:rsidR="00E05DFE" w:rsidRDefault="00565EEA">
      <w:pPr>
        <w:widowControl w:val="0"/>
        <w:numPr>
          <w:ilvl w:val="2"/>
          <w:numId w:val="11"/>
        </w:numPr>
        <w:spacing w:after="0" w:line="240" w:lineRule="auto"/>
        <w:ind w:hanging="360"/>
        <w:contextualSpacing/>
      </w:pPr>
      <w:r>
        <w:t>id: kount_OS</w:t>
      </w:r>
    </w:p>
    <w:p w:rsidR="00E05DFE" w:rsidRDefault="00565EEA">
      <w:pPr>
        <w:widowControl w:val="0"/>
        <w:numPr>
          <w:ilvl w:val="2"/>
          <w:numId w:val="11"/>
        </w:numPr>
        <w:spacing w:after="0" w:line="240" w:lineRule="auto"/>
        <w:ind w:hanging="360"/>
        <w:contextualSpacing/>
      </w:pPr>
      <w:r>
        <w:t>display name: Kount Order OS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IP_ORG</w:t>
      </w:r>
    </w:p>
    <w:p w:rsidR="00E05DFE" w:rsidRDefault="00565EEA">
      <w:pPr>
        <w:widowControl w:val="0"/>
        <w:numPr>
          <w:ilvl w:val="2"/>
          <w:numId w:val="11"/>
        </w:numPr>
        <w:spacing w:after="0" w:line="240" w:lineRule="auto"/>
        <w:ind w:hanging="360"/>
        <w:contextualSpacing/>
      </w:pPr>
      <w:r>
        <w:t>id: kount_IP_ORG</w:t>
      </w:r>
    </w:p>
    <w:p w:rsidR="00E05DFE" w:rsidRDefault="00565EEA">
      <w:pPr>
        <w:widowControl w:val="0"/>
        <w:numPr>
          <w:ilvl w:val="2"/>
          <w:numId w:val="11"/>
        </w:numPr>
        <w:spacing w:after="0" w:line="240" w:lineRule="auto"/>
        <w:ind w:hanging="360"/>
        <w:contextualSpacing/>
      </w:pPr>
      <w:r>
        <w:t>display name: Kount Order IP_ORG</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Cards</w:t>
      </w:r>
    </w:p>
    <w:p w:rsidR="00E05DFE" w:rsidRDefault="00565EEA">
      <w:pPr>
        <w:widowControl w:val="0"/>
        <w:numPr>
          <w:ilvl w:val="2"/>
          <w:numId w:val="11"/>
        </w:numPr>
        <w:spacing w:after="0" w:line="240" w:lineRule="auto"/>
        <w:ind w:hanging="360"/>
        <w:contextualSpacing/>
      </w:pPr>
      <w:r>
        <w:t>id: kount_CARDS</w:t>
      </w:r>
    </w:p>
    <w:p w:rsidR="00E05DFE" w:rsidRDefault="00565EEA">
      <w:pPr>
        <w:widowControl w:val="0"/>
        <w:numPr>
          <w:ilvl w:val="2"/>
          <w:numId w:val="11"/>
        </w:numPr>
        <w:spacing w:after="0" w:line="240" w:lineRule="auto"/>
        <w:ind w:hanging="360"/>
        <w:contextualSpacing/>
      </w:pPr>
      <w:r>
        <w:t>display name: Kount Order CARDS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DEVICES</w:t>
      </w:r>
    </w:p>
    <w:p w:rsidR="00E05DFE" w:rsidRDefault="00565EEA">
      <w:pPr>
        <w:widowControl w:val="0"/>
        <w:numPr>
          <w:ilvl w:val="2"/>
          <w:numId w:val="11"/>
        </w:numPr>
        <w:spacing w:after="0" w:line="240" w:lineRule="auto"/>
        <w:ind w:hanging="360"/>
        <w:contextualSpacing/>
      </w:pPr>
      <w:r>
        <w:t>id: kount_DEVICES</w:t>
      </w:r>
    </w:p>
    <w:p w:rsidR="00E05DFE" w:rsidRDefault="00565EEA">
      <w:pPr>
        <w:widowControl w:val="0"/>
        <w:numPr>
          <w:ilvl w:val="2"/>
          <w:numId w:val="11"/>
        </w:numPr>
        <w:spacing w:after="0" w:line="240" w:lineRule="auto"/>
        <w:ind w:hanging="360"/>
        <w:contextualSpacing/>
      </w:pPr>
      <w:r>
        <w:t>display name: Kount Order DEVICES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COUNTRY</w:t>
      </w:r>
    </w:p>
    <w:p w:rsidR="00E05DFE" w:rsidRDefault="00565EEA">
      <w:pPr>
        <w:widowControl w:val="0"/>
        <w:numPr>
          <w:ilvl w:val="2"/>
          <w:numId w:val="11"/>
        </w:numPr>
        <w:spacing w:after="0" w:line="240" w:lineRule="auto"/>
        <w:ind w:hanging="360"/>
        <w:contextualSpacing/>
      </w:pPr>
      <w:r>
        <w:t>id: kount_COUNTRY</w:t>
      </w:r>
    </w:p>
    <w:p w:rsidR="00E05DFE" w:rsidRDefault="00565EEA">
      <w:pPr>
        <w:widowControl w:val="0"/>
        <w:numPr>
          <w:ilvl w:val="2"/>
          <w:numId w:val="11"/>
        </w:numPr>
        <w:spacing w:after="0" w:line="240" w:lineRule="auto"/>
        <w:ind w:hanging="360"/>
        <w:contextualSpacing/>
      </w:pPr>
      <w:r>
        <w:t>display name: Kount Order COUNTRY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EMAILS</w:t>
      </w:r>
    </w:p>
    <w:p w:rsidR="00E05DFE" w:rsidRDefault="00565EEA">
      <w:pPr>
        <w:widowControl w:val="0"/>
        <w:numPr>
          <w:ilvl w:val="2"/>
          <w:numId w:val="11"/>
        </w:numPr>
        <w:spacing w:after="0" w:line="240" w:lineRule="auto"/>
        <w:ind w:hanging="360"/>
        <w:contextualSpacing/>
      </w:pPr>
      <w:r>
        <w:t>id: kount_EMAILS</w:t>
      </w:r>
    </w:p>
    <w:p w:rsidR="00E05DFE" w:rsidRDefault="00565EEA">
      <w:pPr>
        <w:widowControl w:val="0"/>
        <w:numPr>
          <w:ilvl w:val="2"/>
          <w:numId w:val="11"/>
        </w:numPr>
        <w:spacing w:after="0" w:line="240" w:lineRule="auto"/>
        <w:ind w:hanging="360"/>
        <w:contextualSpacing/>
      </w:pPr>
      <w:r>
        <w:t>display name: Kount Order EMAILS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lastRenderedPageBreak/>
        <w:t>externally managed: true</w:t>
      </w:r>
    </w:p>
    <w:p w:rsidR="00E05DFE" w:rsidRDefault="00565EEA">
      <w:pPr>
        <w:widowControl w:val="0"/>
        <w:numPr>
          <w:ilvl w:val="1"/>
          <w:numId w:val="11"/>
        </w:numPr>
        <w:spacing w:after="0" w:line="240" w:lineRule="auto"/>
        <w:ind w:hanging="360"/>
        <w:contextualSpacing/>
      </w:pPr>
      <w:r>
        <w:t>Kount Order REASON CODE</w:t>
      </w:r>
    </w:p>
    <w:p w:rsidR="00E05DFE" w:rsidRDefault="00565EEA">
      <w:pPr>
        <w:widowControl w:val="0"/>
        <w:numPr>
          <w:ilvl w:val="2"/>
          <w:numId w:val="11"/>
        </w:numPr>
        <w:spacing w:after="0" w:line="240" w:lineRule="auto"/>
        <w:ind w:hanging="360"/>
        <w:contextualSpacing/>
      </w:pPr>
      <w:r>
        <w:t>id: kount_REASON_CODE</w:t>
      </w:r>
    </w:p>
    <w:p w:rsidR="00E05DFE" w:rsidRDefault="00565EEA">
      <w:pPr>
        <w:widowControl w:val="0"/>
        <w:numPr>
          <w:ilvl w:val="2"/>
          <w:numId w:val="11"/>
        </w:numPr>
        <w:spacing w:after="0" w:line="240" w:lineRule="auto"/>
        <w:ind w:hanging="360"/>
        <w:contextualSpacing/>
      </w:pPr>
      <w:r>
        <w:t>display name: Kount Order REASON CODE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E05DFE">
      <w:pPr>
        <w:widowControl w:val="0"/>
        <w:spacing w:line="240" w:lineRule="auto"/>
      </w:pPr>
    </w:p>
    <w:p w:rsidR="00E05DFE" w:rsidRDefault="00565EEA">
      <w:pPr>
        <w:widowControl w:val="0"/>
        <w:spacing w:after="120" w:line="360" w:lineRule="auto"/>
        <w:jc w:val="center"/>
      </w:pPr>
      <w:r>
        <w:rPr>
          <w:noProof/>
        </w:rPr>
        <w:drawing>
          <wp:inline distT="0" distB="0" distL="0" distR="0">
            <wp:extent cx="5731510" cy="337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6"/>
                    <a:srcRect/>
                    <a:stretch>
                      <a:fillRect/>
                    </a:stretch>
                  </pic:blipFill>
                  <pic:spPr>
                    <a:xfrm>
                      <a:off x="0" y="0"/>
                      <a:ext cx="5731510" cy="33782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Site Preferences</w:t>
      </w:r>
    </w:p>
    <w:p w:rsidR="00E05DFE" w:rsidRDefault="00565EEA">
      <w:pPr>
        <w:widowControl w:val="0"/>
        <w:numPr>
          <w:ilvl w:val="1"/>
          <w:numId w:val="11"/>
        </w:numPr>
        <w:spacing w:after="0" w:line="240" w:lineRule="auto"/>
        <w:ind w:hanging="360"/>
        <w:contextualSpacing/>
      </w:pPr>
      <w:r>
        <w:t xml:space="preserve">Enable Kount </w:t>
      </w:r>
    </w:p>
    <w:p w:rsidR="00E05DFE" w:rsidRDefault="00565EEA">
      <w:pPr>
        <w:widowControl w:val="0"/>
        <w:numPr>
          <w:ilvl w:val="2"/>
          <w:numId w:val="11"/>
        </w:numPr>
        <w:spacing w:after="0" w:line="240" w:lineRule="auto"/>
        <w:ind w:hanging="360"/>
        <w:contextualSpacing/>
      </w:pPr>
      <w:r>
        <w:t>id: kount_IsEnabled</w:t>
      </w:r>
    </w:p>
    <w:p w:rsidR="00E05DFE" w:rsidRDefault="00565EEA">
      <w:pPr>
        <w:widowControl w:val="0"/>
        <w:numPr>
          <w:ilvl w:val="2"/>
          <w:numId w:val="11"/>
        </w:numPr>
        <w:spacing w:after="0" w:line="240" w:lineRule="auto"/>
        <w:ind w:hanging="360"/>
        <w:contextualSpacing/>
      </w:pPr>
      <w:r>
        <w:t>display name: Enable Kount</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Kount DC Server Url</w:t>
      </w:r>
    </w:p>
    <w:p w:rsidR="00E05DFE" w:rsidRDefault="00565EEA">
      <w:pPr>
        <w:widowControl w:val="0"/>
        <w:numPr>
          <w:ilvl w:val="2"/>
          <w:numId w:val="11"/>
        </w:numPr>
        <w:spacing w:after="0" w:line="240" w:lineRule="auto"/>
        <w:ind w:hanging="360"/>
        <w:contextualSpacing/>
      </w:pPr>
      <w:r>
        <w:t>id: kount_DCUrl</w:t>
      </w:r>
    </w:p>
    <w:p w:rsidR="00E05DFE" w:rsidRDefault="00565EEA">
      <w:pPr>
        <w:widowControl w:val="0"/>
        <w:numPr>
          <w:ilvl w:val="2"/>
          <w:numId w:val="11"/>
        </w:numPr>
        <w:spacing w:after="0" w:line="240" w:lineRule="auto"/>
        <w:ind w:hanging="360"/>
        <w:contextualSpacing/>
      </w:pPr>
      <w:r>
        <w:t>display name: Kount DC Server Url</w:t>
      </w:r>
    </w:p>
    <w:p w:rsidR="00E05DFE" w:rsidRDefault="00565EEA">
      <w:pPr>
        <w:widowControl w:val="0"/>
        <w:numPr>
          <w:ilvl w:val="2"/>
          <w:numId w:val="11"/>
        </w:numPr>
        <w:spacing w:after="0" w:line="240" w:lineRule="auto"/>
        <w:ind w:hanging="360"/>
        <w:contextualSpacing/>
      </w:pPr>
      <w:r>
        <w:t>description: Kount Data Collector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https://tst.kaptcha.com</w:t>
      </w:r>
    </w:p>
    <w:p w:rsidR="00E05DFE" w:rsidRDefault="00565EEA">
      <w:pPr>
        <w:widowControl w:val="0"/>
        <w:numPr>
          <w:ilvl w:val="1"/>
          <w:numId w:val="11"/>
        </w:numPr>
        <w:spacing w:after="0" w:line="240" w:lineRule="auto"/>
        <w:ind w:hanging="360"/>
        <w:contextualSpacing/>
      </w:pPr>
      <w:r>
        <w:t>Kount RIS Server URL</w:t>
      </w:r>
    </w:p>
    <w:p w:rsidR="00E05DFE" w:rsidRDefault="00565EEA">
      <w:pPr>
        <w:widowControl w:val="0"/>
        <w:numPr>
          <w:ilvl w:val="2"/>
          <w:numId w:val="11"/>
        </w:numPr>
        <w:spacing w:after="0" w:line="240" w:lineRule="auto"/>
        <w:ind w:hanging="360"/>
        <w:contextualSpacing/>
      </w:pPr>
      <w:r>
        <w:t>id: kount_RISServerUrl</w:t>
      </w:r>
    </w:p>
    <w:p w:rsidR="00E05DFE" w:rsidRDefault="00565EEA">
      <w:pPr>
        <w:widowControl w:val="0"/>
        <w:numPr>
          <w:ilvl w:val="2"/>
          <w:numId w:val="11"/>
        </w:numPr>
        <w:spacing w:after="0" w:line="240" w:lineRule="auto"/>
        <w:ind w:hanging="360"/>
        <w:contextualSpacing/>
      </w:pPr>
      <w:r>
        <w:t>display name: Kount RIS Server URL</w:t>
      </w:r>
    </w:p>
    <w:p w:rsidR="00E05DFE" w:rsidRDefault="00565EEA">
      <w:pPr>
        <w:widowControl w:val="0"/>
        <w:numPr>
          <w:ilvl w:val="2"/>
          <w:numId w:val="11"/>
        </w:numPr>
        <w:spacing w:after="0" w:line="240" w:lineRule="auto"/>
        <w:ind w:hanging="360"/>
        <w:contextualSpacing/>
      </w:pPr>
      <w:r>
        <w:t>description: Kount RIS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https://risk.test.kount.net</w:t>
      </w:r>
    </w:p>
    <w:p w:rsidR="00E05DFE" w:rsidRDefault="00565EEA">
      <w:pPr>
        <w:widowControl w:val="0"/>
        <w:numPr>
          <w:ilvl w:val="1"/>
          <w:numId w:val="11"/>
        </w:numPr>
        <w:spacing w:after="0" w:line="240" w:lineRule="auto"/>
        <w:ind w:hanging="360"/>
        <w:contextualSpacing/>
      </w:pPr>
      <w:r>
        <w:t>Array of IP</w:t>
      </w:r>
    </w:p>
    <w:p w:rsidR="00E05DFE" w:rsidRDefault="00565EEA">
      <w:pPr>
        <w:widowControl w:val="0"/>
        <w:numPr>
          <w:ilvl w:val="2"/>
          <w:numId w:val="11"/>
        </w:numPr>
        <w:spacing w:after="0" w:line="240" w:lineRule="auto"/>
        <w:ind w:hanging="360"/>
        <w:contextualSpacing/>
      </w:pPr>
      <w:r>
        <w:t>id: kount_IPFilter</w:t>
      </w:r>
    </w:p>
    <w:p w:rsidR="00E05DFE" w:rsidRDefault="00565EEA">
      <w:pPr>
        <w:widowControl w:val="0"/>
        <w:numPr>
          <w:ilvl w:val="2"/>
          <w:numId w:val="11"/>
        </w:numPr>
        <w:spacing w:after="0" w:line="240" w:lineRule="auto"/>
        <w:ind w:hanging="360"/>
        <w:contextualSpacing/>
      </w:pPr>
      <w:r>
        <w:t>display name: Array of IP</w:t>
      </w:r>
    </w:p>
    <w:p w:rsidR="00E05DFE" w:rsidRDefault="00565EEA">
      <w:pPr>
        <w:widowControl w:val="0"/>
        <w:numPr>
          <w:ilvl w:val="2"/>
          <w:numId w:val="11"/>
        </w:numPr>
        <w:spacing w:after="0" w:line="240" w:lineRule="auto"/>
        <w:ind w:hanging="360"/>
        <w:contextualSpacing/>
      </w:pPr>
      <w:r>
        <w:t>description: Allows to skip step for particular IP address(es). E.g. 192.168.0.1, 10.10.10.1, ...</w:t>
      </w:r>
    </w:p>
    <w:p w:rsidR="00E05DFE" w:rsidRDefault="00565EEA">
      <w:pPr>
        <w:widowControl w:val="0"/>
        <w:numPr>
          <w:ilvl w:val="2"/>
          <w:numId w:val="11"/>
        </w:numPr>
        <w:spacing w:after="0" w:line="240" w:lineRule="auto"/>
        <w:ind w:hanging="360"/>
        <w:contextualSpacing/>
      </w:pPr>
      <w:r>
        <w:t>type: Text</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lastRenderedPageBreak/>
        <w:t>Website ID</w:t>
      </w:r>
    </w:p>
    <w:p w:rsidR="00E05DFE" w:rsidRDefault="00565EEA">
      <w:pPr>
        <w:widowControl w:val="0"/>
        <w:numPr>
          <w:ilvl w:val="2"/>
          <w:numId w:val="11"/>
        </w:numPr>
        <w:spacing w:after="0" w:line="240" w:lineRule="auto"/>
        <w:ind w:hanging="360"/>
        <w:contextualSpacing/>
      </w:pPr>
      <w:r>
        <w:t>id: kount_WebsiteId</w:t>
      </w:r>
    </w:p>
    <w:p w:rsidR="00E05DFE" w:rsidRDefault="00565EEA">
      <w:pPr>
        <w:widowControl w:val="0"/>
        <w:numPr>
          <w:ilvl w:val="2"/>
          <w:numId w:val="11"/>
        </w:numPr>
        <w:spacing w:after="0" w:line="240" w:lineRule="auto"/>
        <w:ind w:hanging="360"/>
        <w:contextualSpacing/>
      </w:pPr>
      <w:r>
        <w:t>display name: Website ID</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minimum value: 1</w:t>
      </w:r>
    </w:p>
    <w:p w:rsidR="00E05DFE" w:rsidRDefault="00565EEA">
      <w:pPr>
        <w:widowControl w:val="0"/>
        <w:numPr>
          <w:ilvl w:val="2"/>
          <w:numId w:val="11"/>
        </w:numPr>
        <w:spacing w:after="0" w:line="240" w:lineRule="auto"/>
        <w:ind w:hanging="360"/>
        <w:contextualSpacing/>
      </w:pPr>
      <w:r>
        <w:t>field length: 8</w:t>
      </w:r>
    </w:p>
    <w:p w:rsidR="00E05DFE" w:rsidRDefault="00565EEA">
      <w:pPr>
        <w:widowControl w:val="0"/>
        <w:numPr>
          <w:ilvl w:val="1"/>
          <w:numId w:val="11"/>
        </w:numPr>
        <w:spacing w:after="0" w:line="240" w:lineRule="auto"/>
        <w:ind w:hanging="360"/>
        <w:contextualSpacing/>
      </w:pPr>
      <w:r>
        <w:t>Merchant ID</w:t>
      </w:r>
    </w:p>
    <w:p w:rsidR="00E05DFE" w:rsidRDefault="00565EEA">
      <w:pPr>
        <w:widowControl w:val="0"/>
        <w:numPr>
          <w:ilvl w:val="2"/>
          <w:numId w:val="11"/>
        </w:numPr>
        <w:spacing w:after="0" w:line="240" w:lineRule="auto"/>
        <w:ind w:hanging="360"/>
        <w:contextualSpacing/>
      </w:pPr>
      <w:r>
        <w:t>id: kount_MerchantID</w:t>
      </w:r>
    </w:p>
    <w:p w:rsidR="00E05DFE" w:rsidRDefault="00565EEA">
      <w:pPr>
        <w:widowControl w:val="0"/>
        <w:numPr>
          <w:ilvl w:val="2"/>
          <w:numId w:val="11"/>
        </w:numPr>
        <w:spacing w:after="0" w:line="240" w:lineRule="auto"/>
        <w:ind w:hanging="360"/>
        <w:contextualSpacing/>
      </w:pPr>
      <w:r>
        <w:t>display name: Merchant ID</w:t>
      </w:r>
    </w:p>
    <w:p w:rsidR="00E05DFE" w:rsidRDefault="00565EEA">
      <w:pPr>
        <w:widowControl w:val="0"/>
        <w:numPr>
          <w:ilvl w:val="2"/>
          <w:numId w:val="11"/>
        </w:numPr>
        <w:spacing w:after="0" w:line="240" w:lineRule="auto"/>
        <w:ind w:hanging="360"/>
        <w:contextualSpacing/>
      </w:pPr>
      <w:r>
        <w:t>description: Merchant Number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id: kount_AWCLink</w:t>
      </w:r>
    </w:p>
    <w:p w:rsidR="00E05DFE" w:rsidRDefault="00565EEA">
      <w:pPr>
        <w:widowControl w:val="0"/>
        <w:numPr>
          <w:ilvl w:val="2"/>
          <w:numId w:val="11"/>
        </w:numPr>
        <w:spacing w:after="0" w:line="240" w:lineRule="auto"/>
        <w:ind w:hanging="360"/>
        <w:contextualSpacing/>
      </w:pPr>
      <w:r>
        <w:t xml:space="preserve">display name: </w:t>
      </w: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description: Copy and put this link to Browser, that would be go to Kount Agent Web Console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 xml:space="preserve">default value: </w:t>
      </w:r>
      <w:hyperlink r:id="rId77">
        <w:r>
          <w:rPr>
            <w:color w:val="0000FF"/>
            <w:u w:val="single"/>
          </w:rPr>
          <w:t>https://awc.test.kount.net</w:t>
        </w:r>
      </w:hyperlink>
    </w:p>
    <w:p w:rsidR="00E05DFE" w:rsidRDefault="00565EEA">
      <w:pPr>
        <w:widowControl w:val="0"/>
        <w:numPr>
          <w:ilvl w:val="1"/>
          <w:numId w:val="11"/>
        </w:numPr>
        <w:spacing w:after="0" w:line="240" w:lineRule="auto"/>
        <w:ind w:hanging="360"/>
        <w:contextualSpacing/>
      </w:pPr>
      <w:r>
        <w:t xml:space="preserve">Enable Event Notification Service </w:t>
      </w:r>
    </w:p>
    <w:p w:rsidR="00E05DFE" w:rsidRDefault="00565EEA">
      <w:pPr>
        <w:widowControl w:val="0"/>
        <w:numPr>
          <w:ilvl w:val="2"/>
          <w:numId w:val="11"/>
        </w:numPr>
        <w:spacing w:after="0" w:line="240" w:lineRule="auto"/>
        <w:ind w:hanging="360"/>
        <w:contextualSpacing/>
      </w:pPr>
      <w:r>
        <w:t>id:  kount_ENS</w:t>
      </w:r>
    </w:p>
    <w:p w:rsidR="00E05DFE" w:rsidRDefault="00565EEA">
      <w:pPr>
        <w:widowControl w:val="0"/>
        <w:numPr>
          <w:ilvl w:val="2"/>
          <w:numId w:val="11"/>
        </w:numPr>
        <w:spacing w:after="0" w:line="240" w:lineRule="auto"/>
        <w:ind w:hanging="360"/>
        <w:contextualSpacing/>
      </w:pPr>
      <w:r>
        <w:t>display name: Enable Event Notification Service</w:t>
      </w:r>
    </w:p>
    <w:p w:rsidR="00E05DFE" w:rsidRDefault="00565EEA">
      <w:pPr>
        <w:widowControl w:val="0"/>
        <w:numPr>
          <w:ilvl w:val="2"/>
          <w:numId w:val="11"/>
        </w:numPr>
        <w:spacing w:after="0" w:line="240" w:lineRule="auto"/>
        <w:ind w:hanging="360"/>
        <w:contextualSpacing/>
      </w:pPr>
      <w:r>
        <w:t>description: Enable/Disable ENS</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ENS Email list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kount_EmailList</w:t>
      </w:r>
    </w:p>
    <w:p w:rsidR="00E05DFE" w:rsidRDefault="00565EEA">
      <w:pPr>
        <w:widowControl w:val="0"/>
        <w:numPr>
          <w:ilvl w:val="2"/>
          <w:numId w:val="11"/>
        </w:numPr>
        <w:spacing w:after="0" w:line="240" w:lineRule="auto"/>
        <w:ind w:hanging="360"/>
        <w:contextualSpacing/>
      </w:pPr>
      <w:r>
        <w:t xml:space="preserve">display name: </w:t>
      </w:r>
      <w:r>
        <w:rPr>
          <w:highlight w:val="white"/>
        </w:rPr>
        <w:t>Kount ENS Email list</w:t>
      </w:r>
    </w:p>
    <w:p w:rsidR="00E05DFE" w:rsidRDefault="00565EEA">
      <w:pPr>
        <w:widowControl w:val="0"/>
        <w:numPr>
          <w:ilvl w:val="2"/>
          <w:numId w:val="11"/>
        </w:numPr>
        <w:spacing w:after="0" w:line="240" w:lineRule="auto"/>
        <w:ind w:hanging="360"/>
        <w:contextualSpacing/>
      </w:pPr>
      <w:r>
        <w:t>description: Email list for ENS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 xml:space="preserve">Kount ERROR Notification Email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kount_NotificationEmail</w:t>
      </w:r>
    </w:p>
    <w:p w:rsidR="00E05DFE" w:rsidRDefault="00565EEA">
      <w:pPr>
        <w:widowControl w:val="0"/>
        <w:numPr>
          <w:ilvl w:val="2"/>
          <w:numId w:val="11"/>
        </w:numPr>
        <w:spacing w:after="0" w:line="240" w:lineRule="auto"/>
        <w:ind w:hanging="360"/>
        <w:contextualSpacing/>
      </w:pPr>
      <w:r>
        <w:t xml:space="preserve">display name: </w:t>
      </w:r>
      <w:r>
        <w:rPr>
          <w:highlight w:val="white"/>
        </w:rPr>
        <w:t>Kount ERROR Notification Emai</w:t>
      </w:r>
    </w:p>
    <w:p w:rsidR="00E05DFE" w:rsidRDefault="00565EEA">
      <w:pPr>
        <w:widowControl w:val="0"/>
        <w:numPr>
          <w:ilvl w:val="2"/>
          <w:numId w:val="11"/>
        </w:numPr>
        <w:spacing w:after="0" w:line="240" w:lineRule="auto"/>
        <w:ind w:hanging="360"/>
        <w:contextualSpacing/>
      </w:pPr>
      <w:r>
        <w:t>description: In case errors entered email will be notified</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RISK_CHANGE_GEOX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kount_RISK_CHANGE_GEOX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RISK_CHANGE_NETW</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kount_RISK_CHANGE_NETW</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RISK_CHANGE_REAS</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kount_RISK_CHANGE_REAS</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lastRenderedPageBreak/>
        <w:t>mandatory: false</w:t>
      </w:r>
    </w:p>
    <w:p w:rsidR="00E05DFE" w:rsidRDefault="00565EEA">
      <w:pPr>
        <w:widowControl w:val="0"/>
        <w:numPr>
          <w:ilvl w:val="1"/>
          <w:numId w:val="11"/>
        </w:numPr>
        <w:spacing w:after="0" w:line="240" w:lineRule="auto"/>
        <w:ind w:hanging="360"/>
        <w:contextualSpacing/>
      </w:pPr>
      <w:r>
        <w:rPr>
          <w:highlight w:val="white"/>
        </w:rPr>
        <w:t>RISK_CHANGE_</w:t>
      </w:r>
      <w:r>
        <w:t>REPLY</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w:t>
      </w:r>
      <w:r>
        <w:t>REPLY</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RISK_CHANGE_SCOR</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kount_RISK_CHANGE_SCOR</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RISK_CHANGE_VELO</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kount_RISK_CHANGE_VELO</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RISK_CHANGE_VMAX</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kount_RISK_CHANGE_VMAX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E05DFE" w:rsidRDefault="00565EEA">
      <w:pPr>
        <w:widowControl w:val="0"/>
        <w:numPr>
          <w:ilvl w:val="2"/>
          <w:numId w:val="11"/>
        </w:numPr>
        <w:spacing w:after="0" w:line="240" w:lineRule="auto"/>
        <w:ind w:hanging="360"/>
        <w:contextualSpacing/>
      </w:pPr>
      <w:r>
        <w:t xml:space="preserve">Id: </w:t>
      </w:r>
      <w:r>
        <w:rPr>
          <w:highlight w:val="white"/>
        </w:rPr>
        <w:t>kount_UDF</w:t>
      </w:r>
    </w:p>
    <w:p w:rsidR="00E05DFE" w:rsidRDefault="00565EEA">
      <w:pPr>
        <w:widowControl w:val="0"/>
        <w:numPr>
          <w:ilvl w:val="2"/>
          <w:numId w:val="11"/>
        </w:numPr>
        <w:spacing w:after="0" w:line="240" w:lineRule="auto"/>
        <w:ind w:hanging="360"/>
        <w:contextualSpacing/>
      </w:pPr>
      <w:r>
        <w:t xml:space="preserve">display name: </w:t>
      </w:r>
      <w:r>
        <w:rPr>
          <w:highlight w:val="white"/>
        </w:rPr>
        <w:t>Kount UDF Fields</w:t>
      </w:r>
    </w:p>
    <w:p w:rsidR="00E05DFE" w:rsidRDefault="00565EEA">
      <w:pPr>
        <w:widowControl w:val="0"/>
        <w:numPr>
          <w:ilvl w:val="2"/>
          <w:numId w:val="11"/>
        </w:numPr>
        <w:spacing w:after="0" w:line="240" w:lineRule="auto"/>
        <w:ind w:hanging="360"/>
        <w:contextualSpacing/>
      </w:pPr>
      <w:r>
        <w:t xml:space="preserve">description: </w:t>
      </w:r>
      <w:r>
        <w:rPr>
          <w:highlight w:val="white"/>
        </w:rPr>
        <w:t>Kount UDF Fields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 xml:space="preserve">Kount API Key: </w:t>
      </w:r>
    </w:p>
    <w:p w:rsidR="00E05DFE" w:rsidRDefault="00565EEA">
      <w:pPr>
        <w:widowControl w:val="0"/>
        <w:numPr>
          <w:ilvl w:val="2"/>
          <w:numId w:val="11"/>
        </w:numPr>
        <w:spacing w:after="0" w:line="240" w:lineRule="auto"/>
        <w:ind w:hanging="360"/>
        <w:contextualSpacing/>
      </w:pPr>
      <w:r>
        <w:t xml:space="preserve">Id: </w:t>
      </w:r>
      <w:r>
        <w:rPr>
          <w:highlight w:val="white"/>
        </w:rPr>
        <w:t>kount_APIKey</w:t>
      </w:r>
    </w:p>
    <w:p w:rsidR="00E05DFE" w:rsidRDefault="00565EEA">
      <w:pPr>
        <w:widowControl w:val="0"/>
        <w:numPr>
          <w:ilvl w:val="2"/>
          <w:numId w:val="11"/>
        </w:numPr>
        <w:spacing w:after="0" w:line="240" w:lineRule="auto"/>
        <w:ind w:hanging="360"/>
        <w:contextualSpacing/>
      </w:pPr>
      <w:r>
        <w:t xml:space="preserve">display name: </w:t>
      </w:r>
      <w:r>
        <w:rPr>
          <w:highlight w:val="white"/>
        </w:rPr>
        <w:t>kount API Key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E05DFE">
      <w:pPr>
        <w:widowControl w:val="0"/>
        <w:spacing w:line="240" w:lineRule="auto"/>
        <w:ind w:left="3240"/>
      </w:pPr>
    </w:p>
    <w:p w:rsidR="00E05DFE" w:rsidRDefault="00E05DFE">
      <w:pPr>
        <w:widowControl w:val="0"/>
        <w:spacing w:line="240" w:lineRule="auto"/>
        <w:ind w:left="3240"/>
      </w:pPr>
    </w:p>
    <w:p w:rsidR="00E05DFE" w:rsidRDefault="00565EEA">
      <w:pPr>
        <w:widowControl w:val="0"/>
        <w:spacing w:line="240" w:lineRule="auto"/>
      </w:pPr>
      <w:r>
        <w:t xml:space="preserve">  </w:t>
      </w:r>
      <w:r>
        <w:tab/>
        <w:t xml:space="preserve">    2. Create an attribute group for Kount site preferences and add fields.</w:t>
      </w:r>
    </w:p>
    <w:p w:rsidR="00E05DFE" w:rsidRDefault="00565EEA">
      <w:pPr>
        <w:widowControl w:val="0"/>
        <w:numPr>
          <w:ilvl w:val="0"/>
          <w:numId w:val="16"/>
        </w:numPr>
        <w:spacing w:after="0" w:line="240" w:lineRule="auto"/>
        <w:ind w:hanging="360"/>
        <w:contextualSpacing/>
      </w:pPr>
      <w:r>
        <w:t>id: Kount</w:t>
      </w:r>
    </w:p>
    <w:p w:rsidR="00E05DFE" w:rsidRDefault="00565EEA">
      <w:pPr>
        <w:widowControl w:val="0"/>
        <w:numPr>
          <w:ilvl w:val="0"/>
          <w:numId w:val="16"/>
        </w:numPr>
        <w:spacing w:after="0" w:line="240" w:lineRule="auto"/>
        <w:ind w:hanging="360"/>
        <w:contextualSpacing/>
      </w:pPr>
      <w:r>
        <w:t>display name: Kount</w:t>
      </w:r>
    </w:p>
    <w:p w:rsidR="00E05DFE" w:rsidRDefault="00565EEA">
      <w:pPr>
        <w:widowControl w:val="0"/>
        <w:numPr>
          <w:ilvl w:val="0"/>
          <w:numId w:val="16"/>
        </w:numPr>
        <w:spacing w:after="0" w:line="240" w:lineRule="auto"/>
        <w:ind w:hanging="360"/>
        <w:contextualSpacing/>
      </w:pPr>
      <w:r>
        <w:t>attributes:</w:t>
      </w:r>
    </w:p>
    <w:p w:rsidR="00E05DFE" w:rsidRDefault="00565EEA">
      <w:pPr>
        <w:widowControl w:val="0"/>
        <w:numPr>
          <w:ilvl w:val="1"/>
          <w:numId w:val="16"/>
        </w:numPr>
        <w:spacing w:after="0" w:line="240" w:lineRule="auto"/>
        <w:ind w:hanging="360"/>
        <w:contextualSpacing/>
      </w:pPr>
      <w:r>
        <w:rPr>
          <w:highlight w:val="white"/>
        </w:rPr>
        <w:t>kount_IsEnabled</w:t>
      </w:r>
    </w:p>
    <w:p w:rsidR="00E05DFE" w:rsidRDefault="00565EEA">
      <w:pPr>
        <w:widowControl w:val="0"/>
        <w:numPr>
          <w:ilvl w:val="1"/>
          <w:numId w:val="16"/>
        </w:numPr>
        <w:spacing w:after="0" w:line="240" w:lineRule="auto"/>
        <w:ind w:hanging="360"/>
        <w:contextualSpacing/>
      </w:pPr>
      <w:r>
        <w:rPr>
          <w:highlight w:val="white"/>
        </w:rPr>
        <w:t>kount_DCUrl</w:t>
      </w:r>
    </w:p>
    <w:p w:rsidR="00E05DFE" w:rsidRDefault="00565EEA">
      <w:pPr>
        <w:widowControl w:val="0"/>
        <w:numPr>
          <w:ilvl w:val="1"/>
          <w:numId w:val="16"/>
        </w:numPr>
        <w:spacing w:after="0" w:line="240" w:lineRule="auto"/>
        <w:ind w:hanging="360"/>
        <w:contextualSpacing/>
      </w:pPr>
      <w:r>
        <w:rPr>
          <w:highlight w:val="white"/>
        </w:rPr>
        <w:t>kount_RISServerUrl</w:t>
      </w:r>
    </w:p>
    <w:p w:rsidR="00E05DFE" w:rsidRDefault="00565EEA">
      <w:pPr>
        <w:widowControl w:val="0"/>
        <w:numPr>
          <w:ilvl w:val="1"/>
          <w:numId w:val="16"/>
        </w:numPr>
        <w:spacing w:after="0" w:line="240" w:lineRule="auto"/>
        <w:ind w:hanging="360"/>
        <w:contextualSpacing/>
      </w:pPr>
      <w:r>
        <w:rPr>
          <w:highlight w:val="white"/>
        </w:rPr>
        <w:t>kount_IPFilter</w:t>
      </w:r>
    </w:p>
    <w:p w:rsidR="00E05DFE" w:rsidRDefault="00565EEA">
      <w:pPr>
        <w:widowControl w:val="0"/>
        <w:numPr>
          <w:ilvl w:val="1"/>
          <w:numId w:val="16"/>
        </w:numPr>
        <w:spacing w:after="0" w:line="240" w:lineRule="auto"/>
        <w:ind w:hanging="360"/>
        <w:contextualSpacing/>
      </w:pPr>
      <w:r>
        <w:rPr>
          <w:highlight w:val="white"/>
        </w:rPr>
        <w:t>kount_WebsiteId</w:t>
      </w:r>
    </w:p>
    <w:p w:rsidR="00E05DFE" w:rsidRDefault="00565EEA">
      <w:pPr>
        <w:widowControl w:val="0"/>
        <w:numPr>
          <w:ilvl w:val="1"/>
          <w:numId w:val="16"/>
        </w:numPr>
        <w:spacing w:after="0" w:line="240" w:lineRule="auto"/>
        <w:ind w:hanging="360"/>
        <w:contextualSpacing/>
      </w:pPr>
      <w:r>
        <w:rPr>
          <w:highlight w:val="white"/>
        </w:rPr>
        <w:t>kount_MerchantID</w:t>
      </w:r>
    </w:p>
    <w:p w:rsidR="00E05DFE" w:rsidRDefault="00565EEA">
      <w:pPr>
        <w:widowControl w:val="0"/>
        <w:numPr>
          <w:ilvl w:val="1"/>
          <w:numId w:val="16"/>
        </w:numPr>
        <w:spacing w:after="0" w:line="240" w:lineRule="auto"/>
        <w:ind w:hanging="360"/>
        <w:contextualSpacing/>
      </w:pPr>
      <w:r>
        <w:rPr>
          <w:highlight w:val="white"/>
        </w:rPr>
        <w:t>kount_AWCLink</w:t>
      </w:r>
    </w:p>
    <w:p w:rsidR="00E05DFE" w:rsidRDefault="00565EEA">
      <w:pPr>
        <w:widowControl w:val="0"/>
        <w:numPr>
          <w:ilvl w:val="1"/>
          <w:numId w:val="16"/>
        </w:numPr>
        <w:spacing w:after="0" w:line="240" w:lineRule="auto"/>
        <w:ind w:hanging="360"/>
        <w:contextualSpacing/>
      </w:pPr>
      <w:r>
        <w:rPr>
          <w:highlight w:val="white"/>
        </w:rPr>
        <w:t>kount_ENS</w:t>
      </w:r>
    </w:p>
    <w:p w:rsidR="00E05DFE" w:rsidRDefault="00565EEA">
      <w:pPr>
        <w:widowControl w:val="0"/>
        <w:numPr>
          <w:ilvl w:val="1"/>
          <w:numId w:val="16"/>
        </w:numPr>
        <w:spacing w:after="0" w:line="240" w:lineRule="auto"/>
        <w:ind w:hanging="360"/>
        <w:contextualSpacing/>
      </w:pPr>
      <w:r>
        <w:rPr>
          <w:highlight w:val="white"/>
        </w:rPr>
        <w:t>kount_EmailList</w:t>
      </w:r>
    </w:p>
    <w:p w:rsidR="00E05DFE" w:rsidRDefault="00565EEA">
      <w:pPr>
        <w:widowControl w:val="0"/>
        <w:numPr>
          <w:ilvl w:val="1"/>
          <w:numId w:val="16"/>
        </w:numPr>
        <w:spacing w:after="0" w:line="240" w:lineRule="auto"/>
        <w:ind w:hanging="360"/>
        <w:contextualSpacing/>
      </w:pPr>
      <w:r>
        <w:rPr>
          <w:highlight w:val="white"/>
        </w:rPr>
        <w:t>kount_RISK_CHANGE_NETW</w:t>
      </w:r>
    </w:p>
    <w:p w:rsidR="00E05DFE" w:rsidRDefault="00565EEA">
      <w:pPr>
        <w:widowControl w:val="0"/>
        <w:numPr>
          <w:ilvl w:val="1"/>
          <w:numId w:val="16"/>
        </w:numPr>
        <w:spacing w:after="0" w:line="240" w:lineRule="auto"/>
        <w:ind w:hanging="360"/>
        <w:contextualSpacing/>
      </w:pPr>
      <w:r>
        <w:rPr>
          <w:highlight w:val="white"/>
        </w:rPr>
        <w:t>kount_RISK_CHANGE_GEOX</w:t>
      </w:r>
    </w:p>
    <w:p w:rsidR="00E05DFE" w:rsidRDefault="00565EEA">
      <w:pPr>
        <w:widowControl w:val="0"/>
        <w:numPr>
          <w:ilvl w:val="1"/>
          <w:numId w:val="16"/>
        </w:numPr>
        <w:spacing w:after="0" w:line="240" w:lineRule="auto"/>
        <w:ind w:hanging="360"/>
        <w:contextualSpacing/>
      </w:pPr>
      <w:r>
        <w:rPr>
          <w:highlight w:val="white"/>
        </w:rPr>
        <w:t>kount_RISK_CHANGE_VMAX</w:t>
      </w:r>
    </w:p>
    <w:p w:rsidR="00E05DFE" w:rsidRDefault="00565EEA">
      <w:pPr>
        <w:widowControl w:val="0"/>
        <w:numPr>
          <w:ilvl w:val="1"/>
          <w:numId w:val="16"/>
        </w:numPr>
        <w:spacing w:after="0" w:line="240" w:lineRule="auto"/>
        <w:ind w:hanging="360"/>
        <w:contextualSpacing/>
      </w:pPr>
      <w:r>
        <w:rPr>
          <w:highlight w:val="white"/>
        </w:rPr>
        <w:lastRenderedPageBreak/>
        <w:t>kount_RISK_CHANGE_SCOR</w:t>
      </w:r>
    </w:p>
    <w:p w:rsidR="00E05DFE" w:rsidRDefault="00565EEA">
      <w:pPr>
        <w:widowControl w:val="0"/>
        <w:numPr>
          <w:ilvl w:val="1"/>
          <w:numId w:val="16"/>
        </w:numPr>
        <w:spacing w:after="0" w:line="240" w:lineRule="auto"/>
        <w:ind w:hanging="360"/>
        <w:contextualSpacing/>
      </w:pPr>
      <w:r>
        <w:rPr>
          <w:highlight w:val="white"/>
        </w:rPr>
        <w:t>kount_RISK_CHANGE_VELO</w:t>
      </w:r>
    </w:p>
    <w:p w:rsidR="00E05DFE" w:rsidRDefault="00565EEA">
      <w:pPr>
        <w:widowControl w:val="0"/>
        <w:numPr>
          <w:ilvl w:val="1"/>
          <w:numId w:val="16"/>
        </w:numPr>
        <w:spacing w:after="0" w:line="240" w:lineRule="auto"/>
        <w:ind w:hanging="360"/>
        <w:contextualSpacing/>
      </w:pPr>
      <w:r>
        <w:rPr>
          <w:highlight w:val="white"/>
        </w:rPr>
        <w:t>kount_RISK_CHANGE_REPLY</w:t>
      </w:r>
    </w:p>
    <w:p w:rsidR="00E05DFE" w:rsidRDefault="00565EEA">
      <w:pPr>
        <w:widowControl w:val="0"/>
        <w:numPr>
          <w:ilvl w:val="1"/>
          <w:numId w:val="16"/>
        </w:numPr>
        <w:spacing w:after="0" w:line="240" w:lineRule="auto"/>
        <w:ind w:hanging="360"/>
        <w:contextualSpacing/>
      </w:pPr>
      <w:r>
        <w:rPr>
          <w:highlight w:val="white"/>
        </w:rPr>
        <w:t>kount_UDF</w:t>
      </w:r>
    </w:p>
    <w:p w:rsidR="00E05DFE" w:rsidRDefault="00565EEA">
      <w:pPr>
        <w:widowControl w:val="0"/>
        <w:numPr>
          <w:ilvl w:val="1"/>
          <w:numId w:val="16"/>
        </w:numPr>
        <w:spacing w:after="0" w:line="240" w:lineRule="auto"/>
        <w:ind w:hanging="360"/>
        <w:contextualSpacing/>
      </w:pPr>
      <w:r>
        <w:rPr>
          <w:highlight w:val="white"/>
        </w:rPr>
        <w:t>kount_NotificationEmail</w:t>
      </w:r>
    </w:p>
    <w:p w:rsidR="00E05DFE" w:rsidRDefault="00565EEA">
      <w:pPr>
        <w:widowControl w:val="0"/>
        <w:numPr>
          <w:ilvl w:val="1"/>
          <w:numId w:val="16"/>
        </w:numPr>
        <w:spacing w:after="0" w:line="240" w:lineRule="auto"/>
        <w:ind w:hanging="360"/>
        <w:contextualSpacing/>
      </w:pPr>
      <w:r>
        <w:rPr>
          <w:highlight w:val="white"/>
        </w:rPr>
        <w:t>kount_APIKey</w:t>
      </w:r>
    </w:p>
    <w:p w:rsidR="00E05DFE" w:rsidRDefault="00E05DFE">
      <w:pPr>
        <w:widowControl w:val="0"/>
        <w:spacing w:after="200" w:line="240" w:lineRule="auto"/>
      </w:pPr>
    </w:p>
    <w:p w:rsidR="00E05DFE" w:rsidRDefault="00E05DFE">
      <w:pPr>
        <w:widowControl w:val="0"/>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21" w:name="_Toc531855116"/>
      <w:r>
        <w:t>Appendix E: Errors Description</w:t>
      </w:r>
      <w:bookmarkEnd w:id="121"/>
    </w:p>
    <w:p w:rsidR="00E05DFE" w:rsidRDefault="00E05DFE">
      <w:pPr>
        <w:widowControl w:val="0"/>
        <w:spacing w:after="280" w:line="240" w:lineRule="auto"/>
      </w:pPr>
    </w:p>
    <w:tbl>
      <w:tblPr>
        <w:tblStyle w:val="a2"/>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Possible Causes/Solutions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78">
              <w:r>
                <w:rPr>
                  <w:color w:val="1155CC"/>
                  <w:sz w:val="24"/>
                  <w:szCs w:val="24"/>
                  <w:highlight w:val="white"/>
                  <w:u w:val="single"/>
                </w:rPr>
                <w:t xml:space="preserve">Kount </w:t>
              </w:r>
            </w:hyperlink>
            <w:r>
              <w:rPr>
                <w:color w:val="222222"/>
                <w:sz w:val="24"/>
                <w:szCs w:val="24"/>
                <w:highlight w:val="white"/>
              </w:rPr>
              <w:t xml:space="preserve">- Fraud Control - </w:t>
            </w:r>
            <w:hyperlink r:id="rId79">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EventClassifications; ERROR - KOUNT: K_ENS.js: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 using latest version of Kount cartridge</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your Kount Service is enabled (BM - Administration - Operations - Services)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UpdateOrder.</w:t>
            </w:r>
            <w:r w:rsidR="00AF0E85">
              <w:rPr>
                <w:color w:val="222222"/>
                <w:sz w:val="24"/>
                <w:szCs w:val="24"/>
                <w:highlight w:val="white"/>
                <w:lang w:val="en-US"/>
              </w:rPr>
              <w:t>j</w:t>
            </w:r>
            <w:r>
              <w:rPr>
                <w:color w:val="222222"/>
                <w:sz w:val="24"/>
                <w:szCs w:val="24"/>
                <w:highlight w:val="white"/>
              </w:rPr>
              <w:t>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 xml:space="preserve">Please, check your error logs for details </w:t>
            </w:r>
          </w:p>
        </w:tc>
      </w:tr>
    </w:tbl>
    <w:p w:rsidR="00E05DFE" w:rsidRDefault="00E05DFE">
      <w:pPr>
        <w:widowControl w:val="0"/>
      </w:pPr>
    </w:p>
    <w:sectPr w:rsidR="00E05DFE">
      <w:headerReference w:type="even" r:id="rId80"/>
      <w:headerReference w:type="default" r:id="rId81"/>
      <w:footerReference w:type="even" r:id="rId82"/>
      <w:footerReference w:type="default" r:id="rId83"/>
      <w:headerReference w:type="first" r:id="rId84"/>
      <w:footerReference w:type="first" r:id="rId85"/>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35E1" w:rsidRDefault="00CF35E1">
      <w:pPr>
        <w:spacing w:after="0" w:line="240" w:lineRule="auto"/>
      </w:pPr>
      <w:r>
        <w:separator/>
      </w:r>
    </w:p>
  </w:endnote>
  <w:endnote w:type="continuationSeparator" w:id="0">
    <w:p w:rsidR="00CF35E1" w:rsidRDefault="00CF3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keepNext w:val="0"/>
      <w:widowControl w:val="0"/>
      <w:pBdr>
        <w:top w:val="nil"/>
        <w:left w:val="nil"/>
        <w:bottom w:val="nil"/>
        <w:right w:val="nil"/>
        <w:between w:val="nil"/>
      </w:pBdr>
      <w:spacing w:after="0" w:line="276" w:lineRule="auto"/>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widowControl w:val="0"/>
      <w:spacing w:after="1600" w:line="240" w:lineRule="auto"/>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35E1" w:rsidRDefault="00CF35E1">
      <w:pPr>
        <w:spacing w:after="0" w:line="240" w:lineRule="auto"/>
      </w:pPr>
      <w:r>
        <w:separator/>
      </w:r>
    </w:p>
  </w:footnote>
  <w:footnote w:type="continuationSeparator" w:id="0">
    <w:p w:rsidR="00CF35E1" w:rsidRDefault="00CF3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606D" w:rsidRDefault="0072606D">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15CA"/>
    <w:multiLevelType w:val="multilevel"/>
    <w:tmpl w:val="19321BB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 w15:restartNumberingAfterBreak="0">
    <w:nsid w:val="02A17CD5"/>
    <w:multiLevelType w:val="multilevel"/>
    <w:tmpl w:val="7014312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C07524"/>
    <w:multiLevelType w:val="multilevel"/>
    <w:tmpl w:val="5A224C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99250FC"/>
    <w:multiLevelType w:val="multilevel"/>
    <w:tmpl w:val="24264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15:restartNumberingAfterBreak="0">
    <w:nsid w:val="10C03760"/>
    <w:multiLevelType w:val="multilevel"/>
    <w:tmpl w:val="2A32390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5" w15:restartNumberingAfterBreak="0">
    <w:nsid w:val="1177365C"/>
    <w:multiLevelType w:val="multilevel"/>
    <w:tmpl w:val="25B6426E"/>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6" w15:restartNumberingAfterBreak="0">
    <w:nsid w:val="16365C9C"/>
    <w:multiLevelType w:val="multilevel"/>
    <w:tmpl w:val="1A0CC7F2"/>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7" w15:restartNumberingAfterBreak="0">
    <w:nsid w:val="19ED4B5E"/>
    <w:multiLevelType w:val="multilevel"/>
    <w:tmpl w:val="49DAC06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8"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9" w15:restartNumberingAfterBreak="0">
    <w:nsid w:val="1EAA1793"/>
    <w:multiLevelType w:val="multilevel"/>
    <w:tmpl w:val="3A507B6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0" w15:restartNumberingAfterBreak="0">
    <w:nsid w:val="20313A49"/>
    <w:multiLevelType w:val="multilevel"/>
    <w:tmpl w:val="615C7C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1" w15:restartNumberingAfterBreak="0">
    <w:nsid w:val="22456F65"/>
    <w:multiLevelType w:val="hybridMultilevel"/>
    <w:tmpl w:val="B4B2B868"/>
    <w:lvl w:ilvl="0" w:tplc="2D2C54C0">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A1879"/>
    <w:multiLevelType w:val="multilevel"/>
    <w:tmpl w:val="367E0A5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3" w15:restartNumberingAfterBreak="0">
    <w:nsid w:val="2B1458DC"/>
    <w:multiLevelType w:val="multilevel"/>
    <w:tmpl w:val="4F5CE51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4" w15:restartNumberingAfterBreak="0">
    <w:nsid w:val="2C903FBE"/>
    <w:multiLevelType w:val="multilevel"/>
    <w:tmpl w:val="4922F3F0"/>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15" w15:restartNumberingAfterBreak="0">
    <w:nsid w:val="2CC25BCA"/>
    <w:multiLevelType w:val="hybridMultilevel"/>
    <w:tmpl w:val="3984088A"/>
    <w:lvl w:ilvl="0" w:tplc="7436C23E">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B37678"/>
    <w:multiLevelType w:val="multilevel"/>
    <w:tmpl w:val="522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1130F5"/>
    <w:multiLevelType w:val="multilevel"/>
    <w:tmpl w:val="BBA40DA4"/>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8"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9" w15:restartNumberingAfterBreak="0">
    <w:nsid w:val="3AC84392"/>
    <w:multiLevelType w:val="multilevel"/>
    <w:tmpl w:val="FCD407F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0" w15:restartNumberingAfterBreak="0">
    <w:nsid w:val="3B711729"/>
    <w:multiLevelType w:val="multilevel"/>
    <w:tmpl w:val="820EE85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1" w15:restartNumberingAfterBreak="0">
    <w:nsid w:val="3EF21431"/>
    <w:multiLevelType w:val="multilevel"/>
    <w:tmpl w:val="8B826C78"/>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2" w15:restartNumberingAfterBreak="0">
    <w:nsid w:val="49AE6930"/>
    <w:multiLevelType w:val="multilevel"/>
    <w:tmpl w:val="5B008248"/>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3" w15:restartNumberingAfterBreak="0">
    <w:nsid w:val="56FB2941"/>
    <w:multiLevelType w:val="multilevel"/>
    <w:tmpl w:val="DD8284C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4" w15:restartNumberingAfterBreak="0">
    <w:nsid w:val="584B703B"/>
    <w:multiLevelType w:val="multilevel"/>
    <w:tmpl w:val="BAB652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5" w15:restartNumberingAfterBreak="0">
    <w:nsid w:val="61C502BE"/>
    <w:multiLevelType w:val="multilevel"/>
    <w:tmpl w:val="BE7ACFA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32FBE"/>
    <w:multiLevelType w:val="multilevel"/>
    <w:tmpl w:val="A4B8A05C"/>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8" w15:restartNumberingAfterBreak="0">
    <w:nsid w:val="6F085909"/>
    <w:multiLevelType w:val="multilevel"/>
    <w:tmpl w:val="F2F2F84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9" w15:restartNumberingAfterBreak="0">
    <w:nsid w:val="70397A57"/>
    <w:multiLevelType w:val="multilevel"/>
    <w:tmpl w:val="37E0E80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0" w15:restartNumberingAfterBreak="0">
    <w:nsid w:val="709A043A"/>
    <w:multiLevelType w:val="multilevel"/>
    <w:tmpl w:val="99DAC8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1" w15:restartNumberingAfterBreak="0">
    <w:nsid w:val="71662D12"/>
    <w:multiLevelType w:val="multilevel"/>
    <w:tmpl w:val="96F0F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2" w15:restartNumberingAfterBreak="0">
    <w:nsid w:val="7883070E"/>
    <w:multiLevelType w:val="multilevel"/>
    <w:tmpl w:val="B40499E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3" w15:restartNumberingAfterBreak="0">
    <w:nsid w:val="79091545"/>
    <w:multiLevelType w:val="multilevel"/>
    <w:tmpl w:val="73923A34"/>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4"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2"/>
  </w:num>
  <w:num w:numId="4">
    <w:abstractNumId w:val="19"/>
  </w:num>
  <w:num w:numId="5">
    <w:abstractNumId w:val="21"/>
  </w:num>
  <w:num w:numId="6">
    <w:abstractNumId w:val="23"/>
  </w:num>
  <w:num w:numId="7">
    <w:abstractNumId w:val="5"/>
  </w:num>
  <w:num w:numId="8">
    <w:abstractNumId w:val="0"/>
  </w:num>
  <w:num w:numId="9">
    <w:abstractNumId w:val="24"/>
  </w:num>
  <w:num w:numId="10">
    <w:abstractNumId w:val="22"/>
  </w:num>
  <w:num w:numId="11">
    <w:abstractNumId w:val="18"/>
  </w:num>
  <w:num w:numId="12">
    <w:abstractNumId w:val="25"/>
  </w:num>
  <w:num w:numId="13">
    <w:abstractNumId w:val="32"/>
  </w:num>
  <w:num w:numId="14">
    <w:abstractNumId w:val="28"/>
  </w:num>
  <w:num w:numId="15">
    <w:abstractNumId w:val="3"/>
  </w:num>
  <w:num w:numId="16">
    <w:abstractNumId w:val="33"/>
  </w:num>
  <w:num w:numId="17">
    <w:abstractNumId w:val="14"/>
  </w:num>
  <w:num w:numId="18">
    <w:abstractNumId w:val="31"/>
  </w:num>
  <w:num w:numId="19">
    <w:abstractNumId w:val="29"/>
  </w:num>
  <w:num w:numId="20">
    <w:abstractNumId w:val="10"/>
  </w:num>
  <w:num w:numId="21">
    <w:abstractNumId w:val="1"/>
  </w:num>
  <w:num w:numId="22">
    <w:abstractNumId w:val="30"/>
  </w:num>
  <w:num w:numId="23">
    <w:abstractNumId w:val="12"/>
  </w:num>
  <w:num w:numId="24">
    <w:abstractNumId w:val="20"/>
  </w:num>
  <w:num w:numId="25">
    <w:abstractNumId w:val="7"/>
  </w:num>
  <w:num w:numId="26">
    <w:abstractNumId w:val="9"/>
  </w:num>
  <w:num w:numId="27">
    <w:abstractNumId w:val="16"/>
  </w:num>
  <w:num w:numId="28">
    <w:abstractNumId w:val="13"/>
  </w:num>
  <w:num w:numId="29">
    <w:abstractNumId w:val="27"/>
  </w:num>
  <w:num w:numId="30">
    <w:abstractNumId w:val="17"/>
  </w:num>
  <w:num w:numId="31">
    <w:abstractNumId w:val="15"/>
  </w:num>
  <w:num w:numId="32">
    <w:abstractNumId w:val="11"/>
  </w:num>
  <w:num w:numId="33">
    <w:abstractNumId w:val="8"/>
  </w:num>
  <w:num w:numId="34">
    <w:abstractNumId w:val="26"/>
  </w:num>
  <w:num w:numId="35">
    <w:abstractNumId w:val="34"/>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05DFE"/>
    <w:rsid w:val="00020452"/>
    <w:rsid w:val="00022BEE"/>
    <w:rsid w:val="001E68DB"/>
    <w:rsid w:val="002B6C77"/>
    <w:rsid w:val="00460452"/>
    <w:rsid w:val="00472750"/>
    <w:rsid w:val="004B157C"/>
    <w:rsid w:val="004C4687"/>
    <w:rsid w:val="004F589E"/>
    <w:rsid w:val="00530FEC"/>
    <w:rsid w:val="00565EEA"/>
    <w:rsid w:val="005F4CC2"/>
    <w:rsid w:val="006F3FB4"/>
    <w:rsid w:val="0072606D"/>
    <w:rsid w:val="007A4406"/>
    <w:rsid w:val="00847C92"/>
    <w:rsid w:val="00890F77"/>
    <w:rsid w:val="008D298F"/>
    <w:rsid w:val="00905253"/>
    <w:rsid w:val="009855A4"/>
    <w:rsid w:val="00993958"/>
    <w:rsid w:val="009C09DF"/>
    <w:rsid w:val="009D4206"/>
    <w:rsid w:val="00AF0E85"/>
    <w:rsid w:val="00CF35E1"/>
    <w:rsid w:val="00D507BF"/>
    <w:rsid w:val="00D73687"/>
    <w:rsid w:val="00DA17BF"/>
    <w:rsid w:val="00DE67C0"/>
    <w:rsid w:val="00E05DFE"/>
    <w:rsid w:val="00EF5A14"/>
    <w:rsid w:val="00F12F55"/>
    <w:rsid w:val="00F843B9"/>
    <w:rsid w:val="00FD0A12"/>
    <w:rsid w:val="00FE6F1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C216C"/>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Heading5">
    <w:name w:val="heading 5"/>
    <w:basedOn w:val="Normal"/>
    <w:next w:val="Normal"/>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Heading6">
    <w:name w:val="heading 6"/>
    <w:basedOn w:val="Normal"/>
    <w:next w:val="Normal"/>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widowControl w:val="0"/>
      <w:pBdr>
        <w:top w:val="nil"/>
        <w:left w:val="nil"/>
        <w:bottom w:val="nil"/>
        <w:right w:val="nil"/>
        <w:between w:val="nil"/>
      </w:pBdr>
      <w:spacing w:after="0" w:line="240" w:lineRule="auto"/>
    </w:pPr>
    <w:rPr>
      <w:color w:val="000000"/>
      <w:sz w:val="56"/>
      <w:szCs w:val="56"/>
    </w:rPr>
  </w:style>
  <w:style w:type="paragraph" w:styleId="Subtitle">
    <w:name w:val="Subtitle"/>
    <w:basedOn w:val="Normal"/>
    <w:next w:val="Normal"/>
    <w:uiPriority w:val="11"/>
    <w:qFormat/>
    <w:pPr>
      <w:widowControl w:val="0"/>
      <w:pBdr>
        <w:top w:val="nil"/>
        <w:left w:val="nil"/>
        <w:bottom w:val="nil"/>
        <w:right w:val="nil"/>
        <w:between w:val="nil"/>
      </w:pBdr>
    </w:pPr>
    <w:rPr>
      <w:color w:val="5A5A5A"/>
    </w:rPr>
  </w:style>
  <w:style w:type="table" w:customStyle="1" w:styleId="a">
    <w:basedOn w:val="TableNormal1"/>
    <w:tblPr>
      <w:tblStyleRowBandSize w:val="1"/>
      <w:tblStyleColBandSize w:val="1"/>
      <w:tblCellMar>
        <w:left w:w="103"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left w:w="103" w:type="dxa"/>
        <w:right w:w="115" w:type="dxa"/>
      </w:tblCellMar>
    </w:tblPr>
  </w:style>
  <w:style w:type="table" w:customStyle="1" w:styleId="a2">
    <w:basedOn w:val="TableNormal1"/>
    <w:tblPr>
      <w:tblStyleRowBandSize w:val="1"/>
      <w:tblStyleColBandSize w:val="1"/>
      <w:tblCellMar>
        <w:left w:w="103" w:type="dxa"/>
        <w:right w:w="115" w:type="dxa"/>
      </w:tblCellMar>
    </w:tblPr>
  </w:style>
  <w:style w:type="paragraph" w:styleId="TOC1">
    <w:name w:val="toc 1"/>
    <w:basedOn w:val="Normal"/>
    <w:next w:val="Normal"/>
    <w:autoRedefine/>
    <w:uiPriority w:val="39"/>
    <w:unhideWhenUsed/>
    <w:rsid w:val="005F4CC2"/>
    <w:pPr>
      <w:spacing w:after="100"/>
    </w:pPr>
  </w:style>
  <w:style w:type="paragraph" w:styleId="TOC2">
    <w:name w:val="toc 2"/>
    <w:basedOn w:val="Normal"/>
    <w:next w:val="Normal"/>
    <w:autoRedefine/>
    <w:uiPriority w:val="39"/>
    <w:unhideWhenUsed/>
    <w:rsid w:val="005F4CC2"/>
    <w:pPr>
      <w:spacing w:after="100"/>
      <w:ind w:left="220"/>
    </w:pPr>
  </w:style>
  <w:style w:type="paragraph" w:styleId="TOC3">
    <w:name w:val="toc 3"/>
    <w:basedOn w:val="Normal"/>
    <w:next w:val="Normal"/>
    <w:autoRedefine/>
    <w:uiPriority w:val="39"/>
    <w:unhideWhenUsed/>
    <w:rsid w:val="005F4CC2"/>
    <w:pPr>
      <w:spacing w:after="100"/>
      <w:ind w:left="440"/>
    </w:pPr>
  </w:style>
  <w:style w:type="paragraph" w:styleId="TOC4">
    <w:name w:val="toc 4"/>
    <w:basedOn w:val="Normal"/>
    <w:next w:val="Normal"/>
    <w:autoRedefine/>
    <w:uiPriority w:val="39"/>
    <w:unhideWhenUsed/>
    <w:rsid w:val="005F4CC2"/>
    <w:pPr>
      <w:spacing w:after="100"/>
      <w:ind w:left="660"/>
    </w:pPr>
  </w:style>
  <w:style w:type="paragraph" w:styleId="TOC5">
    <w:name w:val="toc 5"/>
    <w:basedOn w:val="Normal"/>
    <w:next w:val="Normal"/>
    <w:autoRedefine/>
    <w:uiPriority w:val="39"/>
    <w:unhideWhenUsed/>
    <w:rsid w:val="005F4CC2"/>
    <w:pPr>
      <w:spacing w:after="100"/>
      <w:ind w:left="880"/>
    </w:pPr>
  </w:style>
  <w:style w:type="character" w:styleId="Hyperlink">
    <w:name w:val="Hyperlink"/>
    <w:basedOn w:val="DefaultParagraphFont"/>
    <w:uiPriority w:val="99"/>
    <w:unhideWhenUsed/>
    <w:rsid w:val="005F4CC2"/>
    <w:rPr>
      <w:color w:val="0000FF" w:themeColor="hyperlink"/>
      <w:u w:val="single"/>
    </w:rPr>
  </w:style>
  <w:style w:type="paragraph" w:styleId="Header">
    <w:name w:val="header"/>
    <w:basedOn w:val="Normal"/>
    <w:link w:val="HeaderChar"/>
    <w:uiPriority w:val="99"/>
    <w:unhideWhenUsed/>
    <w:rsid w:val="00022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EE"/>
  </w:style>
  <w:style w:type="paragraph" w:styleId="Footer">
    <w:name w:val="footer"/>
    <w:basedOn w:val="Normal"/>
    <w:link w:val="FooterChar"/>
    <w:uiPriority w:val="99"/>
    <w:unhideWhenUsed/>
    <w:rsid w:val="00022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EE"/>
  </w:style>
  <w:style w:type="paragraph" w:styleId="ListParagraph">
    <w:name w:val="List Paragraph"/>
    <w:basedOn w:val="Normal"/>
    <w:uiPriority w:val="34"/>
    <w:qFormat/>
    <w:rsid w:val="00DA17BF"/>
    <w:pPr>
      <w:ind w:left="720"/>
      <w:contextualSpacing/>
    </w:pPr>
  </w:style>
  <w:style w:type="paragraph" w:styleId="BalloonText">
    <w:name w:val="Balloon Text"/>
    <w:basedOn w:val="Normal"/>
    <w:link w:val="BalloonTextChar"/>
    <w:uiPriority w:val="99"/>
    <w:semiHidden/>
    <w:unhideWhenUsed/>
    <w:rsid w:val="00DE67C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67C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9" Type="http://schemas.openxmlformats.org/officeDocument/2006/relationships/hyperlink" Target="https://awc.test.kount.net/dmc/websites.html"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awc.test.kount.net/" TargetMode="External"/><Relationship Id="rId77" Type="http://schemas.openxmlformats.org/officeDocument/2006/relationships/hyperlink" Target="https://awc.test.kount.net/"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myipaddress.com/" TargetMode="External"/><Relationship Id="rId75" Type="http://schemas.openxmlformats.org/officeDocument/2006/relationships/image" Target="media/image62.png"/><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8" Type="http://schemas.openxmlformats.org/officeDocument/2006/relationships/hyperlink" Target="http://awc.test.kount.net/" TargetMode="External"/><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3.png"/><Relationship Id="rId7" Type="http://schemas.openxmlformats.org/officeDocument/2006/relationships/image" Target="media/image1.jpg"/><Relationship Id="rId71" Type="http://schemas.openxmlformats.org/officeDocument/2006/relationships/hyperlink" Target="http://www.myipaddress.co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microsoft.com/office/2011/relationships/people" Target="people.xml"/><Relationship Id="rId61" Type="http://schemas.openxmlformats.org/officeDocument/2006/relationships/image" Target="media/image54.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53</Pages>
  <Words>9660</Words>
  <Characters>55067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Pannone</cp:lastModifiedBy>
  <cp:revision>17</cp:revision>
  <dcterms:created xsi:type="dcterms:W3CDTF">2018-12-06T09:16:00Z</dcterms:created>
  <dcterms:modified xsi:type="dcterms:W3CDTF">2020-05-11T20:28:00Z</dcterms:modified>
</cp:coreProperties>
</file>